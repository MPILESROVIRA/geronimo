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AAEB" w14:textId="2E0995B4" w:rsidR="00B6444E" w:rsidRPr="00236A71" w:rsidRDefault="00B6444E" w:rsidP="00B6444E">
      <w:pPr>
        <w:jc w:val="both"/>
        <w:rPr>
          <w:rFonts w:ascii="Times New Roman" w:hAnsi="Times New Roman" w:cs="Times New Roman"/>
          <w:b/>
          <w:bCs/>
          <w:sz w:val="32"/>
          <w:szCs w:val="32"/>
        </w:rPr>
      </w:pPr>
      <w:r w:rsidRPr="00236A71">
        <w:rPr>
          <w:rFonts w:ascii="Times New Roman" w:hAnsi="Times New Roman" w:cs="Times New Roman"/>
          <w:b/>
          <w:bCs/>
          <w:sz w:val="32"/>
          <w:szCs w:val="32"/>
        </w:rPr>
        <w:t>Integrating Multi-Omics Data for Deep Learning</w:t>
      </w:r>
      <w:r w:rsidR="00056991">
        <w:rPr>
          <w:rFonts w:ascii="Times New Roman" w:hAnsi="Times New Roman" w:cs="Times New Roman"/>
          <w:b/>
          <w:bCs/>
          <w:sz w:val="32"/>
          <w:szCs w:val="32"/>
        </w:rPr>
        <w:t>-</w:t>
      </w:r>
      <w:r w:rsidRPr="00236A71">
        <w:rPr>
          <w:rFonts w:ascii="Times New Roman" w:hAnsi="Times New Roman" w:cs="Times New Roman"/>
          <w:b/>
          <w:bCs/>
          <w:sz w:val="32"/>
          <w:szCs w:val="32"/>
        </w:rPr>
        <w:t>Based Prediction of Producti</w:t>
      </w:r>
      <w:r w:rsidR="003A17F4" w:rsidRPr="00236A71">
        <w:rPr>
          <w:rFonts w:ascii="Times New Roman" w:hAnsi="Times New Roman" w:cs="Times New Roman"/>
          <w:b/>
          <w:bCs/>
          <w:sz w:val="32"/>
          <w:szCs w:val="32"/>
        </w:rPr>
        <w:t>on</w:t>
      </w:r>
      <w:r w:rsidRPr="00236A71">
        <w:rPr>
          <w:rFonts w:ascii="Times New Roman" w:hAnsi="Times New Roman" w:cs="Times New Roman"/>
          <w:b/>
          <w:bCs/>
          <w:sz w:val="32"/>
          <w:szCs w:val="32"/>
        </w:rPr>
        <w:t xml:space="preserve"> and Feed Efficiency Traits in Pigs</w:t>
      </w:r>
    </w:p>
    <w:p w14:paraId="351B4E3C" w14:textId="77777777" w:rsidR="00730146" w:rsidRPr="00236A71" w:rsidRDefault="00730146" w:rsidP="00730146">
      <w:pPr>
        <w:ind w:right="-143"/>
        <w:jc w:val="both"/>
        <w:rPr>
          <w:rFonts w:ascii="Times New Roman" w:hAnsi="Times New Roman" w:cs="Times New Roman"/>
          <w:color w:val="C0C0C0"/>
          <w:sz w:val="24"/>
          <w:lang w:val="es-ES"/>
        </w:rPr>
      </w:pPr>
      <w:r w:rsidRPr="00236A71">
        <w:rPr>
          <w:rFonts w:ascii="Times New Roman" w:hAnsi="Times New Roman" w:cs="Times New Roman"/>
          <w:iCs/>
          <w:sz w:val="28"/>
          <w:szCs w:val="28"/>
          <w:lang w:val="es-ES"/>
        </w:rPr>
        <w:t>Ioanna-</w:t>
      </w:r>
      <w:proofErr w:type="spellStart"/>
      <w:r w:rsidRPr="00236A71">
        <w:rPr>
          <w:rFonts w:ascii="Times New Roman" w:hAnsi="Times New Roman" w:cs="Times New Roman"/>
          <w:iCs/>
          <w:sz w:val="28"/>
          <w:szCs w:val="28"/>
          <w:lang w:val="es-ES"/>
        </w:rPr>
        <w:t>Theoni</w:t>
      </w:r>
      <w:proofErr w:type="spellEnd"/>
      <w:r w:rsidRPr="00236A71">
        <w:rPr>
          <w:rFonts w:ascii="Times New Roman" w:hAnsi="Times New Roman" w:cs="Times New Roman"/>
          <w:iCs/>
          <w:sz w:val="28"/>
          <w:szCs w:val="28"/>
          <w:lang w:val="es-ES"/>
        </w:rPr>
        <w:t xml:space="preserve"> Vourlaki</w:t>
      </w:r>
      <w:r w:rsidRPr="00236A71">
        <w:rPr>
          <w:rFonts w:ascii="Times New Roman" w:hAnsi="Times New Roman" w:cs="Times New Roman"/>
          <w:iCs/>
          <w:sz w:val="28"/>
          <w:szCs w:val="28"/>
          <w:vertAlign w:val="superscript"/>
          <w:lang w:val="es-ES"/>
        </w:rPr>
        <w:t>1</w:t>
      </w:r>
      <w:r w:rsidRPr="00236A71">
        <w:rPr>
          <w:rFonts w:ascii="Times New Roman" w:hAnsi="Times New Roman" w:cs="Times New Roman"/>
          <w:iCs/>
          <w:sz w:val="28"/>
          <w:szCs w:val="28"/>
          <w:lang w:val="es-ES"/>
        </w:rPr>
        <w:t>, Maria Gracia Luigi-Sierra</w:t>
      </w:r>
      <w:r w:rsidRPr="00236A71">
        <w:rPr>
          <w:rFonts w:ascii="Times New Roman" w:hAnsi="Times New Roman" w:cs="Times New Roman"/>
          <w:iCs/>
          <w:sz w:val="28"/>
          <w:szCs w:val="28"/>
          <w:vertAlign w:val="superscript"/>
          <w:lang w:val="es-ES"/>
        </w:rPr>
        <w:t>2</w:t>
      </w:r>
      <w:r w:rsidRPr="00236A71">
        <w:rPr>
          <w:rFonts w:ascii="Times New Roman" w:hAnsi="Times New Roman" w:cs="Times New Roman"/>
          <w:iCs/>
          <w:sz w:val="28"/>
          <w:szCs w:val="28"/>
          <w:lang w:val="es-ES"/>
        </w:rPr>
        <w:t>, Levi Ayres</w:t>
      </w:r>
      <w:r w:rsidRPr="00236A71">
        <w:rPr>
          <w:rFonts w:ascii="Times New Roman" w:hAnsi="Times New Roman" w:cs="Times New Roman"/>
          <w:iCs/>
          <w:sz w:val="28"/>
          <w:szCs w:val="28"/>
          <w:vertAlign w:val="superscript"/>
          <w:lang w:val="es-ES"/>
        </w:rPr>
        <w:t>3</w:t>
      </w:r>
      <w:r w:rsidRPr="00236A71">
        <w:rPr>
          <w:rFonts w:ascii="Times New Roman" w:hAnsi="Times New Roman" w:cs="Times New Roman"/>
          <w:iCs/>
          <w:sz w:val="28"/>
          <w:szCs w:val="28"/>
          <w:lang w:val="es-ES"/>
        </w:rPr>
        <w:t>, Yuliaxis Ramayo-Caldas</w:t>
      </w:r>
      <w:r w:rsidRPr="00236A71">
        <w:rPr>
          <w:rFonts w:ascii="Times New Roman" w:hAnsi="Times New Roman" w:cs="Times New Roman"/>
          <w:iCs/>
          <w:sz w:val="28"/>
          <w:szCs w:val="28"/>
          <w:vertAlign w:val="superscript"/>
          <w:lang w:val="es-ES"/>
        </w:rPr>
        <w:t>1</w:t>
      </w:r>
      <w:r w:rsidRPr="00236A71">
        <w:rPr>
          <w:rFonts w:ascii="Times New Roman" w:hAnsi="Times New Roman" w:cs="Times New Roman"/>
          <w:iCs/>
          <w:sz w:val="28"/>
          <w:szCs w:val="28"/>
          <w:lang w:val="es-ES"/>
        </w:rPr>
        <w:t>, Mario P.L. Calus</w:t>
      </w:r>
      <w:r w:rsidRPr="00236A71">
        <w:rPr>
          <w:rFonts w:ascii="Times New Roman" w:hAnsi="Times New Roman" w:cs="Times New Roman"/>
          <w:iCs/>
          <w:sz w:val="28"/>
          <w:szCs w:val="28"/>
          <w:vertAlign w:val="superscript"/>
          <w:lang w:val="es-ES"/>
        </w:rPr>
        <w:t>3</w:t>
      </w:r>
      <w:r w:rsidRPr="00236A71">
        <w:rPr>
          <w:rFonts w:ascii="Times New Roman" w:hAnsi="Times New Roman" w:cs="Times New Roman"/>
          <w:iCs/>
          <w:sz w:val="28"/>
          <w:szCs w:val="28"/>
          <w:lang w:val="es-ES"/>
        </w:rPr>
        <w:t>, Peter Karlskov-Mortensen</w:t>
      </w:r>
      <w:r w:rsidRPr="00236A71">
        <w:rPr>
          <w:rFonts w:ascii="Times New Roman" w:hAnsi="Times New Roman" w:cs="Times New Roman"/>
          <w:iCs/>
          <w:sz w:val="28"/>
          <w:szCs w:val="28"/>
          <w:vertAlign w:val="superscript"/>
          <w:lang w:val="es-ES"/>
        </w:rPr>
        <w:t>2</w:t>
      </w:r>
      <w:r w:rsidRPr="00236A71">
        <w:rPr>
          <w:rFonts w:ascii="Times New Roman" w:hAnsi="Times New Roman" w:cs="Times New Roman"/>
          <w:iCs/>
          <w:sz w:val="28"/>
          <w:szCs w:val="28"/>
          <w:lang w:val="es-ES"/>
        </w:rPr>
        <w:t>, Miriam Piles</w:t>
      </w:r>
      <w:r w:rsidRPr="00236A71">
        <w:rPr>
          <w:rFonts w:ascii="Times New Roman" w:hAnsi="Times New Roman" w:cs="Times New Roman"/>
          <w:iCs/>
          <w:sz w:val="28"/>
          <w:szCs w:val="28"/>
          <w:vertAlign w:val="superscript"/>
          <w:lang w:val="es-ES"/>
        </w:rPr>
        <w:t>1</w:t>
      </w:r>
    </w:p>
    <w:p w14:paraId="65742E26" w14:textId="739512E2" w:rsidR="00730146" w:rsidRPr="00236A71" w:rsidRDefault="00730146" w:rsidP="00730146">
      <w:pPr>
        <w:jc w:val="both"/>
        <w:rPr>
          <w:rFonts w:ascii="Times New Roman" w:hAnsi="Times New Roman" w:cs="Times New Roman"/>
          <w:b/>
          <w:bCs/>
          <w:sz w:val="32"/>
          <w:szCs w:val="32"/>
        </w:rPr>
      </w:pPr>
      <w:r w:rsidRPr="00236A71">
        <w:rPr>
          <w:rFonts w:ascii="Times New Roman" w:hAnsi="Times New Roman" w:cs="Times New Roman"/>
          <w:i/>
          <w:sz w:val="24"/>
          <w:vertAlign w:val="superscript"/>
        </w:rPr>
        <w:t>1</w:t>
      </w:r>
      <w:r w:rsidRPr="00236A71">
        <w:rPr>
          <w:rFonts w:ascii="Times New Roman" w:hAnsi="Times New Roman" w:cs="Times New Roman"/>
          <w:i/>
          <w:sz w:val="24"/>
        </w:rPr>
        <w:t xml:space="preserve"> Animal Breeding and Genetics Program, IRTA, </w:t>
      </w:r>
      <w:proofErr w:type="spellStart"/>
      <w:r w:rsidRPr="00236A71">
        <w:rPr>
          <w:rFonts w:ascii="Times New Roman" w:hAnsi="Times New Roman" w:cs="Times New Roman"/>
          <w:i/>
          <w:sz w:val="24"/>
        </w:rPr>
        <w:t>Caldes</w:t>
      </w:r>
      <w:proofErr w:type="spellEnd"/>
      <w:r w:rsidRPr="00236A71">
        <w:rPr>
          <w:rFonts w:ascii="Times New Roman" w:hAnsi="Times New Roman" w:cs="Times New Roman"/>
          <w:i/>
          <w:sz w:val="24"/>
        </w:rPr>
        <w:t xml:space="preserve"> de </w:t>
      </w:r>
      <w:proofErr w:type="spellStart"/>
      <w:r w:rsidRPr="00236A71">
        <w:rPr>
          <w:rFonts w:ascii="Times New Roman" w:hAnsi="Times New Roman" w:cs="Times New Roman"/>
          <w:i/>
          <w:sz w:val="24"/>
        </w:rPr>
        <w:t>Montbui</w:t>
      </w:r>
      <w:proofErr w:type="spellEnd"/>
      <w:r w:rsidRPr="00236A71">
        <w:rPr>
          <w:rFonts w:ascii="Times New Roman" w:hAnsi="Times New Roman" w:cs="Times New Roman"/>
          <w:i/>
          <w:sz w:val="24"/>
        </w:rPr>
        <w:t xml:space="preserve">, Spain; </w:t>
      </w:r>
      <w:r w:rsidRPr="00236A71">
        <w:rPr>
          <w:rFonts w:ascii="Times New Roman" w:hAnsi="Times New Roman" w:cs="Times New Roman"/>
          <w:i/>
          <w:sz w:val="24"/>
          <w:vertAlign w:val="superscript"/>
        </w:rPr>
        <w:t xml:space="preserve">2  </w:t>
      </w:r>
      <w:r w:rsidRPr="00236A71">
        <w:rPr>
          <w:rFonts w:ascii="Times New Roman" w:hAnsi="Times New Roman" w:cs="Times New Roman"/>
          <w:i/>
          <w:sz w:val="24"/>
        </w:rPr>
        <w:t xml:space="preserve">Department of Veterinary and Animal Sciences, University of Copenhagen, Copenhagen, Denmark; </w:t>
      </w:r>
      <w:r w:rsidRPr="00236A71">
        <w:rPr>
          <w:rFonts w:ascii="Times New Roman" w:hAnsi="Times New Roman" w:cs="Times New Roman"/>
          <w:i/>
          <w:sz w:val="24"/>
          <w:vertAlign w:val="superscript"/>
        </w:rPr>
        <w:t xml:space="preserve">3  </w:t>
      </w:r>
      <w:r w:rsidRPr="00236A71">
        <w:rPr>
          <w:rFonts w:ascii="Times New Roman" w:hAnsi="Times New Roman" w:cs="Times New Roman"/>
          <w:i/>
          <w:sz w:val="24"/>
        </w:rPr>
        <w:t>Animal Breeding and Genomics, Wageningen University &amp; Research, the Netherlands;</w:t>
      </w:r>
    </w:p>
    <w:p w14:paraId="5F4D4ED7" w14:textId="3A3AB0CE" w:rsidR="003E4A0F" w:rsidRPr="00236A71" w:rsidRDefault="006827B8">
      <w:pPr>
        <w:rPr>
          <w:rFonts w:ascii="Times New Roman" w:hAnsi="Times New Roman" w:cs="Times New Roman"/>
          <w:b/>
          <w:bCs/>
          <w:sz w:val="32"/>
          <w:szCs w:val="32"/>
        </w:rPr>
      </w:pPr>
      <w:r w:rsidRPr="00236A71">
        <w:rPr>
          <w:rFonts w:ascii="Times New Roman" w:hAnsi="Times New Roman" w:cs="Times New Roman"/>
          <w:b/>
          <w:bCs/>
          <w:sz w:val="32"/>
          <w:szCs w:val="32"/>
        </w:rPr>
        <w:t xml:space="preserve">Abstract </w:t>
      </w:r>
    </w:p>
    <w:p w14:paraId="1071C0AB" w14:textId="29BCF482" w:rsidR="00607670" w:rsidRPr="00236A71" w:rsidRDefault="00607670" w:rsidP="00950128">
      <w:pPr>
        <w:spacing w:after="0"/>
        <w:rPr>
          <w:rFonts w:ascii="Times New Roman" w:hAnsi="Times New Roman" w:cs="Times New Roman"/>
          <w:b/>
          <w:bCs/>
          <w:sz w:val="24"/>
          <w:szCs w:val="24"/>
          <w:lang w:val="ca-ES"/>
        </w:rPr>
      </w:pPr>
      <w:r w:rsidRPr="00236A71">
        <w:rPr>
          <w:rFonts w:ascii="Times New Roman" w:hAnsi="Times New Roman" w:cs="Times New Roman"/>
          <w:b/>
          <w:bCs/>
          <w:sz w:val="24"/>
          <w:szCs w:val="24"/>
        </w:rPr>
        <w:t>Background</w:t>
      </w:r>
    </w:p>
    <w:p w14:paraId="7D04D99F" w14:textId="5D6F6C76" w:rsidR="009C1200" w:rsidRPr="00236A71" w:rsidRDefault="006F280B" w:rsidP="009C1200">
      <w:pPr>
        <w:jc w:val="both"/>
        <w:rPr>
          <w:rFonts w:ascii="Times New Roman" w:hAnsi="Times New Roman" w:cs="Times New Roman"/>
          <w:color w:val="000000"/>
          <w:sz w:val="24"/>
        </w:rPr>
      </w:pPr>
      <w:r w:rsidRPr="00236A71">
        <w:rPr>
          <w:rFonts w:ascii="Times New Roman" w:hAnsi="Times New Roman" w:cs="Times New Roman"/>
          <w:sz w:val="24"/>
          <w:szCs w:val="24"/>
        </w:rPr>
        <w:t>Integrating multi-omics data through deep learning offers a promising approach to enhance</w:t>
      </w:r>
      <w:r w:rsidR="003A17F4" w:rsidRPr="00236A71">
        <w:rPr>
          <w:rFonts w:ascii="Times New Roman" w:hAnsi="Times New Roman" w:cs="Times New Roman"/>
          <w:sz w:val="24"/>
          <w:szCs w:val="24"/>
        </w:rPr>
        <w:t xml:space="preserve"> the</w:t>
      </w:r>
      <w:r w:rsidRPr="00236A71">
        <w:rPr>
          <w:rFonts w:ascii="Times New Roman" w:hAnsi="Times New Roman" w:cs="Times New Roman"/>
          <w:sz w:val="24"/>
          <w:szCs w:val="24"/>
        </w:rPr>
        <w:t xml:space="preserve"> prediction of complex production traits in livestock. In pigs, genomic, transcriptomic, and epigenomic layers provide complementary information that can improve the prediction of traits such as average daily gain (ADG), backfat thickness (BFT), and residual feed intake (RFI). However, the optimal strategies for omics integration and feature selection to maximize predictive performance remain unclear.</w:t>
      </w:r>
      <w:r w:rsidR="00D8081A" w:rsidRPr="00236A71">
        <w:rPr>
          <w:rFonts w:ascii="Times New Roman" w:hAnsi="Times New Roman" w:cs="Times New Roman"/>
          <w:sz w:val="24"/>
          <w:szCs w:val="24"/>
        </w:rPr>
        <w:t xml:space="preserve"> Here </w:t>
      </w:r>
      <w:r w:rsidR="00D8081A" w:rsidRPr="00236A71">
        <w:rPr>
          <w:rFonts w:ascii="Times New Roman" w:eastAsia="Times New Roman" w:hAnsi="Times New Roman" w:cs="Times New Roman"/>
          <w:kern w:val="0"/>
          <w:sz w:val="24"/>
          <w:szCs w:val="24"/>
          <w14:ligatures w14:val="none"/>
        </w:rPr>
        <w:t xml:space="preserve">we evaluated </w:t>
      </w:r>
      <w:commentRangeStart w:id="0"/>
      <w:r w:rsidR="00D8081A" w:rsidRPr="00236A71">
        <w:rPr>
          <w:rFonts w:ascii="Times New Roman" w:eastAsia="Times New Roman" w:hAnsi="Times New Roman" w:cs="Times New Roman"/>
          <w:kern w:val="0"/>
          <w:sz w:val="24"/>
          <w:szCs w:val="24"/>
          <w14:ligatures w14:val="none"/>
        </w:rPr>
        <w:t>deep learning models</w:t>
      </w:r>
      <w:commentRangeEnd w:id="0"/>
      <w:r w:rsidR="00B55AA0">
        <w:rPr>
          <w:rStyle w:val="CommentReference"/>
        </w:rPr>
        <w:commentReference w:id="0"/>
      </w:r>
      <w:r w:rsidR="00D8081A" w:rsidRPr="00236A71">
        <w:rPr>
          <w:rFonts w:ascii="Times New Roman" w:eastAsia="Times New Roman" w:hAnsi="Times New Roman" w:cs="Times New Roman"/>
          <w:kern w:val="0"/>
          <w:sz w:val="24"/>
          <w:szCs w:val="24"/>
          <w14:ligatures w14:val="none"/>
        </w:rPr>
        <w:t xml:space="preserve"> using two multi-omics integration strategies, early and intermediate fusion, across 443 pigs from Duroc (DD), Landrace (LL)</w:t>
      </w:r>
      <w:r w:rsidR="009316F4" w:rsidRPr="00236A71">
        <w:rPr>
          <w:rFonts w:ascii="Times New Roman" w:eastAsia="Times New Roman" w:hAnsi="Times New Roman" w:cs="Times New Roman"/>
          <w:kern w:val="0"/>
          <w:sz w:val="24"/>
          <w:szCs w:val="24"/>
          <w14:ligatures w14:val="none"/>
        </w:rPr>
        <w:t xml:space="preserve"> </w:t>
      </w:r>
      <w:r w:rsidR="0057144A" w:rsidRPr="00236A71">
        <w:rPr>
          <w:rFonts w:ascii="Times New Roman" w:eastAsia="Times New Roman" w:hAnsi="Times New Roman" w:cs="Times New Roman"/>
          <w:kern w:val="0"/>
          <w:sz w:val="24"/>
          <w:szCs w:val="24"/>
          <w14:ligatures w14:val="none"/>
        </w:rPr>
        <w:t xml:space="preserve">and </w:t>
      </w:r>
      <w:r w:rsidR="009316F4" w:rsidRPr="00236A71">
        <w:rPr>
          <w:rFonts w:ascii="Times New Roman" w:eastAsia="Times New Roman" w:hAnsi="Times New Roman" w:cs="Times New Roman"/>
          <w:kern w:val="0"/>
          <w:sz w:val="24"/>
          <w:szCs w:val="24"/>
          <w14:ligatures w14:val="none"/>
        </w:rPr>
        <w:t>Yorkshire (YY)</w:t>
      </w:r>
      <w:r w:rsidR="0057144A" w:rsidRPr="00236A71">
        <w:rPr>
          <w:rFonts w:ascii="Times New Roman" w:eastAsia="Times New Roman" w:hAnsi="Times New Roman" w:cs="Times New Roman"/>
          <w:kern w:val="0"/>
          <w:sz w:val="24"/>
          <w:szCs w:val="24"/>
          <w14:ligatures w14:val="none"/>
        </w:rPr>
        <w:t xml:space="preserve"> </w:t>
      </w:r>
      <w:r w:rsidR="00D8081A" w:rsidRPr="00236A71">
        <w:rPr>
          <w:rFonts w:ascii="Times New Roman" w:eastAsia="Times New Roman" w:hAnsi="Times New Roman" w:cs="Times New Roman"/>
          <w:kern w:val="0"/>
          <w:sz w:val="24"/>
          <w:szCs w:val="24"/>
          <w14:ligatures w14:val="none"/>
        </w:rPr>
        <w:t>breeds. Dimensionality reduction and feature selection were applied via principal component analysis, partial least squares (PLS), and multi-omics factor analysis.</w:t>
      </w:r>
      <w:r w:rsidR="009C1200" w:rsidRPr="00236A71">
        <w:rPr>
          <w:rFonts w:ascii="Times New Roman" w:eastAsia="Times New Roman" w:hAnsi="Times New Roman" w:cs="Times New Roman"/>
          <w:kern w:val="0"/>
          <w:sz w:val="24"/>
          <w:szCs w:val="24"/>
          <w14:ligatures w14:val="none"/>
        </w:rPr>
        <w:t xml:space="preserve"> </w:t>
      </w:r>
      <w:r w:rsidR="009C1200" w:rsidRPr="00236A71">
        <w:rPr>
          <w:rFonts w:ascii="Times New Roman" w:hAnsi="Times New Roman" w:cs="Times New Roman"/>
          <w:color w:val="000000"/>
          <w:sz w:val="24"/>
        </w:rPr>
        <w:t xml:space="preserve">Model performance was evaluated using Leave-One-Breed-Out (LOBO) validation for </w:t>
      </w:r>
      <w:r w:rsidR="00C74D32" w:rsidRPr="00236A71">
        <w:rPr>
          <w:rFonts w:ascii="Times New Roman" w:hAnsi="Times New Roman" w:cs="Times New Roman"/>
          <w:color w:val="000000"/>
          <w:sz w:val="24"/>
        </w:rPr>
        <w:t>a</w:t>
      </w:r>
      <w:r w:rsidR="009C1200" w:rsidRPr="00236A71">
        <w:rPr>
          <w:rFonts w:ascii="Times New Roman" w:hAnsi="Times New Roman" w:cs="Times New Roman"/>
          <w:color w:val="000000"/>
          <w:sz w:val="24"/>
        </w:rPr>
        <w:t xml:space="preserve">cross-breed transferability and stratified </w:t>
      </w:r>
      <w:r w:rsidR="00712CEB" w:rsidRPr="00236A71">
        <w:rPr>
          <w:rFonts w:ascii="Times New Roman" w:hAnsi="Times New Roman" w:cs="Times New Roman"/>
          <w:color w:val="000000"/>
          <w:sz w:val="24"/>
        </w:rPr>
        <w:t>5</w:t>
      </w:r>
      <w:r w:rsidR="009C1200" w:rsidRPr="00236A71">
        <w:rPr>
          <w:rFonts w:ascii="Times New Roman" w:hAnsi="Times New Roman" w:cs="Times New Roman"/>
          <w:color w:val="000000"/>
          <w:sz w:val="24"/>
        </w:rPr>
        <w:t xml:space="preserve">-fold cross-validation for </w:t>
      </w:r>
      <w:r w:rsidR="001D24F2" w:rsidRPr="00236A71">
        <w:rPr>
          <w:rFonts w:ascii="Times New Roman" w:hAnsi="Times New Roman" w:cs="Times New Roman"/>
          <w:color w:val="000000"/>
          <w:sz w:val="24"/>
        </w:rPr>
        <w:t>multi</w:t>
      </w:r>
      <w:r w:rsidR="009C1200" w:rsidRPr="00236A71">
        <w:rPr>
          <w:rFonts w:ascii="Times New Roman" w:hAnsi="Times New Roman" w:cs="Times New Roman"/>
          <w:color w:val="000000"/>
          <w:sz w:val="24"/>
        </w:rPr>
        <w:t>-population generalisation</w:t>
      </w:r>
      <w:r w:rsidR="00876475" w:rsidRPr="00236A71">
        <w:rPr>
          <w:rFonts w:ascii="Times New Roman" w:hAnsi="Times New Roman" w:cs="Times New Roman"/>
          <w:color w:val="000000"/>
          <w:sz w:val="24"/>
        </w:rPr>
        <w:t>.</w:t>
      </w:r>
    </w:p>
    <w:p w14:paraId="37108F73" w14:textId="440132C0" w:rsidR="00EE5CC6" w:rsidRPr="00236A71" w:rsidRDefault="00EE5CC6" w:rsidP="00775A3E">
      <w:pPr>
        <w:spacing w:after="0"/>
        <w:jc w:val="both"/>
        <w:rPr>
          <w:rFonts w:ascii="Times New Roman" w:hAnsi="Times New Roman" w:cs="Times New Roman"/>
          <w:b/>
          <w:bCs/>
          <w:sz w:val="24"/>
          <w:szCs w:val="24"/>
          <w:lang w:val="ca-ES"/>
        </w:rPr>
      </w:pPr>
      <w:r w:rsidRPr="00236A71">
        <w:rPr>
          <w:rFonts w:ascii="Times New Roman" w:hAnsi="Times New Roman" w:cs="Times New Roman"/>
          <w:b/>
          <w:bCs/>
          <w:sz w:val="24"/>
          <w:szCs w:val="24"/>
        </w:rPr>
        <w:t>Results</w:t>
      </w:r>
    </w:p>
    <w:p w14:paraId="45744300" w14:textId="0EF3FBB9" w:rsidR="008C42FD" w:rsidRPr="00236A71" w:rsidRDefault="007D4478" w:rsidP="005903F5">
      <w:pPr>
        <w:jc w:val="both"/>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kern w:val="0"/>
          <w:sz w:val="24"/>
          <w:szCs w:val="24"/>
          <w14:ligatures w14:val="none"/>
        </w:rPr>
        <w:t>Across all traits and validation schemes, intermediate integration combined with PLS-based feature selection consistently outperformed alternative approaches. Models using PLS-selected features (100</w:t>
      </w:r>
      <w:r w:rsidR="003C2E69" w:rsidRPr="00236A71">
        <w:rPr>
          <w:rFonts w:ascii="Times New Roman" w:eastAsia="Times New Roman" w:hAnsi="Times New Roman" w:cs="Times New Roman"/>
          <w:kern w:val="0"/>
          <w:sz w:val="24"/>
          <w:szCs w:val="24"/>
          <w14:ligatures w14:val="none"/>
        </w:rPr>
        <w:t>-</w:t>
      </w:r>
      <w:r w:rsidR="00812194" w:rsidRPr="00236A71">
        <w:rPr>
          <w:rFonts w:ascii="Times New Roman" w:eastAsia="Times New Roman" w:hAnsi="Times New Roman" w:cs="Times New Roman"/>
          <w:kern w:val="0"/>
          <w:sz w:val="24"/>
          <w:szCs w:val="24"/>
          <w14:ligatures w14:val="none"/>
        </w:rPr>
        <w:t>2</w:t>
      </w:r>
      <w:r w:rsidRPr="00236A71">
        <w:rPr>
          <w:rFonts w:ascii="Times New Roman" w:eastAsia="Times New Roman" w:hAnsi="Times New Roman" w:cs="Times New Roman"/>
          <w:kern w:val="0"/>
          <w:sz w:val="24"/>
          <w:szCs w:val="24"/>
          <w14:ligatures w14:val="none"/>
        </w:rPr>
        <w:t xml:space="preserve">00 per omics layer) achieved higher predictive correlations than models using full omics datasets, while substantially reducing model complexity. Under the LOBO strategy, median prediction correlations </w:t>
      </w:r>
      <w:commentRangeStart w:id="1"/>
      <w:r w:rsidR="00604B10" w:rsidRPr="00236A71">
        <w:rPr>
          <w:rFonts w:ascii="Times New Roman" w:eastAsia="Times New Roman" w:hAnsi="Times New Roman" w:cs="Times New Roman"/>
          <w:kern w:val="0"/>
          <w:sz w:val="24"/>
          <w:szCs w:val="24"/>
          <w14:ligatures w14:val="none"/>
        </w:rPr>
        <w:t xml:space="preserve">reached for </w:t>
      </w:r>
      <w:r w:rsidR="003B37D3" w:rsidRPr="00236A71">
        <w:rPr>
          <w:rFonts w:ascii="Times New Roman" w:eastAsia="Times New Roman" w:hAnsi="Times New Roman" w:cs="Times New Roman"/>
          <w:kern w:val="0"/>
          <w:sz w:val="24"/>
          <w:szCs w:val="24"/>
          <w14:ligatures w14:val="none"/>
        </w:rPr>
        <w:t xml:space="preserve">RFI: </w:t>
      </w:r>
      <w:r w:rsidR="00E10BB3" w:rsidRPr="00236A71">
        <w:rPr>
          <w:rFonts w:ascii="Times New Roman" w:eastAsia="Times New Roman" w:hAnsi="Times New Roman" w:cs="Times New Roman"/>
          <w:kern w:val="0"/>
          <w:sz w:val="24"/>
          <w:szCs w:val="24"/>
          <w14:ligatures w14:val="none"/>
        </w:rPr>
        <w:t xml:space="preserve">0.71 in DD, </w:t>
      </w:r>
      <w:r w:rsidR="003B37D3" w:rsidRPr="00236A71">
        <w:rPr>
          <w:rFonts w:ascii="Times New Roman" w:eastAsia="Times New Roman" w:hAnsi="Times New Roman" w:cs="Times New Roman"/>
          <w:kern w:val="0"/>
          <w:sz w:val="24"/>
          <w:szCs w:val="24"/>
          <w14:ligatures w14:val="none"/>
        </w:rPr>
        <w:t>0.70 in LL, 0.67 in YY;</w:t>
      </w:r>
      <w:r w:rsidR="00604B10" w:rsidRPr="00236A71">
        <w:rPr>
          <w:rFonts w:ascii="Times New Roman" w:eastAsia="Times New Roman" w:hAnsi="Times New Roman" w:cs="Times New Roman"/>
          <w:kern w:val="0"/>
          <w:sz w:val="24"/>
          <w:szCs w:val="24"/>
          <w14:ligatures w14:val="none"/>
        </w:rPr>
        <w:t xml:space="preserve"> for</w:t>
      </w:r>
      <w:r w:rsidR="003B37D3" w:rsidRPr="00236A71">
        <w:rPr>
          <w:rFonts w:ascii="Times New Roman" w:eastAsia="Times New Roman" w:hAnsi="Times New Roman" w:cs="Times New Roman"/>
          <w:kern w:val="0"/>
          <w:sz w:val="24"/>
          <w:szCs w:val="24"/>
          <w14:ligatures w14:val="none"/>
        </w:rPr>
        <w:t xml:space="preserve"> ADG: 0.</w:t>
      </w:r>
      <w:r w:rsidR="00032798" w:rsidRPr="00236A71">
        <w:rPr>
          <w:rFonts w:ascii="Times New Roman" w:eastAsia="Times New Roman" w:hAnsi="Times New Roman" w:cs="Times New Roman"/>
          <w:kern w:val="0"/>
          <w:sz w:val="24"/>
          <w:szCs w:val="24"/>
          <w14:ligatures w14:val="none"/>
        </w:rPr>
        <w:t>38 in</w:t>
      </w:r>
      <w:r w:rsidR="004E6FBB" w:rsidRPr="00236A71">
        <w:rPr>
          <w:rFonts w:ascii="Times New Roman" w:eastAsia="Times New Roman" w:hAnsi="Times New Roman" w:cs="Times New Roman"/>
          <w:kern w:val="0"/>
          <w:sz w:val="24"/>
          <w:szCs w:val="24"/>
          <w14:ligatures w14:val="none"/>
        </w:rPr>
        <w:t xml:space="preserve"> </w:t>
      </w:r>
      <w:r w:rsidR="00032798" w:rsidRPr="00236A71">
        <w:rPr>
          <w:rFonts w:ascii="Times New Roman" w:eastAsia="Times New Roman" w:hAnsi="Times New Roman" w:cs="Times New Roman"/>
          <w:kern w:val="0"/>
          <w:sz w:val="24"/>
          <w:szCs w:val="24"/>
          <w14:ligatures w14:val="none"/>
        </w:rPr>
        <w:t>DD</w:t>
      </w:r>
      <w:r w:rsidR="006629BB" w:rsidRPr="00236A71">
        <w:rPr>
          <w:rFonts w:ascii="Times New Roman" w:eastAsia="Times New Roman" w:hAnsi="Times New Roman" w:cs="Times New Roman"/>
          <w:kern w:val="0"/>
          <w:sz w:val="24"/>
          <w:szCs w:val="24"/>
          <w14:ligatures w14:val="none"/>
        </w:rPr>
        <w:t>, 0.46 in LL and 0.38 in YY</w:t>
      </w:r>
      <w:r w:rsidR="003B37D3" w:rsidRPr="00236A71">
        <w:rPr>
          <w:rFonts w:ascii="Times New Roman" w:eastAsia="Times New Roman" w:hAnsi="Times New Roman" w:cs="Times New Roman"/>
          <w:kern w:val="0"/>
          <w:sz w:val="24"/>
          <w:szCs w:val="24"/>
          <w14:ligatures w14:val="none"/>
        </w:rPr>
        <w:t xml:space="preserve">; </w:t>
      </w:r>
      <w:r w:rsidR="008C42FD" w:rsidRPr="00236A71">
        <w:rPr>
          <w:rFonts w:ascii="Times New Roman" w:eastAsia="Times New Roman" w:hAnsi="Times New Roman" w:cs="Times New Roman"/>
          <w:kern w:val="0"/>
          <w:sz w:val="24"/>
          <w:szCs w:val="24"/>
          <w14:ligatures w14:val="none"/>
        </w:rPr>
        <w:t xml:space="preserve">for </w:t>
      </w:r>
      <w:r w:rsidR="003B37D3" w:rsidRPr="00236A71">
        <w:rPr>
          <w:rFonts w:ascii="Times New Roman" w:eastAsia="Times New Roman" w:hAnsi="Times New Roman" w:cs="Times New Roman"/>
          <w:kern w:val="0"/>
          <w:sz w:val="24"/>
          <w:szCs w:val="24"/>
          <w14:ligatures w14:val="none"/>
        </w:rPr>
        <w:t xml:space="preserve">BFT: </w:t>
      </w:r>
      <w:r w:rsidR="006629BB" w:rsidRPr="00236A71">
        <w:rPr>
          <w:rFonts w:ascii="Times New Roman" w:eastAsia="Times New Roman" w:hAnsi="Times New Roman" w:cs="Times New Roman"/>
          <w:kern w:val="0"/>
          <w:sz w:val="24"/>
          <w:szCs w:val="24"/>
          <w14:ligatures w14:val="none"/>
        </w:rPr>
        <w:t>0.40 in DD</w:t>
      </w:r>
      <w:r w:rsidR="00557A03" w:rsidRPr="00236A71">
        <w:rPr>
          <w:rFonts w:ascii="Times New Roman" w:eastAsia="Times New Roman" w:hAnsi="Times New Roman" w:cs="Times New Roman"/>
          <w:kern w:val="0"/>
          <w:sz w:val="24"/>
          <w:szCs w:val="24"/>
          <w14:ligatures w14:val="none"/>
        </w:rPr>
        <w:t xml:space="preserve">, </w:t>
      </w:r>
      <w:r w:rsidR="003B37D3" w:rsidRPr="00236A71">
        <w:rPr>
          <w:rFonts w:ascii="Times New Roman" w:eastAsia="Times New Roman" w:hAnsi="Times New Roman" w:cs="Times New Roman"/>
          <w:kern w:val="0"/>
          <w:sz w:val="24"/>
          <w:szCs w:val="24"/>
          <w14:ligatures w14:val="none"/>
        </w:rPr>
        <w:t>0.</w:t>
      </w:r>
      <w:r w:rsidR="00BA5588" w:rsidRPr="00236A71">
        <w:rPr>
          <w:rFonts w:ascii="Times New Roman" w:eastAsia="Times New Roman" w:hAnsi="Times New Roman" w:cs="Times New Roman"/>
          <w:kern w:val="0"/>
          <w:sz w:val="24"/>
          <w:szCs w:val="24"/>
          <w14:ligatures w14:val="none"/>
        </w:rPr>
        <w:t>51 in LL,</w:t>
      </w:r>
      <w:r w:rsidR="00557A03" w:rsidRPr="00236A71">
        <w:rPr>
          <w:rFonts w:ascii="Times New Roman" w:eastAsia="Times New Roman" w:hAnsi="Times New Roman" w:cs="Times New Roman"/>
          <w:kern w:val="0"/>
          <w:sz w:val="24"/>
          <w:szCs w:val="24"/>
          <w14:ligatures w14:val="none"/>
        </w:rPr>
        <w:t xml:space="preserve"> and</w:t>
      </w:r>
      <w:r w:rsidR="00BA5588" w:rsidRPr="00236A71">
        <w:rPr>
          <w:rFonts w:ascii="Times New Roman" w:eastAsia="Times New Roman" w:hAnsi="Times New Roman" w:cs="Times New Roman"/>
          <w:kern w:val="0"/>
          <w:sz w:val="24"/>
          <w:szCs w:val="24"/>
          <w14:ligatures w14:val="none"/>
        </w:rPr>
        <w:t xml:space="preserve"> </w:t>
      </w:r>
      <w:r w:rsidR="003B37D3" w:rsidRPr="00236A71">
        <w:rPr>
          <w:rFonts w:ascii="Times New Roman" w:eastAsia="Times New Roman" w:hAnsi="Times New Roman" w:cs="Times New Roman"/>
          <w:kern w:val="0"/>
          <w:sz w:val="24"/>
          <w:szCs w:val="24"/>
          <w14:ligatures w14:val="none"/>
        </w:rPr>
        <w:t>0.5</w:t>
      </w:r>
      <w:r w:rsidR="00BA5588" w:rsidRPr="00236A71">
        <w:rPr>
          <w:rFonts w:ascii="Times New Roman" w:eastAsia="Times New Roman" w:hAnsi="Times New Roman" w:cs="Times New Roman"/>
          <w:kern w:val="0"/>
          <w:sz w:val="24"/>
          <w:szCs w:val="24"/>
          <w14:ligatures w14:val="none"/>
        </w:rPr>
        <w:t>0 in YY</w:t>
      </w:r>
      <w:commentRangeEnd w:id="1"/>
      <w:r w:rsidR="0081718E">
        <w:rPr>
          <w:rStyle w:val="CommentReference"/>
        </w:rPr>
        <w:commentReference w:id="1"/>
      </w:r>
      <w:r w:rsidR="003B37D3" w:rsidRPr="00236A71">
        <w:rPr>
          <w:rFonts w:ascii="Times New Roman" w:eastAsia="Times New Roman" w:hAnsi="Times New Roman" w:cs="Times New Roman"/>
          <w:kern w:val="0"/>
          <w:sz w:val="24"/>
          <w:szCs w:val="24"/>
          <w14:ligatures w14:val="none"/>
        </w:rPr>
        <w:t xml:space="preserve">. </w:t>
      </w:r>
      <w:r w:rsidR="008C42FD" w:rsidRPr="00236A71">
        <w:rPr>
          <w:rFonts w:ascii="Times New Roman" w:eastAsia="Times New Roman" w:hAnsi="Times New Roman" w:cs="Times New Roman"/>
          <w:kern w:val="0"/>
          <w:sz w:val="24"/>
          <w:szCs w:val="24"/>
          <w14:ligatures w14:val="none"/>
        </w:rPr>
        <w:t xml:space="preserve">In stratified 5-fold cross-validation, </w:t>
      </w:r>
      <w:r w:rsidR="003A17F4" w:rsidRPr="00236A71">
        <w:rPr>
          <w:rFonts w:ascii="Times New Roman" w:eastAsia="Times New Roman" w:hAnsi="Times New Roman" w:cs="Times New Roman"/>
          <w:kern w:val="0"/>
          <w:sz w:val="24"/>
          <w:szCs w:val="24"/>
          <w14:ligatures w14:val="none"/>
        </w:rPr>
        <w:t xml:space="preserve">the </w:t>
      </w:r>
      <w:r w:rsidR="00DE0B4E" w:rsidRPr="00236A71">
        <w:rPr>
          <w:rFonts w:ascii="Times New Roman" w:eastAsia="Times New Roman" w:hAnsi="Times New Roman" w:cs="Times New Roman"/>
          <w:kern w:val="0"/>
          <w:sz w:val="24"/>
          <w:szCs w:val="24"/>
          <w14:ligatures w14:val="none"/>
        </w:rPr>
        <w:t xml:space="preserve">highest </w:t>
      </w:r>
      <w:r w:rsidR="008C42FD" w:rsidRPr="00236A71">
        <w:rPr>
          <w:rFonts w:ascii="Times New Roman" w:eastAsia="Times New Roman" w:hAnsi="Times New Roman" w:cs="Times New Roman"/>
          <w:kern w:val="0"/>
          <w:sz w:val="24"/>
          <w:szCs w:val="24"/>
          <w14:ligatures w14:val="none"/>
        </w:rPr>
        <w:t>median correlations were 0.</w:t>
      </w:r>
      <w:r w:rsidR="00CF55AF" w:rsidRPr="00236A71">
        <w:rPr>
          <w:rFonts w:ascii="Times New Roman" w:eastAsia="Times New Roman" w:hAnsi="Times New Roman" w:cs="Times New Roman"/>
          <w:kern w:val="0"/>
          <w:sz w:val="24"/>
          <w:szCs w:val="24"/>
          <w14:ligatures w14:val="none"/>
        </w:rPr>
        <w:t>48</w:t>
      </w:r>
      <w:r w:rsidR="008C42FD" w:rsidRPr="00236A71">
        <w:rPr>
          <w:rFonts w:ascii="Times New Roman" w:eastAsia="Times New Roman" w:hAnsi="Times New Roman" w:cs="Times New Roman"/>
          <w:kern w:val="0"/>
          <w:sz w:val="24"/>
          <w:szCs w:val="24"/>
          <w14:ligatures w14:val="none"/>
        </w:rPr>
        <w:t xml:space="preserve"> for ADG, 0.5</w:t>
      </w:r>
      <w:r w:rsidR="00CF55AF" w:rsidRPr="00236A71">
        <w:rPr>
          <w:rFonts w:ascii="Times New Roman" w:eastAsia="Times New Roman" w:hAnsi="Times New Roman" w:cs="Times New Roman"/>
          <w:kern w:val="0"/>
          <w:sz w:val="24"/>
          <w:szCs w:val="24"/>
          <w14:ligatures w14:val="none"/>
        </w:rPr>
        <w:t>1</w:t>
      </w:r>
      <w:r w:rsidR="008C42FD" w:rsidRPr="00236A71">
        <w:rPr>
          <w:rFonts w:ascii="Times New Roman" w:eastAsia="Times New Roman" w:hAnsi="Times New Roman" w:cs="Times New Roman"/>
          <w:kern w:val="0"/>
          <w:sz w:val="24"/>
          <w:szCs w:val="24"/>
          <w14:ligatures w14:val="none"/>
        </w:rPr>
        <w:t xml:space="preserve"> for BFT, and 0.7</w:t>
      </w:r>
      <w:r w:rsidR="00CF55AF" w:rsidRPr="00236A71">
        <w:rPr>
          <w:rFonts w:ascii="Times New Roman" w:eastAsia="Times New Roman" w:hAnsi="Times New Roman" w:cs="Times New Roman"/>
          <w:kern w:val="0"/>
          <w:sz w:val="24"/>
          <w:szCs w:val="24"/>
          <w14:ligatures w14:val="none"/>
        </w:rPr>
        <w:t>2</w:t>
      </w:r>
      <w:r w:rsidR="008C42FD" w:rsidRPr="00236A71">
        <w:rPr>
          <w:rFonts w:ascii="Times New Roman" w:eastAsia="Times New Roman" w:hAnsi="Times New Roman" w:cs="Times New Roman"/>
          <w:kern w:val="0"/>
          <w:sz w:val="24"/>
          <w:szCs w:val="24"/>
          <w14:ligatures w14:val="none"/>
        </w:rPr>
        <w:t xml:space="preserve"> for RFI. These results demonstrate that targeted feature selection effectively captures the most informative omics signals for trait prediction.</w:t>
      </w:r>
    </w:p>
    <w:p w14:paraId="79EA12F7" w14:textId="3A7B7832" w:rsidR="00FA6913" w:rsidRPr="00236A71" w:rsidRDefault="00DA0030" w:rsidP="005903F5">
      <w:pPr>
        <w:jc w:val="both"/>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b/>
          <w:bCs/>
          <w:kern w:val="0"/>
          <w:sz w:val="24"/>
          <w:szCs w:val="24"/>
          <w14:ligatures w14:val="none"/>
        </w:rPr>
        <w:t>Conclusions</w:t>
      </w:r>
      <w:r w:rsidRPr="00236A71">
        <w:rPr>
          <w:rFonts w:ascii="Times New Roman" w:eastAsia="Times New Roman" w:hAnsi="Times New Roman" w:cs="Times New Roman"/>
          <w:kern w:val="0"/>
          <w:sz w:val="24"/>
          <w:szCs w:val="24"/>
          <w14:ligatures w14:val="none"/>
        </w:rPr>
        <w:br/>
      </w:r>
      <w:r w:rsidR="008F6D17" w:rsidRPr="00236A71">
        <w:rPr>
          <w:rFonts w:ascii="Times New Roman" w:eastAsia="Times New Roman" w:hAnsi="Times New Roman" w:cs="Times New Roman"/>
          <w:kern w:val="0"/>
          <w:sz w:val="24"/>
          <w:szCs w:val="24"/>
          <w14:ligatures w14:val="none"/>
        </w:rPr>
        <w:t xml:space="preserve">Structured intermediate integration of multi-omics data with PLS-based feature selection provided robust and accurate deep learning predictions of key pig production traits, achieved using only a small, </w:t>
      </w:r>
      <w:commentRangeStart w:id="2"/>
      <w:r w:rsidR="008F6D17" w:rsidRPr="00236A71">
        <w:rPr>
          <w:rFonts w:ascii="Times New Roman" w:eastAsia="Times New Roman" w:hAnsi="Times New Roman" w:cs="Times New Roman"/>
          <w:kern w:val="0"/>
          <w:sz w:val="24"/>
          <w:szCs w:val="24"/>
          <w14:ligatures w14:val="none"/>
        </w:rPr>
        <w:t>strategically</w:t>
      </w:r>
      <w:commentRangeEnd w:id="2"/>
      <w:r w:rsidR="003379DC">
        <w:rPr>
          <w:rStyle w:val="CommentReference"/>
        </w:rPr>
        <w:commentReference w:id="2"/>
      </w:r>
      <w:r w:rsidR="008F6D17" w:rsidRPr="00236A71">
        <w:rPr>
          <w:rFonts w:ascii="Times New Roman" w:eastAsia="Times New Roman" w:hAnsi="Times New Roman" w:cs="Times New Roman"/>
          <w:kern w:val="0"/>
          <w:sz w:val="24"/>
          <w:szCs w:val="24"/>
          <w14:ligatures w14:val="none"/>
        </w:rPr>
        <w:t xml:space="preserve"> selected subset of informative features from each omics layer. </w:t>
      </w:r>
      <w:r w:rsidRPr="00236A71">
        <w:rPr>
          <w:rFonts w:ascii="Times New Roman" w:eastAsia="Times New Roman" w:hAnsi="Times New Roman" w:cs="Times New Roman"/>
          <w:kern w:val="0"/>
          <w:sz w:val="24"/>
          <w:szCs w:val="24"/>
          <w14:ligatures w14:val="none"/>
        </w:rPr>
        <w:t xml:space="preserve">This approach </w:t>
      </w:r>
      <w:r w:rsidR="00F73D80" w:rsidRPr="00236A71">
        <w:rPr>
          <w:rFonts w:ascii="Times New Roman" w:eastAsia="Times New Roman" w:hAnsi="Times New Roman" w:cs="Times New Roman"/>
          <w:kern w:val="0"/>
          <w:sz w:val="24"/>
          <w:szCs w:val="24"/>
          <w14:ligatures w14:val="none"/>
        </w:rPr>
        <w:t>was</w:t>
      </w:r>
      <w:r w:rsidRPr="00236A71">
        <w:rPr>
          <w:rFonts w:ascii="Times New Roman" w:eastAsia="Times New Roman" w:hAnsi="Times New Roman" w:cs="Times New Roman"/>
          <w:kern w:val="0"/>
          <w:sz w:val="24"/>
          <w:szCs w:val="24"/>
          <w14:ligatures w14:val="none"/>
        </w:rPr>
        <w:t xml:space="preserve"> generalizable across breeds and traits, offering a practical framework for multi-omics</w:t>
      </w:r>
      <w:r w:rsidR="00BC1AFA">
        <w:rPr>
          <w:rFonts w:ascii="Times New Roman" w:eastAsia="Times New Roman" w:hAnsi="Times New Roman" w:cs="Times New Roman"/>
          <w:kern w:val="0"/>
          <w:sz w:val="24"/>
          <w:szCs w:val="24"/>
          <w14:ligatures w14:val="none"/>
        </w:rPr>
        <w:t xml:space="preserve"> </w:t>
      </w:r>
      <w:r w:rsidRPr="00236A71">
        <w:rPr>
          <w:rFonts w:ascii="Times New Roman" w:eastAsia="Times New Roman" w:hAnsi="Times New Roman" w:cs="Times New Roman"/>
          <w:kern w:val="0"/>
          <w:sz w:val="24"/>
          <w:szCs w:val="24"/>
          <w14:ligatures w14:val="none"/>
        </w:rPr>
        <w:t>assisted breeding programs to enhance productivity and feed efficiency.</w:t>
      </w:r>
    </w:p>
    <w:p w14:paraId="52527D72" w14:textId="77777777" w:rsidR="000F154B" w:rsidRPr="00236A71" w:rsidRDefault="000F154B">
      <w:pPr>
        <w:rPr>
          <w:rFonts w:ascii="Times New Roman" w:hAnsi="Times New Roman" w:cs="Times New Roman"/>
          <w:b/>
          <w:bCs/>
          <w:sz w:val="32"/>
          <w:szCs w:val="32"/>
        </w:rPr>
      </w:pPr>
    </w:p>
    <w:p w14:paraId="7374AD9C" w14:textId="278711DE" w:rsidR="003E4A0F" w:rsidRPr="00236A71" w:rsidRDefault="00B03C5A">
      <w:pPr>
        <w:rPr>
          <w:rFonts w:ascii="Times New Roman" w:hAnsi="Times New Roman" w:cs="Times New Roman"/>
          <w:b/>
          <w:bCs/>
          <w:sz w:val="32"/>
          <w:szCs w:val="32"/>
        </w:rPr>
      </w:pPr>
      <w:r w:rsidRPr="00236A71">
        <w:rPr>
          <w:rFonts w:ascii="Times New Roman" w:hAnsi="Times New Roman" w:cs="Times New Roman"/>
          <w:b/>
          <w:bCs/>
          <w:sz w:val="32"/>
          <w:szCs w:val="32"/>
        </w:rPr>
        <w:t>Background</w:t>
      </w:r>
    </w:p>
    <w:p w14:paraId="6D6B2929" w14:textId="45A49E67" w:rsidR="00940BFA" w:rsidRPr="00236A71" w:rsidRDefault="00940BFA" w:rsidP="00940BFA">
      <w:pPr>
        <w:jc w:val="both"/>
        <w:rPr>
          <w:rFonts w:ascii="Times New Roman" w:hAnsi="Times New Roman" w:cs="Times New Roman"/>
          <w:sz w:val="24"/>
          <w:szCs w:val="24"/>
          <w:lang w:val="en-US"/>
        </w:rPr>
      </w:pPr>
      <w:r w:rsidRPr="00236A71">
        <w:rPr>
          <w:rFonts w:ascii="Times New Roman" w:hAnsi="Times New Roman" w:cs="Times New Roman"/>
          <w:sz w:val="24"/>
          <w:szCs w:val="24"/>
          <w:lang w:val="en-US"/>
        </w:rPr>
        <w:t>Genomic selection, as introduced by Meuwissen et al.</w:t>
      </w:r>
      <w:r w:rsidR="003428A8" w:rsidRPr="00236A71">
        <w:rPr>
          <w:rFonts w:ascii="Times New Roman" w:hAnsi="Times New Roman" w:cs="Times New Roman"/>
          <w:sz w:val="24"/>
          <w:szCs w:val="24"/>
          <w:lang w:val="en-US"/>
        </w:rPr>
        <w:t xml:space="preserve"> [1]</w:t>
      </w:r>
      <w:r w:rsidRPr="00236A71">
        <w:rPr>
          <w:rFonts w:ascii="Times New Roman" w:hAnsi="Times New Roman" w:cs="Times New Roman"/>
          <w:sz w:val="24"/>
          <w:szCs w:val="24"/>
          <w:lang w:val="en-US"/>
        </w:rPr>
        <w:t xml:space="preserve">, has transformed animal breeding over the past two decades by enabling the use of dense genome-wide markers to </w:t>
      </w:r>
      <w:r w:rsidR="00DE4280" w:rsidRPr="00236A71">
        <w:rPr>
          <w:rFonts w:ascii="Times New Roman" w:hAnsi="Times New Roman" w:cs="Times New Roman"/>
          <w:sz w:val="24"/>
          <w:szCs w:val="24"/>
          <w:lang w:val="en-US"/>
        </w:rPr>
        <w:t xml:space="preserve">improve </w:t>
      </w:r>
      <w:r w:rsidRPr="00236A71">
        <w:rPr>
          <w:rFonts w:ascii="Times New Roman" w:hAnsi="Times New Roman" w:cs="Times New Roman"/>
          <w:sz w:val="24"/>
          <w:szCs w:val="24"/>
          <w:lang w:val="en-US"/>
        </w:rPr>
        <w:t>estimat</w:t>
      </w:r>
      <w:r w:rsidR="00DE4280" w:rsidRPr="00236A71">
        <w:rPr>
          <w:rFonts w:ascii="Times New Roman" w:hAnsi="Times New Roman" w:cs="Times New Roman"/>
          <w:sz w:val="24"/>
          <w:szCs w:val="24"/>
          <w:lang w:val="en-US"/>
        </w:rPr>
        <w:t xml:space="preserve">ion of </w:t>
      </w:r>
      <w:r w:rsidRPr="00236A71">
        <w:rPr>
          <w:rFonts w:ascii="Times New Roman" w:hAnsi="Times New Roman" w:cs="Times New Roman"/>
          <w:sz w:val="24"/>
          <w:szCs w:val="24"/>
          <w:lang w:val="en-US"/>
        </w:rPr>
        <w:t xml:space="preserve">breeding values and accelerate genetic gain. Traditional genomic prediction models rely primarily on single-nucleotide polymorphism (SNP) data and linear statistical approaches such as genomic best linear unbiased prediction (GBLUP; </w:t>
      </w:r>
      <w:r w:rsidR="008A4395" w:rsidRPr="00236A71">
        <w:rPr>
          <w:rFonts w:ascii="Times New Roman" w:hAnsi="Times New Roman" w:cs="Times New Roman"/>
          <w:sz w:val="24"/>
          <w:szCs w:val="24"/>
          <w:lang w:val="en-US"/>
        </w:rPr>
        <w:t>[2]</w:t>
      </w:r>
      <w:r w:rsidRPr="00236A71">
        <w:rPr>
          <w:rFonts w:ascii="Times New Roman" w:hAnsi="Times New Roman" w:cs="Times New Roman"/>
          <w:sz w:val="24"/>
          <w:szCs w:val="24"/>
          <w:lang w:val="en-US"/>
        </w:rPr>
        <w:t xml:space="preserve">) or Bayesian methods </w:t>
      </w:r>
      <w:r w:rsidR="008A4395" w:rsidRPr="00236A71">
        <w:rPr>
          <w:rFonts w:ascii="Times New Roman" w:hAnsi="Times New Roman" w:cs="Times New Roman"/>
          <w:sz w:val="24"/>
          <w:szCs w:val="24"/>
          <w:lang w:val="en-US"/>
        </w:rPr>
        <w:t>[3]</w:t>
      </w:r>
      <w:r w:rsidRPr="00236A71">
        <w:rPr>
          <w:rFonts w:ascii="Times New Roman" w:hAnsi="Times New Roman" w:cs="Times New Roman"/>
          <w:sz w:val="24"/>
          <w:szCs w:val="24"/>
          <w:lang w:val="en-US"/>
        </w:rPr>
        <w:t>. While these models have proven effective, they</w:t>
      </w:r>
      <w:r w:rsidR="00662D16" w:rsidRPr="00236A71">
        <w:rPr>
          <w:rFonts w:ascii="Times New Roman" w:hAnsi="Times New Roman" w:cs="Times New Roman"/>
          <w:sz w:val="24"/>
          <w:szCs w:val="24"/>
          <w:lang w:val="en-US"/>
        </w:rPr>
        <w:t xml:space="preserve"> may </w:t>
      </w:r>
      <w:r w:rsidRPr="00236A71">
        <w:rPr>
          <w:rFonts w:ascii="Times New Roman" w:hAnsi="Times New Roman" w:cs="Times New Roman"/>
          <w:sz w:val="24"/>
          <w:szCs w:val="24"/>
          <w:lang w:val="en-US"/>
        </w:rPr>
        <w:t xml:space="preserve">fail to capture the complex, nonlinear biological interactions that contribute to phenotypic </w:t>
      </w:r>
      <w:r w:rsidR="0021513A" w:rsidRPr="00236A71">
        <w:rPr>
          <w:rFonts w:ascii="Times New Roman" w:hAnsi="Times New Roman" w:cs="Times New Roman"/>
          <w:sz w:val="24"/>
          <w:szCs w:val="24"/>
          <w:lang w:val="en-US"/>
        </w:rPr>
        <w:t>variability</w:t>
      </w:r>
      <w:r w:rsidR="00FE17AB" w:rsidRPr="00236A71">
        <w:rPr>
          <w:rFonts w:ascii="Times New Roman" w:hAnsi="Times New Roman" w:cs="Times New Roman"/>
          <w:sz w:val="24"/>
          <w:szCs w:val="24"/>
          <w:lang w:val="en-US"/>
        </w:rPr>
        <w:t xml:space="preserve"> </w:t>
      </w:r>
      <w:r w:rsidR="008A4395" w:rsidRPr="00236A71">
        <w:rPr>
          <w:rFonts w:ascii="Times New Roman" w:hAnsi="Times New Roman" w:cs="Times New Roman"/>
          <w:sz w:val="24"/>
          <w:szCs w:val="24"/>
          <w:lang w:val="en-US"/>
        </w:rPr>
        <w:t>[4]</w:t>
      </w:r>
      <w:r w:rsidRPr="00236A71">
        <w:rPr>
          <w:rFonts w:ascii="Times New Roman" w:hAnsi="Times New Roman" w:cs="Times New Roman"/>
          <w:sz w:val="24"/>
          <w:szCs w:val="24"/>
          <w:lang w:val="en-US"/>
        </w:rPr>
        <w:t>.</w:t>
      </w:r>
    </w:p>
    <w:p w14:paraId="43170CF2" w14:textId="60A2A31E" w:rsidR="00940BFA" w:rsidRPr="00236A71" w:rsidRDefault="00940BFA" w:rsidP="00940BFA">
      <w:pPr>
        <w:jc w:val="both"/>
        <w:rPr>
          <w:rFonts w:ascii="Times New Roman" w:hAnsi="Times New Roman" w:cs="Times New Roman"/>
          <w:sz w:val="24"/>
          <w:szCs w:val="24"/>
          <w:lang w:val="en-US"/>
        </w:rPr>
      </w:pPr>
      <w:r w:rsidRPr="00236A71">
        <w:rPr>
          <w:rFonts w:ascii="Times New Roman" w:hAnsi="Times New Roman" w:cs="Times New Roman"/>
          <w:sz w:val="24"/>
          <w:szCs w:val="24"/>
          <w:lang w:val="en-US"/>
        </w:rPr>
        <w:t xml:space="preserve">Deep learning (DL), a family of machine learning algorithms designed to model complex and nonlinear patterns in high-dimensional data, offers a promising alternative for capturing higher-order interactions </w:t>
      </w:r>
      <w:r w:rsidR="0003552B" w:rsidRPr="00236A71">
        <w:rPr>
          <w:rFonts w:ascii="Times New Roman" w:hAnsi="Times New Roman" w:cs="Times New Roman"/>
          <w:sz w:val="24"/>
          <w:szCs w:val="24"/>
          <w:lang w:val="en-US"/>
        </w:rPr>
        <w:t>[5-7]</w:t>
      </w:r>
      <w:r w:rsidRPr="00236A71">
        <w:rPr>
          <w:rFonts w:ascii="Times New Roman" w:hAnsi="Times New Roman" w:cs="Times New Roman"/>
          <w:sz w:val="24"/>
          <w:szCs w:val="24"/>
          <w:lang w:val="en-US"/>
        </w:rPr>
        <w:t xml:space="preserve">. Originating from Rosenblatt’s perceptron in the 1950s </w:t>
      </w:r>
      <w:r w:rsidR="000E1328" w:rsidRPr="00236A71">
        <w:rPr>
          <w:rFonts w:ascii="Times New Roman" w:hAnsi="Times New Roman" w:cs="Times New Roman"/>
          <w:sz w:val="24"/>
          <w:szCs w:val="24"/>
          <w:lang w:val="en-US"/>
        </w:rPr>
        <w:t>[8]</w:t>
      </w:r>
      <w:r w:rsidRPr="00236A71">
        <w:rPr>
          <w:rFonts w:ascii="Times New Roman" w:hAnsi="Times New Roman" w:cs="Times New Roman"/>
          <w:sz w:val="24"/>
          <w:szCs w:val="24"/>
          <w:lang w:val="en-US"/>
        </w:rPr>
        <w:t xml:space="preserve">, DL methods have evolved to automatically extract informative representations from raw data without requiring strong parametric assumptions. </w:t>
      </w:r>
    </w:p>
    <w:p w14:paraId="2C3E8177" w14:textId="2C67397A" w:rsidR="00AE2E3C" w:rsidRPr="00236A71" w:rsidRDefault="00AE2E3C" w:rsidP="00940BFA">
      <w:pPr>
        <w:jc w:val="both"/>
        <w:rPr>
          <w:rFonts w:ascii="Times New Roman" w:hAnsi="Times New Roman" w:cs="Times New Roman"/>
          <w:sz w:val="24"/>
          <w:szCs w:val="24"/>
        </w:rPr>
      </w:pPr>
      <w:r w:rsidRPr="00236A71">
        <w:rPr>
          <w:rFonts w:ascii="Times New Roman" w:hAnsi="Times New Roman" w:cs="Times New Roman"/>
          <w:sz w:val="24"/>
          <w:szCs w:val="24"/>
        </w:rPr>
        <w:t>Recent advances in high-throughput technologies have enabled the simultaneous collection of multiple omics datasets, including transcriptomics, epigenomics, proteomics, and metabolomics, which capture complementary layers of biological regulation underlying phenotypic variation. Integrating these omics layers can substantially improve trait prediction by mode</w:t>
      </w:r>
      <w:r w:rsidR="00D24D38" w:rsidRPr="00236A71">
        <w:rPr>
          <w:rFonts w:ascii="Times New Roman" w:hAnsi="Times New Roman" w:cs="Times New Roman"/>
          <w:sz w:val="24"/>
          <w:szCs w:val="24"/>
        </w:rPr>
        <w:t>l</w:t>
      </w:r>
      <w:r w:rsidRPr="00236A71">
        <w:rPr>
          <w:rFonts w:ascii="Times New Roman" w:hAnsi="Times New Roman" w:cs="Times New Roman"/>
          <w:sz w:val="24"/>
          <w:szCs w:val="24"/>
        </w:rPr>
        <w:t xml:space="preserve">ling regulatory interactions, tissue-specific gene activity, and epigenetic modifications that are not captured by genomic data alone. Empirical studies in pigs, mice, </w:t>
      </w:r>
      <w:r w:rsidRPr="00236A71">
        <w:rPr>
          <w:rFonts w:ascii="Times New Roman" w:hAnsi="Times New Roman" w:cs="Times New Roman"/>
          <w:i/>
          <w:iCs/>
          <w:sz w:val="24"/>
          <w:szCs w:val="24"/>
        </w:rPr>
        <w:t>Drosophila melanogaster</w:t>
      </w:r>
      <w:r w:rsidRPr="00236A71">
        <w:rPr>
          <w:rFonts w:ascii="Times New Roman" w:hAnsi="Times New Roman" w:cs="Times New Roman"/>
          <w:sz w:val="24"/>
          <w:szCs w:val="24"/>
        </w:rPr>
        <w:t xml:space="preserve">, quail, and cattle have shown that incorporating transcriptomic, metabolomic, or microbiome information can enhance predictive accuracy </w:t>
      </w:r>
      <w:r w:rsidR="000E1328" w:rsidRPr="00236A71">
        <w:rPr>
          <w:rFonts w:ascii="Times New Roman" w:hAnsi="Times New Roman" w:cs="Times New Roman"/>
          <w:sz w:val="24"/>
          <w:szCs w:val="24"/>
        </w:rPr>
        <w:t>[9-</w:t>
      </w:r>
      <w:r w:rsidR="001469B9" w:rsidRPr="00236A71">
        <w:rPr>
          <w:rFonts w:ascii="Times New Roman" w:hAnsi="Times New Roman" w:cs="Times New Roman"/>
          <w:sz w:val="24"/>
          <w:szCs w:val="24"/>
        </w:rPr>
        <w:t>16]</w:t>
      </w:r>
      <w:r w:rsidRPr="00236A71">
        <w:rPr>
          <w:rFonts w:ascii="Times New Roman" w:hAnsi="Times New Roman" w:cs="Times New Roman"/>
          <w:sz w:val="24"/>
          <w:szCs w:val="24"/>
        </w:rPr>
        <w:t>. Nevertheless, effective multi-omics integration remains challenging due to high dimensionality, noise, and heterogeneity across data types.</w:t>
      </w:r>
    </w:p>
    <w:p w14:paraId="061F4BAD" w14:textId="5918C75C" w:rsidR="001573DA" w:rsidRPr="00236A71" w:rsidRDefault="001573DA" w:rsidP="00940BFA">
      <w:pPr>
        <w:jc w:val="both"/>
        <w:rPr>
          <w:rFonts w:ascii="Times New Roman" w:hAnsi="Times New Roman" w:cs="Times New Roman"/>
          <w:sz w:val="24"/>
          <w:szCs w:val="24"/>
        </w:rPr>
      </w:pPr>
      <w:r w:rsidRPr="00236A71">
        <w:rPr>
          <w:rFonts w:ascii="Times New Roman" w:hAnsi="Times New Roman" w:cs="Times New Roman"/>
          <w:sz w:val="24"/>
          <w:szCs w:val="24"/>
        </w:rPr>
        <w:t>In plant breeding, multi-omics integration has shown considerable potential, although gains have been inconsistent across datasets and traits, highlighting both the opportunities and challenges of holistic, data-driven strategies in modern breeding</w:t>
      </w:r>
      <w:r w:rsidR="001469B9" w:rsidRPr="00236A71">
        <w:rPr>
          <w:rFonts w:ascii="Times New Roman" w:hAnsi="Times New Roman" w:cs="Times New Roman"/>
          <w:sz w:val="24"/>
          <w:szCs w:val="24"/>
        </w:rPr>
        <w:t xml:space="preserve"> </w:t>
      </w:r>
      <w:commentRangeStart w:id="3"/>
      <w:r w:rsidR="001469B9" w:rsidRPr="00236A71">
        <w:rPr>
          <w:rFonts w:ascii="Times New Roman" w:hAnsi="Times New Roman" w:cs="Times New Roman"/>
          <w:sz w:val="24"/>
          <w:szCs w:val="24"/>
        </w:rPr>
        <w:t>[17]</w:t>
      </w:r>
      <w:commentRangeEnd w:id="3"/>
      <w:r w:rsidR="00DB6380">
        <w:rPr>
          <w:rStyle w:val="CommentReference"/>
        </w:rPr>
        <w:commentReference w:id="3"/>
      </w:r>
      <w:r w:rsidRPr="00236A71">
        <w:rPr>
          <w:rFonts w:ascii="Times New Roman" w:hAnsi="Times New Roman" w:cs="Times New Roman"/>
          <w:sz w:val="24"/>
          <w:szCs w:val="24"/>
        </w:rPr>
        <w:t xml:space="preserve">. Omics technologies have already advanced livestock breeding by uncovering molecular mechanisms underlying growth, fertility, feed efficiency, and disease resistance. Extending these efforts to multi-omics frameworks that combine complementary data layers could further enhance genomic prediction and accelerate genetic gain </w:t>
      </w:r>
      <w:r w:rsidR="003C3523" w:rsidRPr="00236A71">
        <w:rPr>
          <w:rFonts w:ascii="Times New Roman" w:hAnsi="Times New Roman" w:cs="Times New Roman"/>
          <w:sz w:val="24"/>
          <w:szCs w:val="24"/>
        </w:rPr>
        <w:t>[18-19]</w:t>
      </w:r>
      <w:r w:rsidRPr="00236A71">
        <w:rPr>
          <w:rFonts w:ascii="Times New Roman" w:hAnsi="Times New Roman" w:cs="Times New Roman"/>
          <w:sz w:val="24"/>
          <w:szCs w:val="24"/>
        </w:rPr>
        <w:t>.</w:t>
      </w:r>
      <w:r w:rsidRPr="00236A71">
        <w:rPr>
          <w:rFonts w:ascii="Times New Roman" w:hAnsi="Times New Roman" w:cs="Times New Roman"/>
          <w:sz w:val="24"/>
          <w:szCs w:val="24"/>
        </w:rPr>
        <w:br/>
      </w:r>
    </w:p>
    <w:p w14:paraId="5F15628A" w14:textId="34A70A87" w:rsidR="005521E0" w:rsidRPr="00236A71" w:rsidRDefault="0066373B" w:rsidP="00940BFA">
      <w:pPr>
        <w:jc w:val="both"/>
        <w:rPr>
          <w:rFonts w:ascii="Times New Roman" w:hAnsi="Times New Roman" w:cs="Times New Roman"/>
          <w:sz w:val="24"/>
          <w:szCs w:val="24"/>
        </w:rPr>
      </w:pPr>
      <w:r w:rsidRPr="00236A71">
        <w:rPr>
          <w:rFonts w:ascii="Times New Roman" w:hAnsi="Times New Roman" w:cs="Times New Roman"/>
          <w:sz w:val="24"/>
          <w:szCs w:val="24"/>
        </w:rPr>
        <w:t xml:space="preserve">Several multi-omics integration strategies have been extensively reviewed </w:t>
      </w:r>
      <w:r w:rsidR="00FD5ED0" w:rsidRPr="00236A71">
        <w:rPr>
          <w:rFonts w:ascii="Times New Roman" w:hAnsi="Times New Roman" w:cs="Times New Roman"/>
          <w:sz w:val="24"/>
          <w:szCs w:val="24"/>
        </w:rPr>
        <w:t>[20-23]</w:t>
      </w:r>
      <w:r w:rsidRPr="00236A71">
        <w:rPr>
          <w:rFonts w:ascii="Times New Roman" w:hAnsi="Times New Roman" w:cs="Times New Roman"/>
          <w:sz w:val="24"/>
          <w:szCs w:val="24"/>
        </w:rPr>
        <w:t>. These include early integration, where omics layers are concatenated prior to mode</w:t>
      </w:r>
      <w:r w:rsidR="00AA7C27" w:rsidRPr="00236A71">
        <w:rPr>
          <w:rFonts w:ascii="Times New Roman" w:hAnsi="Times New Roman" w:cs="Times New Roman"/>
          <w:sz w:val="24"/>
          <w:szCs w:val="24"/>
        </w:rPr>
        <w:t>l</w:t>
      </w:r>
      <w:r w:rsidRPr="00236A71">
        <w:rPr>
          <w:rFonts w:ascii="Times New Roman" w:hAnsi="Times New Roman" w:cs="Times New Roman"/>
          <w:sz w:val="24"/>
          <w:szCs w:val="24"/>
        </w:rPr>
        <w:t>ling; intermediate integration, in which each dataset is first processed or model</w:t>
      </w:r>
      <w:r w:rsidR="00AA7C27" w:rsidRPr="00236A71">
        <w:rPr>
          <w:rFonts w:ascii="Times New Roman" w:hAnsi="Times New Roman" w:cs="Times New Roman"/>
          <w:sz w:val="24"/>
          <w:szCs w:val="24"/>
        </w:rPr>
        <w:t>l</w:t>
      </w:r>
      <w:r w:rsidRPr="00236A71">
        <w:rPr>
          <w:rFonts w:ascii="Times New Roman" w:hAnsi="Times New Roman" w:cs="Times New Roman"/>
          <w:sz w:val="24"/>
          <w:szCs w:val="24"/>
        </w:rPr>
        <w:t>ed independently</w:t>
      </w:r>
      <w:r w:rsidR="00B92FCB" w:rsidRPr="00236A71">
        <w:rPr>
          <w:rFonts w:ascii="Times New Roman" w:hAnsi="Times New Roman" w:cs="Times New Roman"/>
          <w:sz w:val="24"/>
          <w:szCs w:val="24"/>
        </w:rPr>
        <w:t>,</w:t>
      </w:r>
      <w:r w:rsidRPr="00236A71">
        <w:rPr>
          <w:rFonts w:ascii="Times New Roman" w:hAnsi="Times New Roman" w:cs="Times New Roman"/>
          <w:sz w:val="24"/>
          <w:szCs w:val="24"/>
        </w:rPr>
        <w:t xml:space="preserve"> and the resulting representations are then merged; and transformation-based integration, where each omics dataset is transformed</w:t>
      </w:r>
      <w:r w:rsidR="002B2F41" w:rsidRPr="00236A71">
        <w:rPr>
          <w:rFonts w:ascii="Times New Roman" w:hAnsi="Times New Roman" w:cs="Times New Roman"/>
          <w:sz w:val="24"/>
          <w:szCs w:val="24"/>
        </w:rPr>
        <w:t xml:space="preserve"> </w:t>
      </w:r>
      <w:r w:rsidRPr="00236A71">
        <w:rPr>
          <w:rFonts w:ascii="Times New Roman" w:hAnsi="Times New Roman" w:cs="Times New Roman"/>
          <w:sz w:val="24"/>
          <w:szCs w:val="24"/>
        </w:rPr>
        <w:t>typically into graphs, similarity matrices, or kernel representations</w:t>
      </w:r>
      <w:r w:rsidR="002B2F41"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before these transformed structures are combined into a unified model input. </w:t>
      </w:r>
      <w:r w:rsidR="005521E0" w:rsidRPr="00236A71">
        <w:rPr>
          <w:rFonts w:ascii="Times New Roman" w:hAnsi="Times New Roman" w:cs="Times New Roman"/>
          <w:sz w:val="24"/>
          <w:szCs w:val="24"/>
        </w:rPr>
        <w:t xml:space="preserve">Additionally, factorization methods such as Multi-Omics Factor Analysis (MOFA; </w:t>
      </w:r>
      <w:r w:rsidR="0043303C" w:rsidRPr="00236A71">
        <w:rPr>
          <w:rFonts w:ascii="Times New Roman" w:hAnsi="Times New Roman" w:cs="Times New Roman"/>
          <w:sz w:val="24"/>
          <w:szCs w:val="24"/>
        </w:rPr>
        <w:t>[24,25]</w:t>
      </w:r>
      <w:r w:rsidR="005521E0" w:rsidRPr="00236A71">
        <w:rPr>
          <w:rFonts w:ascii="Times New Roman" w:hAnsi="Times New Roman" w:cs="Times New Roman"/>
          <w:sz w:val="24"/>
          <w:szCs w:val="24"/>
        </w:rPr>
        <w:t>) offer an unsupervised framework to identify both shared and modality-specific sources of variation across omics layers, effectively learning a joint representation of multi-omics data that can be used for downstream tasks.</w:t>
      </w:r>
    </w:p>
    <w:p w14:paraId="678AABF7" w14:textId="5BC72075" w:rsidR="003859CA" w:rsidRPr="00236A71" w:rsidRDefault="003859CA" w:rsidP="00940BFA">
      <w:pPr>
        <w:jc w:val="both"/>
        <w:rPr>
          <w:rFonts w:ascii="Times New Roman" w:hAnsi="Times New Roman" w:cs="Times New Roman"/>
          <w:sz w:val="24"/>
          <w:szCs w:val="24"/>
        </w:rPr>
      </w:pPr>
      <w:r w:rsidRPr="00236A71">
        <w:rPr>
          <w:rFonts w:ascii="Times New Roman" w:hAnsi="Times New Roman" w:cs="Times New Roman"/>
          <w:sz w:val="24"/>
          <w:szCs w:val="24"/>
        </w:rPr>
        <w:lastRenderedPageBreak/>
        <w:t xml:space="preserve">Deep learning provides a powerful framework for multi-omics integration because it can effectively merge heterogeneous datasets and capture nonlinear relationships more efficiently than conventional genomic prediction models, although its superior performance is not guaranteed </w:t>
      </w:r>
      <w:r w:rsidR="008317AA" w:rsidRPr="00236A71">
        <w:rPr>
          <w:rFonts w:ascii="Times New Roman" w:hAnsi="Times New Roman" w:cs="Times New Roman"/>
          <w:sz w:val="24"/>
          <w:szCs w:val="24"/>
        </w:rPr>
        <w:t>[5]</w:t>
      </w:r>
      <w:r w:rsidRPr="00236A71">
        <w:rPr>
          <w:rFonts w:ascii="Times New Roman" w:hAnsi="Times New Roman" w:cs="Times New Roman"/>
          <w:sz w:val="24"/>
          <w:szCs w:val="24"/>
        </w:rPr>
        <w:t>. Several studies have reported improved prediction of complex traits in livestock using deep learning</w:t>
      </w:r>
      <w:r w:rsidR="00F9358A" w:rsidRPr="00236A71">
        <w:rPr>
          <w:rFonts w:ascii="Times New Roman" w:hAnsi="Times New Roman" w:cs="Times New Roman"/>
          <w:sz w:val="24"/>
          <w:szCs w:val="24"/>
        </w:rPr>
        <w:t xml:space="preserve"> [26-28]</w:t>
      </w:r>
      <w:r w:rsidRPr="00236A71">
        <w:rPr>
          <w:rFonts w:ascii="Times New Roman" w:hAnsi="Times New Roman" w:cs="Times New Roman"/>
          <w:sz w:val="24"/>
          <w:szCs w:val="24"/>
        </w:rPr>
        <w:t xml:space="preserve">, yet significant computational demands and limited sample sizes remain key challenges </w:t>
      </w:r>
      <w:r w:rsidR="00F9358A" w:rsidRPr="00236A71">
        <w:rPr>
          <w:rFonts w:ascii="Times New Roman" w:hAnsi="Times New Roman" w:cs="Times New Roman"/>
          <w:sz w:val="24"/>
          <w:szCs w:val="24"/>
        </w:rPr>
        <w:t>[</w:t>
      </w:r>
      <w:r w:rsidR="0057612F" w:rsidRPr="00236A71">
        <w:rPr>
          <w:rFonts w:ascii="Times New Roman" w:hAnsi="Times New Roman" w:cs="Times New Roman"/>
          <w:sz w:val="24"/>
          <w:szCs w:val="24"/>
        </w:rPr>
        <w:t>29]</w:t>
      </w:r>
      <w:r w:rsidRPr="00236A71">
        <w:rPr>
          <w:rFonts w:ascii="Times New Roman" w:hAnsi="Times New Roman" w:cs="Times New Roman"/>
          <w:sz w:val="24"/>
          <w:szCs w:val="24"/>
        </w:rPr>
        <w:t>.</w:t>
      </w:r>
    </w:p>
    <w:p w14:paraId="51FFE455" w14:textId="60AB1DCC" w:rsidR="00940BFA" w:rsidRPr="00236A71" w:rsidRDefault="00940BFA" w:rsidP="00940BFA">
      <w:pPr>
        <w:jc w:val="both"/>
        <w:rPr>
          <w:rFonts w:ascii="Times New Roman" w:hAnsi="Times New Roman" w:cs="Times New Roman"/>
          <w:sz w:val="24"/>
          <w:szCs w:val="24"/>
          <w:lang w:val="en-US"/>
        </w:rPr>
      </w:pPr>
      <w:r w:rsidRPr="00236A71">
        <w:rPr>
          <w:rFonts w:ascii="Times New Roman" w:hAnsi="Times New Roman" w:cs="Times New Roman"/>
          <w:sz w:val="24"/>
          <w:szCs w:val="24"/>
          <w:lang w:val="en-US"/>
        </w:rPr>
        <w:t>Feature selection</w:t>
      </w:r>
      <w:r w:rsidR="00D47241" w:rsidRPr="00236A71">
        <w:rPr>
          <w:rFonts w:ascii="Times New Roman" w:hAnsi="Times New Roman" w:cs="Times New Roman"/>
          <w:sz w:val="24"/>
          <w:szCs w:val="24"/>
          <w:lang w:val="en-US"/>
        </w:rPr>
        <w:t xml:space="preserve"> (FS)</w:t>
      </w:r>
      <w:r w:rsidRPr="00236A71">
        <w:rPr>
          <w:rFonts w:ascii="Times New Roman" w:hAnsi="Times New Roman" w:cs="Times New Roman"/>
          <w:sz w:val="24"/>
          <w:szCs w:val="24"/>
          <w:lang w:val="en-US"/>
        </w:rPr>
        <w:t xml:space="preserve"> and dimensionality reduction also play a crucial role in reducing data complexity and enhancing deep learning performance, particularly in moderate sample sizes common in animal studies </w:t>
      </w:r>
      <w:r w:rsidR="0057612F" w:rsidRPr="00236A71">
        <w:rPr>
          <w:rFonts w:ascii="Times New Roman" w:hAnsi="Times New Roman" w:cs="Times New Roman"/>
          <w:sz w:val="24"/>
          <w:szCs w:val="24"/>
          <w:lang w:val="en-US"/>
        </w:rPr>
        <w:t>[7]</w:t>
      </w:r>
      <w:r w:rsidRPr="00236A71">
        <w:rPr>
          <w:rFonts w:ascii="Times New Roman" w:hAnsi="Times New Roman" w:cs="Times New Roman"/>
          <w:sz w:val="24"/>
          <w:szCs w:val="24"/>
          <w:lang w:val="en-US"/>
        </w:rPr>
        <w:t>. Machine learning</w:t>
      </w:r>
      <w:r w:rsidR="000F1ABC" w:rsidRPr="00236A71">
        <w:rPr>
          <w:rFonts w:ascii="Times New Roman" w:hAnsi="Times New Roman" w:cs="Times New Roman"/>
          <w:sz w:val="24"/>
          <w:szCs w:val="24"/>
          <w:lang w:val="en-US"/>
        </w:rPr>
        <w:t>-</w:t>
      </w:r>
      <w:r w:rsidRPr="00236A71">
        <w:rPr>
          <w:rFonts w:ascii="Times New Roman" w:hAnsi="Times New Roman" w:cs="Times New Roman"/>
          <w:sz w:val="24"/>
          <w:szCs w:val="24"/>
          <w:lang w:val="en-US"/>
        </w:rPr>
        <w:t xml:space="preserve">based </w:t>
      </w:r>
      <w:r w:rsidR="00E07276" w:rsidRPr="00236A71">
        <w:rPr>
          <w:rFonts w:ascii="Times New Roman" w:hAnsi="Times New Roman" w:cs="Times New Roman"/>
          <w:sz w:val="24"/>
          <w:szCs w:val="24"/>
          <w:lang w:val="en-US"/>
        </w:rPr>
        <w:t>FS</w:t>
      </w:r>
      <w:r w:rsidRPr="00236A71">
        <w:rPr>
          <w:rFonts w:ascii="Times New Roman" w:hAnsi="Times New Roman" w:cs="Times New Roman"/>
          <w:sz w:val="24"/>
          <w:szCs w:val="24"/>
          <w:lang w:val="en-US"/>
        </w:rPr>
        <w:t xml:space="preserve"> methods</w:t>
      </w:r>
      <w:r w:rsidR="00243311" w:rsidRPr="00236A71">
        <w:rPr>
          <w:rFonts w:ascii="Times New Roman" w:hAnsi="Times New Roman" w:cs="Times New Roman"/>
          <w:sz w:val="24"/>
          <w:szCs w:val="24"/>
          <w:lang w:val="en-US"/>
        </w:rPr>
        <w:t xml:space="preserve"> </w:t>
      </w:r>
      <w:r w:rsidRPr="00236A71">
        <w:rPr>
          <w:rFonts w:ascii="Times New Roman" w:hAnsi="Times New Roman" w:cs="Times New Roman"/>
          <w:sz w:val="24"/>
          <w:szCs w:val="24"/>
          <w:lang w:val="en-US"/>
        </w:rPr>
        <w:t>including</w:t>
      </w:r>
      <w:r w:rsidR="00807F19" w:rsidRPr="00236A71">
        <w:rPr>
          <w:rFonts w:ascii="Times New Roman" w:hAnsi="Times New Roman" w:cs="Times New Roman"/>
          <w:sz w:val="24"/>
          <w:szCs w:val="24"/>
          <w:lang w:val="en-US"/>
        </w:rPr>
        <w:t>,</w:t>
      </w:r>
      <w:r w:rsidRPr="00236A71">
        <w:rPr>
          <w:rFonts w:ascii="Times New Roman" w:hAnsi="Times New Roman" w:cs="Times New Roman"/>
          <w:sz w:val="24"/>
          <w:szCs w:val="24"/>
          <w:lang w:val="en-US"/>
        </w:rPr>
        <w:t xml:space="preserve"> filter, wrapper, and embedded techniques</w:t>
      </w:r>
      <w:r w:rsidR="00243311" w:rsidRPr="00236A71">
        <w:rPr>
          <w:rFonts w:ascii="Times New Roman" w:hAnsi="Times New Roman" w:cs="Times New Roman"/>
          <w:sz w:val="24"/>
          <w:szCs w:val="24"/>
          <w:lang w:val="en-US"/>
        </w:rPr>
        <w:t xml:space="preserve"> </w:t>
      </w:r>
      <w:r w:rsidRPr="00236A71">
        <w:rPr>
          <w:rFonts w:ascii="Times New Roman" w:hAnsi="Times New Roman" w:cs="Times New Roman"/>
          <w:sz w:val="24"/>
          <w:szCs w:val="24"/>
          <w:lang w:val="en-US"/>
        </w:rPr>
        <w:t xml:space="preserve">have been successfully applied to SNP and other molecular markers in livestock </w:t>
      </w:r>
      <w:r w:rsidR="007B480F" w:rsidRPr="00236A71">
        <w:rPr>
          <w:rFonts w:ascii="Times New Roman" w:hAnsi="Times New Roman" w:cs="Times New Roman"/>
          <w:sz w:val="24"/>
          <w:szCs w:val="24"/>
          <w:lang w:val="en-US"/>
        </w:rPr>
        <w:t>[7,30,31]</w:t>
      </w:r>
      <w:r w:rsidRPr="00236A71">
        <w:rPr>
          <w:rFonts w:ascii="Times New Roman" w:hAnsi="Times New Roman" w:cs="Times New Roman"/>
          <w:sz w:val="24"/>
          <w:szCs w:val="24"/>
          <w:lang w:val="en-US"/>
        </w:rPr>
        <w:t>, yet their application to multi-omics deep learning remains limited.</w:t>
      </w:r>
    </w:p>
    <w:p w14:paraId="06CF9B00" w14:textId="77777777" w:rsidR="008609A1" w:rsidRPr="00236A71" w:rsidRDefault="008609A1" w:rsidP="008D1095">
      <w:pPr>
        <w:jc w:val="both"/>
        <w:rPr>
          <w:rFonts w:ascii="Times New Roman" w:hAnsi="Times New Roman" w:cs="Times New Roman"/>
          <w:sz w:val="24"/>
          <w:szCs w:val="24"/>
        </w:rPr>
      </w:pPr>
      <w:r w:rsidRPr="00236A71">
        <w:rPr>
          <w:rFonts w:ascii="Times New Roman" w:hAnsi="Times New Roman" w:cs="Times New Roman"/>
          <w:sz w:val="24"/>
          <w:szCs w:val="24"/>
        </w:rPr>
        <w:t>Empirical studies indicate that integrating multiple omics datasets can enhance trait prediction; however, the lack of standardized and effective data fusion strategies remains a major limitation. Challenges such as data heterogeneity, high dimensionality, and model optimization hinder the full exploitation of multi-omics information. These issues are particularly pronounced in deep learning applications, where high-dimensional datasets increase computational complexity and complicate model training, making it more difficult to fully leverage the predictive advantages of deep learning.</w:t>
      </w:r>
    </w:p>
    <w:p w14:paraId="101954F8" w14:textId="0B409A36" w:rsidR="00D03D47" w:rsidRPr="00236A71" w:rsidRDefault="0031463B" w:rsidP="008D1095">
      <w:pPr>
        <w:jc w:val="both"/>
        <w:rPr>
          <w:rFonts w:ascii="Times New Roman" w:eastAsia="Arial" w:hAnsi="Times New Roman" w:cs="Times New Roman"/>
          <w:sz w:val="24"/>
          <w:szCs w:val="24"/>
          <w:lang w:val="en-US"/>
        </w:rPr>
      </w:pPr>
      <w:r w:rsidRPr="00236A71">
        <w:rPr>
          <w:rFonts w:ascii="Times New Roman" w:hAnsi="Times New Roman" w:cs="Times New Roman"/>
          <w:sz w:val="24"/>
          <w:szCs w:val="24"/>
        </w:rPr>
        <w:t xml:space="preserve">To address these gaps, this study explores </w:t>
      </w:r>
      <w:r w:rsidR="00203B44" w:rsidRPr="00236A71">
        <w:rPr>
          <w:rFonts w:ascii="Times New Roman" w:hAnsi="Times New Roman" w:cs="Times New Roman"/>
          <w:sz w:val="24"/>
          <w:szCs w:val="24"/>
        </w:rPr>
        <w:t>deep learning</w:t>
      </w:r>
      <w:r w:rsidR="000F1ABC" w:rsidRPr="00236A71">
        <w:rPr>
          <w:rFonts w:ascii="Times New Roman" w:hAnsi="Times New Roman" w:cs="Times New Roman"/>
          <w:sz w:val="24"/>
          <w:szCs w:val="24"/>
        </w:rPr>
        <w:t>-</w:t>
      </w:r>
      <w:r w:rsidR="00203B44" w:rsidRPr="00236A71">
        <w:rPr>
          <w:rFonts w:ascii="Times New Roman" w:hAnsi="Times New Roman" w:cs="Times New Roman"/>
          <w:sz w:val="24"/>
          <w:szCs w:val="24"/>
        </w:rPr>
        <w:t>based</w:t>
      </w:r>
      <w:r w:rsidR="00E10042" w:rsidRPr="00236A71">
        <w:rPr>
          <w:rFonts w:ascii="Times New Roman" w:hAnsi="Times New Roman" w:cs="Times New Roman"/>
          <w:sz w:val="24"/>
          <w:szCs w:val="24"/>
        </w:rPr>
        <w:t xml:space="preserve"> </w:t>
      </w:r>
      <w:r w:rsidR="00203B44" w:rsidRPr="00236A71">
        <w:rPr>
          <w:rFonts w:ascii="Times New Roman" w:hAnsi="Times New Roman" w:cs="Times New Roman"/>
          <w:sz w:val="24"/>
          <w:szCs w:val="24"/>
        </w:rPr>
        <w:t xml:space="preserve">strategies </w:t>
      </w:r>
      <w:r w:rsidRPr="00236A71">
        <w:rPr>
          <w:rFonts w:ascii="Times New Roman" w:hAnsi="Times New Roman" w:cs="Times New Roman"/>
          <w:sz w:val="24"/>
          <w:szCs w:val="24"/>
        </w:rPr>
        <w:t>for integrating SNP genotypes, gene expression profiles, and DNA methylation data to predict three key production traits in pigs: daily weight gain (</w:t>
      </w:r>
      <w:r w:rsidR="003261C4" w:rsidRPr="00236A71">
        <w:rPr>
          <w:rFonts w:ascii="Times New Roman" w:hAnsi="Times New Roman" w:cs="Times New Roman"/>
          <w:sz w:val="24"/>
          <w:szCs w:val="24"/>
        </w:rPr>
        <w:t>ADG</w:t>
      </w:r>
      <w:r w:rsidRPr="00236A71">
        <w:rPr>
          <w:rFonts w:ascii="Times New Roman" w:hAnsi="Times New Roman" w:cs="Times New Roman"/>
          <w:sz w:val="24"/>
          <w:szCs w:val="24"/>
        </w:rPr>
        <w:t>), backfat thickness (BF</w:t>
      </w:r>
      <w:r w:rsidR="00941C6F" w:rsidRPr="00236A71">
        <w:rPr>
          <w:rFonts w:ascii="Times New Roman" w:hAnsi="Times New Roman" w:cs="Times New Roman"/>
          <w:sz w:val="24"/>
          <w:szCs w:val="24"/>
        </w:rPr>
        <w:t>T</w:t>
      </w:r>
      <w:r w:rsidRPr="00236A71">
        <w:rPr>
          <w:rFonts w:ascii="Times New Roman" w:hAnsi="Times New Roman" w:cs="Times New Roman"/>
          <w:sz w:val="24"/>
          <w:szCs w:val="24"/>
        </w:rPr>
        <w:t xml:space="preserve">), and residual feed intake (RFI). We systematically compared early and intermediate integration approaches, in which each omics layer was either concatenated directly or processed through a dedicated subnetwork whose latent representations were subsequently merged for prediction. To assess the effect of dimensionality reduction and </w:t>
      </w:r>
      <w:r w:rsidR="00E07276" w:rsidRPr="00236A71">
        <w:rPr>
          <w:rFonts w:ascii="Times New Roman" w:hAnsi="Times New Roman" w:cs="Times New Roman"/>
          <w:sz w:val="24"/>
          <w:szCs w:val="24"/>
        </w:rPr>
        <w:t>FS</w:t>
      </w:r>
      <w:r w:rsidRPr="00236A71">
        <w:rPr>
          <w:rFonts w:ascii="Times New Roman" w:hAnsi="Times New Roman" w:cs="Times New Roman"/>
          <w:sz w:val="24"/>
          <w:szCs w:val="24"/>
        </w:rPr>
        <w:t>, models were benchmarked using (i) all available features, (ii) reduced representations obtained via principal component analysis (PCA), and (iii) subsets of statistically informative features identified through partial least squares (PLS) and</w:t>
      </w:r>
      <w:r w:rsidR="001A19CC" w:rsidRPr="00236A71">
        <w:rPr>
          <w:rFonts w:ascii="Times New Roman" w:hAnsi="Times New Roman" w:cs="Times New Roman"/>
          <w:sz w:val="24"/>
          <w:szCs w:val="24"/>
        </w:rPr>
        <w:t xml:space="preserve"> MOFA</w:t>
      </w:r>
      <w:r w:rsidRPr="00236A71">
        <w:rPr>
          <w:rFonts w:ascii="Times New Roman" w:hAnsi="Times New Roman" w:cs="Times New Roman"/>
          <w:sz w:val="24"/>
          <w:szCs w:val="24"/>
        </w:rPr>
        <w:t xml:space="preserve">. Predictive ability was first evaluated for </w:t>
      </w:r>
      <w:r w:rsidR="007A43EB" w:rsidRPr="00236A71">
        <w:rPr>
          <w:rFonts w:ascii="Times New Roman" w:hAnsi="Times New Roman" w:cs="Times New Roman"/>
          <w:sz w:val="24"/>
          <w:szCs w:val="24"/>
        </w:rPr>
        <w:t>a</w:t>
      </w:r>
      <w:r w:rsidRPr="00236A71">
        <w:rPr>
          <w:rFonts w:ascii="Times New Roman" w:hAnsi="Times New Roman" w:cs="Times New Roman"/>
          <w:sz w:val="24"/>
          <w:szCs w:val="24"/>
        </w:rPr>
        <w:t>cross-breed transferability, followed by a stratified 5-fold cross-validation framework to assess performance under breed-stratified sampling. Together, these analyses allow us to identify the most robust deep learning strategies for multi-omics prediction in pigs. By establishing which integration and feature-reduction approaches maximize predictive accuracy, this work provides practical guidelines for incorporating heterogeneous omics data into genomic prediction pipelines and contributes to the development of more biologically informed and efficient breeding strategies.</w:t>
      </w:r>
    </w:p>
    <w:p w14:paraId="0204B4F6" w14:textId="1C6B4674" w:rsidR="009C1A2D" w:rsidRPr="00236A71" w:rsidRDefault="009C1A2D" w:rsidP="003F1F26">
      <w:pPr>
        <w:jc w:val="both"/>
        <w:rPr>
          <w:rFonts w:ascii="Times New Roman" w:hAnsi="Times New Roman" w:cs="Times New Roman"/>
          <w:sz w:val="24"/>
          <w:szCs w:val="24"/>
        </w:rPr>
      </w:pPr>
    </w:p>
    <w:p w14:paraId="7EB43D8A" w14:textId="55D0E470" w:rsidR="00BF25A3" w:rsidRPr="00236A71" w:rsidRDefault="006D356A">
      <w:pPr>
        <w:rPr>
          <w:rFonts w:ascii="Times New Roman" w:hAnsi="Times New Roman" w:cs="Times New Roman"/>
          <w:b/>
          <w:bCs/>
          <w:sz w:val="32"/>
          <w:szCs w:val="32"/>
        </w:rPr>
      </w:pPr>
      <w:r w:rsidRPr="00236A71">
        <w:rPr>
          <w:rFonts w:ascii="Times New Roman" w:hAnsi="Times New Roman" w:cs="Times New Roman"/>
          <w:b/>
          <w:bCs/>
          <w:sz w:val="32"/>
          <w:szCs w:val="32"/>
        </w:rPr>
        <w:t>Methods</w:t>
      </w:r>
    </w:p>
    <w:p w14:paraId="72C35776" w14:textId="77777777" w:rsidR="00B90456" w:rsidRPr="00236A71" w:rsidRDefault="00B90456">
      <w:pPr>
        <w:rPr>
          <w:rFonts w:ascii="Times New Roman" w:hAnsi="Times New Roman" w:cs="Times New Roman"/>
          <w:b/>
          <w:bCs/>
          <w:sz w:val="24"/>
          <w:szCs w:val="24"/>
        </w:rPr>
      </w:pPr>
    </w:p>
    <w:p w14:paraId="761E6BBC" w14:textId="77777777" w:rsidR="00E23406" w:rsidRPr="00236A71" w:rsidRDefault="00E23406" w:rsidP="004B0C3B">
      <w:pPr>
        <w:jc w:val="both"/>
        <w:rPr>
          <w:rFonts w:ascii="Times New Roman" w:hAnsi="Times New Roman" w:cs="Times New Roman"/>
          <w:b/>
          <w:bCs/>
          <w:sz w:val="24"/>
          <w:szCs w:val="24"/>
          <w:u w:val="single"/>
        </w:rPr>
      </w:pPr>
      <w:r w:rsidRPr="008B7D28">
        <w:rPr>
          <w:rFonts w:ascii="Times New Roman" w:hAnsi="Times New Roman" w:cs="Times New Roman"/>
          <w:b/>
          <w:bCs/>
          <w:sz w:val="24"/>
          <w:szCs w:val="24"/>
          <w:u w:val="single"/>
        </w:rPr>
        <w:t>Experimental Animals and Sampling</w:t>
      </w:r>
    </w:p>
    <w:p w14:paraId="39E2F2B7" w14:textId="77CBD33D" w:rsidR="007A4FB8" w:rsidRPr="00236A71" w:rsidRDefault="00B22B6A" w:rsidP="004B0C3B">
      <w:pPr>
        <w:jc w:val="both"/>
        <w:rPr>
          <w:rFonts w:ascii="Times New Roman" w:hAnsi="Times New Roman" w:cs="Times New Roman"/>
          <w:color w:val="000000"/>
          <w:sz w:val="24"/>
          <w:lang w:val="da-DK"/>
        </w:rPr>
      </w:pPr>
      <w:r w:rsidRPr="00B22B6A">
        <w:rPr>
          <w:rFonts w:ascii="Times New Roman" w:hAnsi="Times New Roman" w:cs="Times New Roman"/>
          <w:color w:val="2F5496" w:themeColor="accent1" w:themeShade="BF"/>
          <w:sz w:val="24"/>
        </w:rPr>
        <w:t xml:space="preserve">The study initially included 483 male, non-castrated pigs representing three commercial pure breeds: Duroc (DD), Landrace (LL), and Yorkshire (YY). After quality control and </w:t>
      </w:r>
      <w:r w:rsidRPr="00B22B6A">
        <w:rPr>
          <w:rFonts w:ascii="Times New Roman" w:hAnsi="Times New Roman" w:cs="Times New Roman"/>
          <w:color w:val="2F5496" w:themeColor="accent1" w:themeShade="BF"/>
          <w:sz w:val="24"/>
        </w:rPr>
        <w:lastRenderedPageBreak/>
        <w:t xml:space="preserve">filtering (see below), 443 animals were retained for the final analyses (DD, n = 300; LL, n = 295; YY, n = 152). </w:t>
      </w:r>
      <w:r w:rsidR="007A4FB8" w:rsidRPr="00236A71">
        <w:rPr>
          <w:rFonts w:ascii="Times New Roman" w:hAnsi="Times New Roman" w:cs="Times New Roman"/>
          <w:color w:val="000000"/>
          <w:sz w:val="24"/>
          <w:lang w:val="da-DK"/>
        </w:rPr>
        <w:t xml:space="preserve">Animals were chosen according to their genomic breeding values to capture the upper and lower ranges of key selection traits, i.e., growth and feed efficiency in DD, and growth, feed efficiency, and litter size in LL and YY. All pigs were managed identically and received the same standard diet. When the animals reached approximately 100 kg, longissimus dorsi muscle biopsies were collected, rapidly frozen in liquid nitrogen within five minutes, and stored at </w:t>
      </w:r>
      <w:r w:rsidR="000F1ABC" w:rsidRPr="00236A71">
        <w:rPr>
          <w:rFonts w:ascii="Times New Roman" w:hAnsi="Times New Roman" w:cs="Times New Roman"/>
          <w:color w:val="000000"/>
          <w:sz w:val="24"/>
          <w:lang w:val="da-DK"/>
        </w:rPr>
        <w:t>-</w:t>
      </w:r>
      <w:r w:rsidR="007A4FB8" w:rsidRPr="00236A71">
        <w:rPr>
          <w:rFonts w:ascii="Times New Roman" w:hAnsi="Times New Roman" w:cs="Times New Roman"/>
          <w:color w:val="000000"/>
          <w:sz w:val="24"/>
          <w:lang w:val="da-DK"/>
        </w:rPr>
        <w:t>80 °C until further use. These samples were subsequently processed for molecular analyses, including RNA</w:t>
      </w:r>
      <w:r w:rsidR="007A4FB8" w:rsidRPr="00236A71">
        <w:rPr>
          <w:rFonts w:ascii="Times New Roman" w:hAnsi="Times New Roman" w:cs="Times New Roman"/>
          <w:color w:val="000000"/>
          <w:sz w:val="24"/>
          <w:lang w:val="da-DK"/>
        </w:rPr>
        <w:noBreakHyphen/>
        <w:t>seq and RRBS.</w:t>
      </w:r>
    </w:p>
    <w:p w14:paraId="76D603E2" w14:textId="77777777" w:rsidR="007A4FB8" w:rsidRPr="00236A71" w:rsidRDefault="007A4FB8">
      <w:pPr>
        <w:rPr>
          <w:rFonts w:ascii="Times New Roman" w:hAnsi="Times New Roman" w:cs="Times New Roman"/>
          <w:color w:val="000000"/>
          <w:sz w:val="24"/>
          <w:lang w:val="da-DK"/>
        </w:rPr>
      </w:pPr>
    </w:p>
    <w:p w14:paraId="433DC8A3" w14:textId="583B8FA3" w:rsidR="004A4ABD" w:rsidRPr="00236A71" w:rsidRDefault="004A4ABD">
      <w:pPr>
        <w:rPr>
          <w:rFonts w:ascii="Times New Roman" w:hAnsi="Times New Roman" w:cs="Times New Roman"/>
          <w:b/>
          <w:bCs/>
          <w:sz w:val="24"/>
          <w:szCs w:val="24"/>
          <w:u w:val="single"/>
        </w:rPr>
      </w:pPr>
    </w:p>
    <w:p w14:paraId="2875D1B2" w14:textId="079B3C11" w:rsidR="003941CF" w:rsidRPr="00236A71" w:rsidRDefault="00B90456">
      <w:pPr>
        <w:rPr>
          <w:rFonts w:ascii="Times New Roman" w:hAnsi="Times New Roman" w:cs="Times New Roman"/>
          <w:b/>
          <w:bCs/>
          <w:sz w:val="24"/>
          <w:szCs w:val="24"/>
          <w:u w:val="single"/>
        </w:rPr>
      </w:pPr>
      <w:commentRangeStart w:id="4"/>
      <w:commentRangeStart w:id="5"/>
      <w:commentRangeStart w:id="6"/>
      <w:commentRangeStart w:id="7"/>
      <w:r w:rsidRPr="00236A71">
        <w:rPr>
          <w:rFonts w:ascii="Times New Roman" w:hAnsi="Times New Roman" w:cs="Times New Roman"/>
          <w:b/>
          <w:bCs/>
          <w:sz w:val="24"/>
          <w:szCs w:val="24"/>
          <w:u w:val="single"/>
        </w:rPr>
        <w:t>Phenotypes</w:t>
      </w:r>
      <w:commentRangeEnd w:id="4"/>
      <w:r w:rsidR="001348BB" w:rsidRPr="00236A71">
        <w:rPr>
          <w:rStyle w:val="CommentReference"/>
          <w:rFonts w:ascii="Times New Roman" w:hAnsi="Times New Roman" w:cs="Times New Roman"/>
          <w:b/>
          <w:bCs/>
          <w:sz w:val="24"/>
          <w:szCs w:val="24"/>
          <w:u w:val="single"/>
        </w:rPr>
        <w:commentReference w:id="4"/>
      </w:r>
      <w:commentRangeEnd w:id="5"/>
      <w:r w:rsidR="00A9254E" w:rsidRPr="00236A71">
        <w:rPr>
          <w:rStyle w:val="CommentReference"/>
          <w:rFonts w:ascii="Times New Roman" w:hAnsi="Times New Roman" w:cs="Times New Roman"/>
          <w:b/>
          <w:bCs/>
          <w:sz w:val="24"/>
          <w:szCs w:val="24"/>
          <w:u w:val="single"/>
        </w:rPr>
        <w:commentReference w:id="5"/>
      </w:r>
      <w:commentRangeEnd w:id="6"/>
      <w:r w:rsidR="0092215C" w:rsidRPr="00236A71">
        <w:rPr>
          <w:rStyle w:val="CommentReference"/>
          <w:rFonts w:ascii="Times New Roman" w:hAnsi="Times New Roman" w:cs="Times New Roman"/>
          <w:b/>
          <w:bCs/>
          <w:sz w:val="24"/>
          <w:szCs w:val="24"/>
          <w:u w:val="single"/>
        </w:rPr>
        <w:commentReference w:id="6"/>
      </w:r>
      <w:commentRangeEnd w:id="7"/>
      <w:r w:rsidR="00B25CBA" w:rsidRPr="00236A71">
        <w:rPr>
          <w:rStyle w:val="CommentReference"/>
          <w:rFonts w:ascii="Times New Roman" w:hAnsi="Times New Roman" w:cs="Times New Roman"/>
          <w:b/>
          <w:bCs/>
          <w:sz w:val="24"/>
          <w:szCs w:val="24"/>
          <w:u w:val="single"/>
        </w:rPr>
        <w:commentReference w:id="7"/>
      </w:r>
    </w:p>
    <w:p w14:paraId="2D34A651" w14:textId="2BC5B613" w:rsidR="00D8419E" w:rsidRPr="00236A71" w:rsidRDefault="00414C0E" w:rsidP="00653F04">
      <w:pPr>
        <w:pStyle w:val="ListBullet"/>
        <w:numPr>
          <w:ilvl w:val="0"/>
          <w:numId w:val="0"/>
        </w:numPr>
        <w:spacing w:before="240" w:line="276" w:lineRule="auto"/>
        <w:jc w:val="both"/>
        <w:rPr>
          <w:rFonts w:ascii="Times New Roman" w:hAnsi="Times New Roman" w:cs="Times New Roman"/>
          <w:sz w:val="24"/>
          <w:szCs w:val="24"/>
          <w:lang w:val="en-US"/>
        </w:rPr>
      </w:pPr>
      <w:r w:rsidRPr="00236A71">
        <w:rPr>
          <w:rFonts w:ascii="Times New Roman" w:hAnsi="Times New Roman" w:cs="Times New Roman"/>
          <w:sz w:val="24"/>
          <w:szCs w:val="24"/>
          <w:lang w:val="en-GB"/>
        </w:rPr>
        <w:t xml:space="preserve">Three phenotypic traits corresponding to the </w:t>
      </w:r>
      <w:commentRangeStart w:id="8"/>
      <w:commentRangeStart w:id="9"/>
      <w:r w:rsidRPr="00236A71">
        <w:rPr>
          <w:rFonts w:ascii="Times New Roman" w:hAnsi="Times New Roman" w:cs="Times New Roman"/>
          <w:sz w:val="24"/>
          <w:szCs w:val="24"/>
          <w:lang w:val="en-GB"/>
        </w:rPr>
        <w:t xml:space="preserve">443 </w:t>
      </w:r>
      <w:commentRangeEnd w:id="8"/>
      <w:r w:rsidR="00AC51CF" w:rsidRPr="00236A71">
        <w:rPr>
          <w:rStyle w:val="CommentReference"/>
          <w:rFonts w:ascii="Times New Roman" w:hAnsi="Times New Roman" w:cs="Times New Roman"/>
          <w:sz w:val="24"/>
          <w:szCs w:val="24"/>
          <w:lang w:val="en-GB"/>
        </w:rPr>
        <w:commentReference w:id="8"/>
      </w:r>
      <w:commentRangeEnd w:id="9"/>
      <w:r w:rsidR="00D46160" w:rsidRPr="00236A71">
        <w:rPr>
          <w:rStyle w:val="CommentReference"/>
          <w:rFonts w:ascii="Times New Roman" w:hAnsi="Times New Roman" w:cs="Times New Roman"/>
          <w:sz w:val="24"/>
          <w:szCs w:val="24"/>
          <w:lang w:val="en-GB"/>
        </w:rPr>
        <w:commentReference w:id="9"/>
      </w:r>
      <w:r w:rsidRPr="00236A71">
        <w:rPr>
          <w:rFonts w:ascii="Times New Roman" w:hAnsi="Times New Roman" w:cs="Times New Roman"/>
          <w:sz w:val="24"/>
          <w:szCs w:val="24"/>
          <w:lang w:val="en-GB"/>
        </w:rPr>
        <w:t>animals were included in this study due to their importance in animal breeding</w:t>
      </w:r>
      <w:r w:rsidR="007A610B" w:rsidRPr="00236A71">
        <w:rPr>
          <w:rFonts w:ascii="Times New Roman" w:hAnsi="Times New Roman" w:cs="Times New Roman"/>
          <w:sz w:val="24"/>
          <w:szCs w:val="24"/>
          <w:lang w:val="en-US"/>
        </w:rPr>
        <w:t>: ADG, BFT, and</w:t>
      </w:r>
      <w:r w:rsidR="00146E44" w:rsidRPr="00236A71">
        <w:rPr>
          <w:rFonts w:ascii="Times New Roman" w:hAnsi="Times New Roman" w:cs="Times New Roman"/>
          <w:sz w:val="24"/>
          <w:szCs w:val="24"/>
          <w:lang w:val="en-US"/>
        </w:rPr>
        <w:t xml:space="preserve"> </w:t>
      </w:r>
      <w:r w:rsidR="007A610B" w:rsidRPr="00236A71">
        <w:rPr>
          <w:rFonts w:ascii="Times New Roman" w:hAnsi="Times New Roman" w:cs="Times New Roman"/>
          <w:sz w:val="24"/>
          <w:szCs w:val="24"/>
          <w:lang w:val="en-US"/>
        </w:rPr>
        <w:t>RFI.</w:t>
      </w:r>
      <w:r w:rsidR="0031080A" w:rsidRPr="00236A71">
        <w:rPr>
          <w:rFonts w:ascii="Times New Roman" w:hAnsi="Times New Roman" w:cs="Times New Roman"/>
          <w:sz w:val="24"/>
          <w:szCs w:val="24"/>
          <w:lang w:val="en-US"/>
        </w:rPr>
        <w:t xml:space="preserve"> </w:t>
      </w:r>
      <w:r w:rsidR="0031080A" w:rsidRPr="00236A71">
        <w:rPr>
          <w:rFonts w:ascii="Times New Roman" w:hAnsi="Times New Roman" w:cs="Times New Roman"/>
          <w:sz w:val="24"/>
          <w:szCs w:val="24"/>
          <w:lang w:val="en-GB"/>
        </w:rPr>
        <w:t>Phenotypic records were pre-corrected</w:t>
      </w:r>
      <w:r w:rsidRPr="00236A71">
        <w:rPr>
          <w:rFonts w:ascii="Times New Roman" w:hAnsi="Times New Roman" w:cs="Times New Roman"/>
          <w:sz w:val="24"/>
          <w:szCs w:val="24"/>
          <w:lang w:val="en-GB"/>
        </w:rPr>
        <w:t xml:space="preserve"> within breed</w:t>
      </w:r>
      <w:r w:rsidR="0031080A" w:rsidRPr="00236A71">
        <w:rPr>
          <w:rFonts w:ascii="Times New Roman" w:hAnsi="Times New Roman" w:cs="Times New Roman"/>
          <w:sz w:val="24"/>
          <w:szCs w:val="24"/>
          <w:lang w:val="en-GB"/>
        </w:rPr>
        <w:t xml:space="preserve"> for systematic environmental effects based on the breeding company’s standard genetic evaluation protocols</w:t>
      </w:r>
      <w:r w:rsidR="00DF653D" w:rsidRPr="00236A71">
        <w:rPr>
          <w:rFonts w:ascii="Times New Roman" w:hAnsi="Times New Roman" w:cs="Times New Roman"/>
          <w:sz w:val="24"/>
          <w:szCs w:val="24"/>
          <w:lang w:val="en-GB"/>
        </w:rPr>
        <w:t xml:space="preserve">. </w:t>
      </w:r>
      <w:r w:rsidR="00653F04" w:rsidRPr="00236A71">
        <w:rPr>
          <w:rFonts w:ascii="Times New Roman" w:hAnsi="Times New Roman" w:cs="Times New Roman"/>
          <w:sz w:val="24"/>
          <w:szCs w:val="24"/>
          <w:lang w:val="en-US"/>
        </w:rPr>
        <w:t xml:space="preserve"> </w:t>
      </w:r>
      <w:r w:rsidR="00D8419E" w:rsidRPr="00236A71">
        <w:rPr>
          <w:rFonts w:ascii="Times New Roman" w:eastAsia="Times New Roman" w:hAnsi="Times New Roman" w:cs="Times New Roman"/>
          <w:kern w:val="0"/>
          <w:sz w:val="24"/>
          <w:szCs w:val="24"/>
          <w:lang w:val="en-US"/>
          <w14:ligatures w14:val="none"/>
        </w:rPr>
        <w:t>Average daily gain (</w:t>
      </w:r>
      <w:r w:rsidR="000C74E0" w:rsidRPr="00236A71">
        <w:rPr>
          <w:rFonts w:ascii="Times New Roman" w:eastAsia="Times New Roman" w:hAnsi="Times New Roman" w:cs="Times New Roman"/>
          <w:kern w:val="0"/>
          <w:sz w:val="24"/>
          <w:szCs w:val="24"/>
          <w:lang w:val="en-US"/>
          <w14:ligatures w14:val="none"/>
        </w:rPr>
        <w:t>g/d)</w:t>
      </w:r>
      <w:r w:rsidR="00D8419E" w:rsidRPr="00236A71">
        <w:rPr>
          <w:rFonts w:ascii="Times New Roman" w:eastAsia="Times New Roman" w:hAnsi="Times New Roman" w:cs="Times New Roman"/>
          <w:kern w:val="0"/>
          <w:sz w:val="24"/>
          <w:szCs w:val="24"/>
          <w:lang w:val="en-US"/>
          <w14:ligatures w14:val="none"/>
        </w:rPr>
        <w:t xml:space="preserve"> was computed </w:t>
      </w:r>
      <w:r w:rsidR="00B73E17" w:rsidRPr="00236A71">
        <w:rPr>
          <w:rFonts w:ascii="Times New Roman" w:eastAsia="Times New Roman" w:hAnsi="Times New Roman" w:cs="Times New Roman"/>
          <w:kern w:val="0"/>
          <w:sz w:val="24"/>
          <w:szCs w:val="24"/>
          <w:lang w:val="en-US"/>
          <w14:ligatures w14:val="none"/>
        </w:rPr>
        <w:t xml:space="preserve">in the growth </w:t>
      </w:r>
      <w:r w:rsidR="00C167AC" w:rsidRPr="00236A71">
        <w:rPr>
          <w:rFonts w:ascii="Times New Roman" w:eastAsia="Times New Roman" w:hAnsi="Times New Roman" w:cs="Times New Roman"/>
          <w:kern w:val="0"/>
          <w:sz w:val="24"/>
          <w:szCs w:val="24"/>
          <w:lang w:val="en-US"/>
          <w14:ligatures w14:val="none"/>
        </w:rPr>
        <w:t xml:space="preserve">window from 30 to 100kg of live weight. Trial measurements were taken from electronic feeding stations. The traits </w:t>
      </w:r>
      <w:r w:rsidRPr="00236A71">
        <w:rPr>
          <w:rFonts w:ascii="Times New Roman" w:eastAsia="Times New Roman" w:hAnsi="Times New Roman" w:cs="Times New Roman"/>
          <w:kern w:val="0"/>
          <w:sz w:val="24"/>
          <w:szCs w:val="24"/>
          <w:lang w:val="en-US"/>
          <w14:ligatures w14:val="none"/>
        </w:rPr>
        <w:t>was</w:t>
      </w:r>
      <w:r w:rsidR="00C167AC" w:rsidRPr="00236A71">
        <w:rPr>
          <w:rFonts w:ascii="Times New Roman" w:eastAsia="Times New Roman" w:hAnsi="Times New Roman" w:cs="Times New Roman"/>
          <w:kern w:val="0"/>
          <w:sz w:val="24"/>
          <w:szCs w:val="24"/>
          <w:lang w:val="en-US"/>
          <w14:ligatures w14:val="none"/>
        </w:rPr>
        <w:t xml:space="preserve"> defined as</w:t>
      </w:r>
      <w:r w:rsidR="00D8419E" w:rsidRPr="00236A71">
        <w:rPr>
          <w:rFonts w:ascii="Times New Roman" w:eastAsia="Times New Roman" w:hAnsi="Times New Roman" w:cs="Times New Roman"/>
          <w:kern w:val="0"/>
          <w:sz w:val="24"/>
          <w:szCs w:val="24"/>
          <w:lang w:val="en-US"/>
          <w14:ligatures w14:val="none"/>
        </w:rPr>
        <w:t>:</w:t>
      </w:r>
    </w:p>
    <w:p w14:paraId="57DD4CD6" w14:textId="77777777" w:rsidR="00D8419E" w:rsidRPr="00236A71" w:rsidRDefault="00D8419E" w:rsidP="00D8419E">
      <w:pPr>
        <w:spacing w:after="0" w:line="240" w:lineRule="auto"/>
        <w:rPr>
          <w:rFonts w:ascii="Times New Roman" w:eastAsia="Times New Roman" w:hAnsi="Times New Roman" w:cs="Times New Roman"/>
          <w:kern w:val="0"/>
          <w:sz w:val="24"/>
          <w:szCs w:val="24"/>
          <w:lang w:val="en-US"/>
          <w14:ligatures w14:val="none"/>
        </w:rPr>
      </w:pPr>
      <m:oMathPara>
        <m:oMath>
          <m:r>
            <m:rPr>
              <m:nor/>
            </m:rPr>
            <w:rPr>
              <w:rFonts w:ascii="Times New Roman" w:eastAsia="Times New Roman" w:hAnsi="Times New Roman" w:cs="Times New Roman"/>
              <w:kern w:val="0"/>
              <w:sz w:val="24"/>
              <w:szCs w:val="24"/>
              <w:lang w:val="en-US"/>
              <w14:ligatures w14:val="none"/>
            </w:rPr>
            <m:t>ADG</m:t>
          </m:r>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kern w:val="0"/>
                  <w:sz w:val="24"/>
                  <w:szCs w:val="24"/>
                  <w:lang w:val="en-US"/>
                  <w14:ligatures w14:val="none"/>
                </w:rPr>
              </m:ctrlPr>
            </m:fPr>
            <m:num>
              <m:sSub>
                <m:sSubPr>
                  <m:ctrlPr>
                    <w:rPr>
                      <w:rFonts w:ascii="Cambria Math" w:eastAsia="Times New Roman" w:hAnsi="Cambria Math" w:cs="Times New Roman"/>
                      <w:kern w:val="0"/>
                      <w:sz w:val="24"/>
                      <w:szCs w:val="24"/>
                      <w:lang w:val="en-US"/>
                      <w14:ligatures w14:val="none"/>
                    </w:rPr>
                  </m:ctrlPr>
                </m:sSubPr>
                <m:e>
                  <m:r>
                    <m:rPr>
                      <m:nor/>
                    </m:rPr>
                    <w:rPr>
                      <w:rFonts w:ascii="Times New Roman" w:eastAsia="Times New Roman" w:hAnsi="Times New Roman" w:cs="Times New Roman"/>
                      <w:kern w:val="0"/>
                      <w:sz w:val="24"/>
                      <w:szCs w:val="24"/>
                      <w:lang w:val="en-US"/>
                      <w14:ligatures w14:val="none"/>
                    </w:rPr>
                    <m:t>Body weight</m:t>
                  </m:r>
                </m:e>
                <m:sub>
                  <m:r>
                    <m:rPr>
                      <m:nor/>
                    </m:rPr>
                    <w:rPr>
                      <w:rFonts w:ascii="Times New Roman" w:eastAsia="Times New Roman" w:hAnsi="Times New Roman" w:cs="Times New Roman"/>
                      <w:kern w:val="0"/>
                      <w:sz w:val="24"/>
                      <w:szCs w:val="24"/>
                      <w:lang w:val="en-US"/>
                      <w14:ligatures w14:val="none"/>
                    </w:rPr>
                    <m:t>end of trial</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m:rPr>
                      <m:nor/>
                    </m:rPr>
                    <w:rPr>
                      <w:rFonts w:ascii="Times New Roman" w:eastAsia="Times New Roman" w:hAnsi="Times New Roman" w:cs="Times New Roman"/>
                      <w:kern w:val="0"/>
                      <w:sz w:val="24"/>
                      <w:szCs w:val="24"/>
                      <w:lang w:val="en-US"/>
                      <w14:ligatures w14:val="none"/>
                    </w:rPr>
                    <m:t>Body weight</m:t>
                  </m:r>
                </m:e>
                <m:sub>
                  <m:r>
                    <m:rPr>
                      <m:nor/>
                    </m:rPr>
                    <w:rPr>
                      <w:rFonts w:ascii="Times New Roman" w:eastAsia="Times New Roman" w:hAnsi="Times New Roman" w:cs="Times New Roman"/>
                      <w:kern w:val="0"/>
                      <w:sz w:val="24"/>
                      <w:szCs w:val="24"/>
                      <w:lang w:val="en-US"/>
                      <w14:ligatures w14:val="none"/>
                    </w:rPr>
                    <m:t>start of trial</m:t>
                  </m:r>
                </m:sub>
              </m:sSub>
            </m:num>
            <m:den>
              <m:r>
                <m:rPr>
                  <m:nor/>
                </m:rPr>
                <w:rPr>
                  <w:rFonts w:ascii="Times New Roman" w:eastAsia="Times New Roman" w:hAnsi="Times New Roman" w:cs="Times New Roman"/>
                  <w:kern w:val="0"/>
                  <w:sz w:val="24"/>
                  <w:szCs w:val="24"/>
                  <w:lang w:val="en-US"/>
                  <w14:ligatures w14:val="none"/>
                </w:rPr>
                <m:t>Days of trial</m:t>
              </m:r>
            </m:den>
          </m:f>
          <m:r>
            <w:rPr>
              <w:rFonts w:ascii="Cambria Math" w:eastAsia="Times New Roman" w:hAnsi="Cambria Math" w:cs="Times New Roman"/>
              <w:kern w:val="0"/>
              <w:sz w:val="24"/>
              <w:szCs w:val="24"/>
              <w:lang w:val="en-US"/>
              <w14:ligatures w14:val="none"/>
            </w:rPr>
            <m:t>×1000</m:t>
          </m:r>
          <m:r>
            <m:rPr>
              <m:sty m:val="p"/>
            </m:rPr>
            <w:rPr>
              <w:rFonts w:ascii="Cambria Math" w:eastAsia="Times New Roman" w:hAnsi="Cambria Math" w:cs="Times New Roman"/>
              <w:kern w:val="0"/>
              <w:sz w:val="24"/>
              <w:szCs w:val="24"/>
              <w:lang w:val="en-US"/>
              <w14:ligatures w14:val="none"/>
            </w:rPr>
            <w:br/>
          </m:r>
        </m:oMath>
      </m:oMathPara>
    </w:p>
    <w:p w14:paraId="5FD99EA8" w14:textId="12215638" w:rsidR="00D8419E" w:rsidRPr="00236A71" w:rsidRDefault="00D8419E" w:rsidP="00D8419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36A71">
        <w:rPr>
          <w:rFonts w:ascii="Times New Roman" w:eastAsia="Times New Roman" w:hAnsi="Times New Roman" w:cs="Times New Roman"/>
          <w:kern w:val="0"/>
          <w:sz w:val="24"/>
          <w:szCs w:val="24"/>
          <w:lang w:val="en-US"/>
          <w14:ligatures w14:val="none"/>
        </w:rPr>
        <w:t xml:space="preserve">and subsequently adjusted for the </w:t>
      </w:r>
      <w:commentRangeStart w:id="10"/>
      <w:commentRangeStart w:id="11"/>
      <w:r w:rsidRPr="00236A71">
        <w:rPr>
          <w:rFonts w:ascii="Times New Roman" w:eastAsia="Times New Roman" w:hAnsi="Times New Roman" w:cs="Times New Roman"/>
          <w:kern w:val="0"/>
          <w:sz w:val="24"/>
          <w:szCs w:val="24"/>
          <w:lang w:val="en-US"/>
          <w14:ligatures w14:val="none"/>
        </w:rPr>
        <w:t>stable</w:t>
      </w:r>
      <w:commentRangeEnd w:id="10"/>
      <w:r w:rsidR="00C03B4A" w:rsidRPr="00236A71">
        <w:rPr>
          <w:rStyle w:val="CommentReference"/>
          <w:rFonts w:ascii="Times New Roman" w:eastAsia="Times New Roman" w:hAnsi="Times New Roman" w:cs="Times New Roman"/>
          <w:kern w:val="0"/>
          <w:sz w:val="24"/>
          <w:szCs w:val="24"/>
          <w:lang w:val="en-US"/>
          <w14:ligatures w14:val="none"/>
        </w:rPr>
        <w:commentReference w:id="10"/>
      </w:r>
      <w:commentRangeEnd w:id="11"/>
      <w:r w:rsidR="00A007CB" w:rsidRPr="00236A71">
        <w:rPr>
          <w:rStyle w:val="CommentReference"/>
          <w:rFonts w:ascii="Times New Roman" w:eastAsia="Times New Roman" w:hAnsi="Times New Roman" w:cs="Times New Roman"/>
          <w:kern w:val="0"/>
          <w:sz w:val="24"/>
          <w:szCs w:val="24"/>
          <w:lang w:val="en-US"/>
          <w14:ligatures w14:val="none"/>
        </w:rPr>
        <w:commentReference w:id="11"/>
      </w:r>
      <w:r w:rsidRPr="00236A71">
        <w:rPr>
          <w:rFonts w:ascii="Times New Roman" w:eastAsia="Times New Roman" w:hAnsi="Times New Roman" w:cs="Times New Roman"/>
          <w:kern w:val="0"/>
          <w:sz w:val="24"/>
          <w:szCs w:val="24"/>
          <w:lang w:val="en-US"/>
          <w14:ligatures w14:val="none"/>
        </w:rPr>
        <w:t xml:space="preserve"> where the pig was housed</w:t>
      </w:r>
      <w:r w:rsidR="00270156" w:rsidRPr="00236A71">
        <w:rPr>
          <w:rFonts w:ascii="Times New Roman" w:eastAsia="Times New Roman" w:hAnsi="Times New Roman" w:cs="Times New Roman"/>
          <w:kern w:val="0"/>
          <w:sz w:val="24"/>
          <w:szCs w:val="24"/>
          <w:lang w:val="en-US"/>
          <w14:ligatures w14:val="none"/>
        </w:rPr>
        <w:t xml:space="preserve"> (section)</w:t>
      </w:r>
      <w:r w:rsidRPr="00236A71">
        <w:rPr>
          <w:rFonts w:ascii="Times New Roman" w:eastAsia="Times New Roman" w:hAnsi="Times New Roman" w:cs="Times New Roman"/>
          <w:kern w:val="0"/>
          <w:sz w:val="24"/>
          <w:szCs w:val="24"/>
          <w:lang w:val="en-US"/>
          <w14:ligatures w14:val="none"/>
        </w:rPr>
        <w:t>, sex, parity of the dam, and start weight using a linear regression model.</w:t>
      </w:r>
    </w:p>
    <w:p w14:paraId="3AA888F8" w14:textId="17316670" w:rsidR="00D8419E" w:rsidRPr="00236A71" w:rsidRDefault="00D8419E" w:rsidP="00D8419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36A71">
        <w:rPr>
          <w:rFonts w:ascii="Times New Roman" w:eastAsia="Times New Roman" w:hAnsi="Times New Roman" w:cs="Times New Roman"/>
          <w:kern w:val="0"/>
          <w:sz w:val="24"/>
          <w:szCs w:val="24"/>
          <w:lang w:val="en-US"/>
          <w14:ligatures w14:val="none"/>
        </w:rPr>
        <w:t>Backfat thickness (</w:t>
      </w:r>
      <w:r w:rsidR="00C900E3" w:rsidRPr="00236A71">
        <w:rPr>
          <w:rFonts w:ascii="Times New Roman" w:eastAsia="Times New Roman" w:hAnsi="Times New Roman" w:cs="Times New Roman"/>
          <w:kern w:val="0"/>
          <w:sz w:val="24"/>
          <w:szCs w:val="24"/>
          <w:lang w:val="en-US"/>
          <w14:ligatures w14:val="none"/>
        </w:rPr>
        <w:t xml:space="preserve">BFT, </w:t>
      </w:r>
      <w:r w:rsidR="007F5D05" w:rsidRPr="00236A71">
        <w:rPr>
          <w:rFonts w:ascii="Times New Roman" w:eastAsia="Times New Roman" w:hAnsi="Times New Roman" w:cs="Times New Roman"/>
          <w:kern w:val="0"/>
          <w:sz w:val="24"/>
          <w:szCs w:val="24"/>
          <w:lang w:val="en-US"/>
          <w14:ligatures w14:val="none"/>
        </w:rPr>
        <w:t>mm</w:t>
      </w:r>
      <w:r w:rsidRPr="00236A71">
        <w:rPr>
          <w:rFonts w:ascii="Times New Roman" w:eastAsia="Times New Roman" w:hAnsi="Times New Roman" w:cs="Times New Roman"/>
          <w:kern w:val="0"/>
          <w:sz w:val="24"/>
          <w:szCs w:val="24"/>
          <w:lang w:val="en-US"/>
          <w14:ligatures w14:val="none"/>
        </w:rPr>
        <w:t>) was calculated as the mean of four backfat measurements taken at approximately 100 kg live weight and was adjusted for the stable where the pig was housed, sex, parity of the dam, and weight at scanning.</w:t>
      </w:r>
    </w:p>
    <w:p w14:paraId="6E9B682F" w14:textId="006CFFC3" w:rsidR="00D8419E" w:rsidRPr="00236A71" w:rsidRDefault="00D8419E" w:rsidP="00D8419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36A71">
        <w:rPr>
          <w:rFonts w:ascii="Times New Roman" w:eastAsia="Times New Roman" w:hAnsi="Times New Roman" w:cs="Times New Roman"/>
          <w:kern w:val="0"/>
          <w:sz w:val="24"/>
          <w:szCs w:val="24"/>
          <w:lang w:val="en-US"/>
          <w14:ligatures w14:val="none"/>
        </w:rPr>
        <w:t>Residual feed intake (</w:t>
      </w:r>
      <w:r w:rsidR="00C900E3" w:rsidRPr="00236A71">
        <w:rPr>
          <w:rFonts w:ascii="Times New Roman" w:eastAsia="Times New Roman" w:hAnsi="Times New Roman" w:cs="Times New Roman"/>
          <w:kern w:val="0"/>
          <w:sz w:val="24"/>
          <w:szCs w:val="24"/>
          <w:lang w:val="en-US"/>
          <w14:ligatures w14:val="none"/>
        </w:rPr>
        <w:t>R</w:t>
      </w:r>
      <w:r w:rsidR="003746B1" w:rsidRPr="00236A71">
        <w:rPr>
          <w:rFonts w:ascii="Times New Roman" w:eastAsia="Times New Roman" w:hAnsi="Times New Roman" w:cs="Times New Roman"/>
          <w:kern w:val="0"/>
          <w:sz w:val="24"/>
          <w:szCs w:val="24"/>
          <w:lang w:val="en-US"/>
          <w14:ligatures w14:val="none"/>
        </w:rPr>
        <w:t xml:space="preserve">FI, </w:t>
      </w:r>
      <w:r w:rsidR="00984CDB" w:rsidRPr="00236A71">
        <w:rPr>
          <w:rFonts w:ascii="Times New Roman" w:eastAsia="Times New Roman" w:hAnsi="Times New Roman" w:cs="Times New Roman"/>
          <w:kern w:val="0"/>
          <w:sz w:val="24"/>
          <w:szCs w:val="24"/>
          <w:lang w:val="en-US"/>
          <w14:ligatures w14:val="none"/>
        </w:rPr>
        <w:t>g/d</w:t>
      </w:r>
      <w:r w:rsidRPr="00236A71">
        <w:rPr>
          <w:rFonts w:ascii="Times New Roman" w:eastAsia="Times New Roman" w:hAnsi="Times New Roman" w:cs="Times New Roman"/>
          <w:kern w:val="0"/>
          <w:sz w:val="24"/>
          <w:szCs w:val="24"/>
          <w:lang w:val="en-US"/>
          <w14:ligatures w14:val="none"/>
        </w:rPr>
        <w:t>) was defined as the residuals from a linear regression of average feed intake during the trial on s</w:t>
      </w:r>
      <w:r w:rsidR="00270156" w:rsidRPr="00236A71">
        <w:rPr>
          <w:rFonts w:ascii="Times New Roman" w:eastAsia="Times New Roman" w:hAnsi="Times New Roman" w:cs="Times New Roman"/>
          <w:kern w:val="0"/>
          <w:sz w:val="24"/>
          <w:szCs w:val="24"/>
          <w:lang w:val="en-US"/>
          <w14:ligatures w14:val="none"/>
        </w:rPr>
        <w:t>ection</w:t>
      </w:r>
      <w:r w:rsidRPr="00236A71">
        <w:rPr>
          <w:rFonts w:ascii="Times New Roman" w:eastAsia="Times New Roman" w:hAnsi="Times New Roman" w:cs="Times New Roman"/>
          <w:kern w:val="0"/>
          <w:sz w:val="24"/>
          <w:szCs w:val="24"/>
          <w:lang w:val="en-US"/>
          <w14:ligatures w14:val="none"/>
        </w:rPr>
        <w:t>, parity of the dam, ADG, and metabolic body weight (</w:t>
      </w:r>
      <w:r w:rsidR="001353BD" w:rsidRPr="00236A71">
        <w:rPr>
          <w:rFonts w:ascii="Times New Roman" w:eastAsia="Times New Roman" w:hAnsi="Times New Roman" w:cs="Times New Roman"/>
          <w:kern w:val="0"/>
          <w:sz w:val="24"/>
          <w:szCs w:val="24"/>
          <w:lang w:val="en-US"/>
          <w14:ligatures w14:val="none"/>
        </w:rPr>
        <w:t>kg</w:t>
      </w:r>
      <w:r w:rsidRPr="00236A71">
        <w:rPr>
          <w:rFonts w:ascii="Times New Roman" w:eastAsia="Times New Roman" w:hAnsi="Times New Roman" w:cs="Times New Roman"/>
          <w:kern w:val="0"/>
          <w:sz w:val="24"/>
          <w:szCs w:val="24"/>
          <w:lang w:val="en-US"/>
          <w14:ligatures w14:val="none"/>
        </w:rPr>
        <w:t>). Metabolic body weight was computed as:</w:t>
      </w:r>
    </w:p>
    <w:p w14:paraId="5AF8C7F6" w14:textId="77777777" w:rsidR="00D8419E" w:rsidRPr="00236A71" w:rsidRDefault="00D8419E" w:rsidP="00D8419E">
      <w:pPr>
        <w:spacing w:after="0" w:line="240" w:lineRule="auto"/>
        <w:rPr>
          <w:rFonts w:ascii="Times New Roman" w:eastAsia="Times New Roman" w:hAnsi="Times New Roman" w:cs="Times New Roman"/>
          <w:kern w:val="0"/>
          <w:sz w:val="24"/>
          <w:szCs w:val="24"/>
          <w:lang w:val="en-US"/>
          <w14:ligatures w14:val="none"/>
        </w:rPr>
      </w:pPr>
      <m:oMathPara>
        <m:oMath>
          <m:r>
            <m:rPr>
              <m:nor/>
            </m:rPr>
            <w:rPr>
              <w:rFonts w:ascii="Times New Roman" w:eastAsia="Times New Roman" w:hAnsi="Times New Roman" w:cs="Times New Roman"/>
              <w:kern w:val="0"/>
              <w:sz w:val="24"/>
              <w:szCs w:val="24"/>
              <w:lang w:val="en-US"/>
              <w14:ligatures w14:val="none"/>
            </w:rPr>
            <m:t>MBW</m:t>
          </m:r>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kern w:val="0"/>
                  <w:sz w:val="24"/>
                  <w:szCs w:val="24"/>
                  <w:lang w:val="en-US"/>
                  <w14:ligatures w14:val="none"/>
                </w:rPr>
              </m:ctrlPr>
            </m:fPr>
            <m:num>
              <m:sSubSup>
                <m:sSubSupPr>
                  <m:ctrlPr>
                    <w:rPr>
                      <w:rFonts w:ascii="Cambria Math" w:eastAsia="Times New Roman" w:hAnsi="Cambria Math" w:cs="Times New Roman"/>
                      <w:kern w:val="0"/>
                      <w:sz w:val="24"/>
                      <w:szCs w:val="24"/>
                      <w:lang w:val="en-US"/>
                      <w14:ligatures w14:val="none"/>
                    </w:rPr>
                  </m:ctrlPr>
                </m:sSubSupPr>
                <m:e>
                  <m:r>
                    <m:rPr>
                      <m:nor/>
                    </m:rPr>
                    <w:rPr>
                      <w:rFonts w:ascii="Times New Roman" w:eastAsia="Times New Roman" w:hAnsi="Times New Roman" w:cs="Times New Roman"/>
                      <w:kern w:val="0"/>
                      <w:sz w:val="24"/>
                      <w:szCs w:val="24"/>
                      <w:lang w:val="en-US"/>
                      <w14:ligatures w14:val="none"/>
                    </w:rPr>
                    <m:t>Body weight</m:t>
                  </m:r>
                </m:e>
                <m:sub>
                  <m:r>
                    <m:rPr>
                      <m:nor/>
                    </m:rPr>
                    <w:rPr>
                      <w:rFonts w:ascii="Times New Roman" w:eastAsia="Times New Roman" w:hAnsi="Times New Roman" w:cs="Times New Roman"/>
                      <w:kern w:val="0"/>
                      <w:sz w:val="24"/>
                      <w:szCs w:val="24"/>
                      <w:lang w:val="en-US"/>
                      <w14:ligatures w14:val="none"/>
                    </w:rPr>
                    <m:t>end of trial</m:t>
                  </m:r>
                </m:sub>
                <m:sup>
                  <m:r>
                    <w:rPr>
                      <w:rFonts w:ascii="Cambria Math" w:eastAsia="Times New Roman" w:hAnsi="Cambria Math" w:cs="Times New Roman"/>
                      <w:kern w:val="0"/>
                      <w:sz w:val="24"/>
                      <w:szCs w:val="24"/>
                      <w:lang w:val="en-US"/>
                      <w14:ligatures w14:val="none"/>
                    </w:rPr>
                    <m:t>1.75</m:t>
                  </m:r>
                </m:sup>
              </m:sSubSup>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kern w:val="0"/>
                      <w:sz w:val="24"/>
                      <w:szCs w:val="24"/>
                      <w:lang w:val="en-US"/>
                      <w14:ligatures w14:val="none"/>
                    </w:rPr>
                  </m:ctrlPr>
                </m:sSubSupPr>
                <m:e>
                  <m:r>
                    <m:rPr>
                      <m:nor/>
                    </m:rPr>
                    <w:rPr>
                      <w:rFonts w:ascii="Times New Roman" w:eastAsia="Times New Roman" w:hAnsi="Times New Roman" w:cs="Times New Roman"/>
                      <w:kern w:val="0"/>
                      <w:sz w:val="24"/>
                      <w:szCs w:val="24"/>
                      <w:lang w:val="en-US"/>
                      <w14:ligatures w14:val="none"/>
                    </w:rPr>
                    <m:t>Body weight</m:t>
                  </m:r>
                </m:e>
                <m:sub>
                  <m:r>
                    <m:rPr>
                      <m:nor/>
                    </m:rPr>
                    <w:rPr>
                      <w:rFonts w:ascii="Times New Roman" w:eastAsia="Times New Roman" w:hAnsi="Times New Roman" w:cs="Times New Roman"/>
                      <w:kern w:val="0"/>
                      <w:sz w:val="24"/>
                      <w:szCs w:val="24"/>
                      <w:lang w:val="en-US"/>
                      <w14:ligatures w14:val="none"/>
                    </w:rPr>
                    <m:t>start of trial</m:t>
                  </m:r>
                </m:sub>
                <m:sup>
                  <m:r>
                    <w:rPr>
                      <w:rFonts w:ascii="Cambria Math" w:eastAsia="Times New Roman" w:hAnsi="Cambria Math" w:cs="Times New Roman"/>
                      <w:kern w:val="0"/>
                      <w:sz w:val="24"/>
                      <w:szCs w:val="24"/>
                      <w:lang w:val="en-US"/>
                      <w14:ligatures w14:val="none"/>
                    </w:rPr>
                    <m:t>1.75</m:t>
                  </m:r>
                </m:sup>
              </m:sSubSup>
            </m:num>
            <m:den>
              <m:r>
                <w:rPr>
                  <w:rFonts w:ascii="Cambria Math" w:eastAsia="Times New Roman" w:hAnsi="Cambria Math" w:cs="Times New Roman"/>
                  <w:kern w:val="0"/>
                  <w:sz w:val="24"/>
                  <w:szCs w:val="24"/>
                  <w:lang w:val="en-US"/>
                  <w14:ligatures w14:val="none"/>
                </w:rPr>
                <m:t>1.75×</m:t>
              </m:r>
              <m:d>
                <m:dPr>
                  <m:sepChr m:val="−"/>
                  <m:ctrlPr>
                    <w:rPr>
                      <w:rFonts w:ascii="Cambria Math" w:eastAsia="Times New Roman" w:hAnsi="Cambria Math" w:cs="Times New Roman"/>
                      <w:kern w:val="0"/>
                      <w:sz w:val="24"/>
                      <w:szCs w:val="24"/>
                      <w:lang w:val="en-US"/>
                      <w14:ligatures w14:val="none"/>
                    </w:rPr>
                  </m:ctrlPr>
                </m:dPr>
                <m:e>
                  <m:sSub>
                    <m:sSubPr>
                      <m:ctrlPr>
                        <w:rPr>
                          <w:rFonts w:ascii="Cambria Math" w:eastAsia="Times New Roman" w:hAnsi="Cambria Math" w:cs="Times New Roman"/>
                          <w:kern w:val="0"/>
                          <w:sz w:val="24"/>
                          <w:szCs w:val="24"/>
                          <w:lang w:val="en-US"/>
                          <w14:ligatures w14:val="none"/>
                        </w:rPr>
                      </m:ctrlPr>
                    </m:sSubPr>
                    <m:e>
                      <m:r>
                        <m:rPr>
                          <m:nor/>
                        </m:rPr>
                        <w:rPr>
                          <w:rFonts w:ascii="Times New Roman" w:eastAsia="Times New Roman" w:hAnsi="Times New Roman" w:cs="Times New Roman"/>
                          <w:kern w:val="0"/>
                          <w:sz w:val="24"/>
                          <w:szCs w:val="24"/>
                          <w:lang w:val="en-US"/>
                          <w14:ligatures w14:val="none"/>
                        </w:rPr>
                        <m:t>Body weight</m:t>
                      </m:r>
                    </m:e>
                    <m:sub>
                      <m:r>
                        <m:rPr>
                          <m:nor/>
                        </m:rPr>
                        <w:rPr>
                          <w:rFonts w:ascii="Times New Roman" w:eastAsia="Times New Roman" w:hAnsi="Times New Roman" w:cs="Times New Roman"/>
                          <w:kern w:val="0"/>
                          <w:sz w:val="24"/>
                          <w:szCs w:val="24"/>
                          <w:lang w:val="en-US"/>
                          <w14:ligatures w14:val="none"/>
                        </w:rPr>
                        <m:t>end of trial</m:t>
                      </m:r>
                    </m:sub>
                  </m:sSub>
                </m:e>
                <m:e>
                  <m:sSub>
                    <m:sSubPr>
                      <m:ctrlPr>
                        <w:rPr>
                          <w:rFonts w:ascii="Cambria Math" w:eastAsia="Times New Roman" w:hAnsi="Cambria Math" w:cs="Times New Roman"/>
                          <w:kern w:val="0"/>
                          <w:sz w:val="24"/>
                          <w:szCs w:val="24"/>
                          <w:lang w:val="en-US"/>
                          <w14:ligatures w14:val="none"/>
                        </w:rPr>
                      </m:ctrlPr>
                    </m:sSubPr>
                    <m:e>
                      <m:r>
                        <m:rPr>
                          <m:nor/>
                        </m:rPr>
                        <w:rPr>
                          <w:rFonts w:ascii="Times New Roman" w:eastAsia="Times New Roman" w:hAnsi="Times New Roman" w:cs="Times New Roman"/>
                          <w:kern w:val="0"/>
                          <w:sz w:val="24"/>
                          <w:szCs w:val="24"/>
                          <w:lang w:val="en-US"/>
                          <w14:ligatures w14:val="none"/>
                        </w:rPr>
                        <m:t>Body weight</m:t>
                      </m:r>
                    </m:e>
                    <m:sub>
                      <m:r>
                        <m:rPr>
                          <m:nor/>
                        </m:rPr>
                        <w:rPr>
                          <w:rFonts w:ascii="Times New Roman" w:eastAsia="Times New Roman" w:hAnsi="Times New Roman" w:cs="Times New Roman"/>
                          <w:kern w:val="0"/>
                          <w:sz w:val="24"/>
                          <w:szCs w:val="24"/>
                          <w:lang w:val="en-US"/>
                          <w14:ligatures w14:val="none"/>
                        </w:rPr>
                        <m:t>start of trial</m:t>
                      </m:r>
                    </m:sub>
                  </m:sSub>
                </m:e>
              </m:d>
            </m:den>
          </m:f>
          <m:r>
            <m:rPr>
              <m:sty m:val="p"/>
            </m:rPr>
            <w:rPr>
              <w:rFonts w:ascii="Cambria Math" w:eastAsia="Times New Roman" w:hAnsi="Cambria Math" w:cs="Times New Roman"/>
              <w:kern w:val="0"/>
              <w:sz w:val="24"/>
              <w:szCs w:val="24"/>
              <w:lang w:val="en-US"/>
              <w14:ligatures w14:val="none"/>
            </w:rPr>
            <w:br/>
          </m:r>
        </m:oMath>
      </m:oMathPara>
    </w:p>
    <w:p w14:paraId="151C0FFF" w14:textId="506AA688" w:rsidR="00D8419E" w:rsidRPr="00236A71" w:rsidRDefault="00D8419E" w:rsidP="00D8419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36A71">
        <w:rPr>
          <w:rFonts w:ascii="Times New Roman" w:eastAsia="Times New Roman" w:hAnsi="Times New Roman" w:cs="Times New Roman"/>
          <w:kern w:val="0"/>
          <w:sz w:val="24"/>
          <w:szCs w:val="24"/>
          <w:lang w:val="en-US"/>
          <w14:ligatures w14:val="none"/>
        </w:rPr>
        <w:t>The phenotypic distributions of all traits are presented in Supplementary Figures 1</w:t>
      </w:r>
      <w:r w:rsidR="000F1ABC" w:rsidRPr="00236A71">
        <w:rPr>
          <w:rFonts w:ascii="Times New Roman" w:eastAsia="Times New Roman" w:hAnsi="Times New Roman" w:cs="Times New Roman"/>
          <w:kern w:val="0"/>
          <w:sz w:val="24"/>
          <w:szCs w:val="24"/>
          <w:lang w:val="en-US"/>
          <w14:ligatures w14:val="none"/>
        </w:rPr>
        <w:t>-</w:t>
      </w:r>
      <w:r w:rsidRPr="00236A71">
        <w:rPr>
          <w:rFonts w:ascii="Times New Roman" w:eastAsia="Times New Roman" w:hAnsi="Times New Roman" w:cs="Times New Roman"/>
          <w:kern w:val="0"/>
          <w:sz w:val="24"/>
          <w:szCs w:val="24"/>
          <w:lang w:val="en-US"/>
          <w14:ligatures w14:val="none"/>
        </w:rPr>
        <w:t>3.</w:t>
      </w:r>
    </w:p>
    <w:p w14:paraId="49E399E5" w14:textId="77777777" w:rsidR="00DC16C8" w:rsidRPr="00236A71" w:rsidRDefault="00DC16C8" w:rsidP="00DC16C8">
      <w:pPr>
        <w:jc w:val="both"/>
        <w:rPr>
          <w:rFonts w:ascii="Times New Roman" w:hAnsi="Times New Roman" w:cs="Times New Roman"/>
          <w:color w:val="EE0000"/>
          <w:sz w:val="24"/>
          <w:szCs w:val="24"/>
          <w:lang w:val="en-US"/>
        </w:rPr>
      </w:pPr>
    </w:p>
    <w:p w14:paraId="28872A66" w14:textId="3D5A3D04" w:rsidR="006D356A" w:rsidRPr="00236A71" w:rsidRDefault="006D356A" w:rsidP="00DC16C8">
      <w:pPr>
        <w:jc w:val="both"/>
        <w:rPr>
          <w:rFonts w:ascii="Times New Roman" w:hAnsi="Times New Roman" w:cs="Times New Roman"/>
          <w:b/>
          <w:bCs/>
          <w:sz w:val="24"/>
          <w:szCs w:val="24"/>
          <w:u w:val="single"/>
        </w:rPr>
      </w:pPr>
      <w:r w:rsidRPr="00236A71">
        <w:rPr>
          <w:rFonts w:ascii="Times New Roman" w:hAnsi="Times New Roman" w:cs="Times New Roman"/>
          <w:b/>
          <w:bCs/>
          <w:sz w:val="24"/>
          <w:szCs w:val="24"/>
          <w:u w:val="single"/>
        </w:rPr>
        <w:t>SNPs-Genotypes</w:t>
      </w:r>
    </w:p>
    <w:p w14:paraId="66C83252" w14:textId="646A1339" w:rsidR="006D356A" w:rsidRPr="00236A71" w:rsidRDefault="00D5388D" w:rsidP="006D356A">
      <w:pPr>
        <w:jc w:val="both"/>
        <w:rPr>
          <w:rFonts w:ascii="Times New Roman" w:hAnsi="Times New Roman" w:cs="Times New Roman"/>
          <w:sz w:val="24"/>
          <w:szCs w:val="24"/>
        </w:rPr>
      </w:pPr>
      <w:r w:rsidRPr="00236A71">
        <w:rPr>
          <w:rFonts w:ascii="Times New Roman" w:hAnsi="Times New Roman" w:cs="Times New Roman"/>
          <w:sz w:val="24"/>
          <w:szCs w:val="24"/>
        </w:rPr>
        <w:t xml:space="preserve">Animals were genotyped using the 50K GGP-Porcine Illumina Bead SNP array (NEOGEN). The genotypic data for 443 pigs from the Duroc, Landrace, and Yorkshire </w:t>
      </w:r>
      <w:r w:rsidRPr="00236A71">
        <w:rPr>
          <w:rFonts w:ascii="Times New Roman" w:hAnsi="Times New Roman" w:cs="Times New Roman"/>
          <w:sz w:val="24"/>
          <w:szCs w:val="24"/>
        </w:rPr>
        <w:lastRenderedPageBreak/>
        <w:t xml:space="preserve">breeds contained approximately 41,000 SNPs with no missing data within breed, as missing genotypes had been imputed by the breeding company.  Quality control was conducted using Plink v1.90b6.21 </w:t>
      </w:r>
      <w:r w:rsidR="00017BAA" w:rsidRPr="00236A71">
        <w:rPr>
          <w:rFonts w:ascii="Times New Roman" w:hAnsi="Times New Roman" w:cs="Times New Roman"/>
          <w:sz w:val="24"/>
          <w:szCs w:val="24"/>
        </w:rPr>
        <w:t>[32-33]</w:t>
      </w:r>
      <w:r w:rsidRPr="00236A71">
        <w:rPr>
          <w:rFonts w:ascii="Times New Roman" w:hAnsi="Times New Roman" w:cs="Times New Roman"/>
          <w:sz w:val="24"/>
          <w:szCs w:val="24"/>
        </w:rPr>
        <w:t xml:space="preserve"> and custom R scripts</w:t>
      </w:r>
      <w:r w:rsidR="00017BAA" w:rsidRPr="00236A71">
        <w:rPr>
          <w:rFonts w:ascii="Times New Roman" w:hAnsi="Times New Roman" w:cs="Times New Roman"/>
          <w:sz w:val="24"/>
          <w:szCs w:val="24"/>
        </w:rPr>
        <w:t xml:space="preserve"> [</w:t>
      </w:r>
      <w:r w:rsidR="00012F40" w:rsidRPr="00236A71">
        <w:rPr>
          <w:rFonts w:ascii="Times New Roman" w:hAnsi="Times New Roman" w:cs="Times New Roman"/>
          <w:sz w:val="24"/>
          <w:szCs w:val="24"/>
        </w:rPr>
        <w:t>34]</w:t>
      </w:r>
      <w:r w:rsidRPr="00236A71">
        <w:rPr>
          <w:rFonts w:ascii="Times New Roman" w:hAnsi="Times New Roman" w:cs="Times New Roman"/>
          <w:sz w:val="24"/>
          <w:szCs w:val="24"/>
        </w:rPr>
        <w:t xml:space="preserve">. Raw genotype files were converted to text and screened for problematic markers. This process led to the removal of 358 duplicated SNP IDs, keeping a single copy for biallelic variants, and the exclusion of indels and </w:t>
      </w:r>
      <w:proofErr w:type="spellStart"/>
      <w:r w:rsidRPr="00236A71">
        <w:rPr>
          <w:rFonts w:ascii="Times New Roman" w:hAnsi="Times New Roman" w:cs="Times New Roman"/>
          <w:sz w:val="24"/>
          <w:szCs w:val="24"/>
        </w:rPr>
        <w:t>triallelic</w:t>
      </w:r>
      <w:proofErr w:type="spellEnd"/>
      <w:r w:rsidRPr="00236A71">
        <w:rPr>
          <w:rFonts w:ascii="Times New Roman" w:hAnsi="Times New Roman" w:cs="Times New Roman"/>
          <w:sz w:val="24"/>
          <w:szCs w:val="24"/>
        </w:rPr>
        <w:t xml:space="preserve"> SNPs, resulting in a dataset of 40,535 biallelic SNPs. Each breed was genotyped separately, and monomorphic positions were removed during imputation; therefore, merging the breeds introduced missing genotypes for some SNPs across breeds. To generate a dataset suitable for across-breed analyses, we retained only SNPs that were biallelic and present in all three breeds, resulting in a common panel of 11,900 SNPs.</w:t>
      </w:r>
    </w:p>
    <w:p w14:paraId="62CF20A7" w14:textId="77777777" w:rsidR="00D5388D" w:rsidRPr="00236A71" w:rsidRDefault="00D5388D" w:rsidP="006D356A">
      <w:pPr>
        <w:jc w:val="both"/>
        <w:rPr>
          <w:rFonts w:ascii="Times New Roman" w:hAnsi="Times New Roman" w:cs="Times New Roman"/>
          <w:sz w:val="24"/>
          <w:szCs w:val="24"/>
        </w:rPr>
      </w:pPr>
    </w:p>
    <w:p w14:paraId="3A5FBA7E" w14:textId="77777777" w:rsidR="006D356A" w:rsidRPr="00236A71" w:rsidRDefault="006D356A" w:rsidP="006D356A">
      <w:pPr>
        <w:pStyle w:val="ListNumber"/>
        <w:numPr>
          <w:ilvl w:val="0"/>
          <w:numId w:val="0"/>
        </w:numPr>
        <w:spacing w:line="276" w:lineRule="auto"/>
        <w:jc w:val="both"/>
        <w:rPr>
          <w:rFonts w:ascii="Times New Roman" w:hAnsi="Times New Roman" w:cs="Times New Roman"/>
          <w:b/>
          <w:bCs/>
          <w:sz w:val="24"/>
          <w:szCs w:val="24"/>
          <w:u w:val="single"/>
          <w:lang w:val="en-GB"/>
        </w:rPr>
      </w:pPr>
      <w:r w:rsidRPr="00236A71">
        <w:rPr>
          <w:rFonts w:ascii="Times New Roman" w:hAnsi="Times New Roman" w:cs="Times New Roman"/>
          <w:b/>
          <w:bCs/>
          <w:sz w:val="24"/>
          <w:szCs w:val="24"/>
          <w:u w:val="single"/>
          <w:lang w:val="en-GB"/>
        </w:rPr>
        <w:t>Gene expression data</w:t>
      </w:r>
    </w:p>
    <w:p w14:paraId="7C7F8B20" w14:textId="77777777" w:rsidR="00003ED4" w:rsidRPr="00236A71" w:rsidRDefault="00003ED4" w:rsidP="00003ED4">
      <w:pPr>
        <w:jc w:val="both"/>
        <w:rPr>
          <w:rFonts w:ascii="Times New Roman" w:hAnsi="Times New Roman" w:cs="Times New Roman"/>
          <w:b/>
          <w:bCs/>
          <w:i/>
          <w:iCs/>
          <w:sz w:val="24"/>
          <w:szCs w:val="24"/>
        </w:rPr>
      </w:pPr>
      <w:r w:rsidRPr="00236A71">
        <w:rPr>
          <w:rFonts w:ascii="Times New Roman" w:hAnsi="Times New Roman" w:cs="Times New Roman"/>
          <w:b/>
          <w:bCs/>
          <w:i/>
          <w:iCs/>
          <w:sz w:val="24"/>
          <w:szCs w:val="24"/>
        </w:rPr>
        <w:t>RNA raw data processing</w:t>
      </w:r>
    </w:p>
    <w:p w14:paraId="376BEE06" w14:textId="15C9C504" w:rsidR="00DB3074" w:rsidRPr="00236A71" w:rsidRDefault="00691857" w:rsidP="00DB3074">
      <w:pPr>
        <w:jc w:val="both"/>
        <w:rPr>
          <w:rFonts w:ascii="Times New Roman" w:hAnsi="Times New Roman" w:cs="Times New Roman"/>
          <w:sz w:val="24"/>
          <w:szCs w:val="24"/>
        </w:rPr>
      </w:pPr>
      <w:r w:rsidRPr="00236A71">
        <w:rPr>
          <w:rFonts w:ascii="Times New Roman" w:hAnsi="Times New Roman" w:cs="Times New Roman"/>
          <w:color w:val="000000"/>
          <w:sz w:val="24"/>
        </w:rPr>
        <w:t xml:space="preserve">Transcriptomic data were derived from the </w:t>
      </w:r>
      <w:r w:rsidRPr="00236A71">
        <w:rPr>
          <w:rFonts w:ascii="Times New Roman" w:hAnsi="Times New Roman" w:cs="Times New Roman"/>
          <w:i/>
          <w:iCs/>
          <w:color w:val="000000"/>
          <w:sz w:val="24"/>
        </w:rPr>
        <w:t>longissimus dorsi</w:t>
      </w:r>
      <w:r w:rsidRPr="00236A71">
        <w:rPr>
          <w:rFonts w:ascii="Times New Roman" w:hAnsi="Times New Roman" w:cs="Times New Roman"/>
          <w:color w:val="000000"/>
          <w:sz w:val="24"/>
        </w:rPr>
        <w:t xml:space="preserve"> muscle. </w:t>
      </w:r>
      <w:r w:rsidR="00A02B3F" w:rsidRPr="00236A71">
        <w:rPr>
          <w:rFonts w:ascii="Times New Roman" w:hAnsi="Times New Roman" w:cs="Times New Roman"/>
          <w:color w:val="000000"/>
          <w:sz w:val="24"/>
        </w:rPr>
        <w:t xml:space="preserve">Total RNA was extracted using the RNeasy Fibrous Tissue Mini Kit (Qiagen), libraries were prepared using the </w:t>
      </w:r>
      <w:proofErr w:type="spellStart"/>
      <w:r w:rsidR="00A02B3F" w:rsidRPr="00236A71">
        <w:rPr>
          <w:rFonts w:ascii="Times New Roman" w:hAnsi="Times New Roman" w:cs="Times New Roman"/>
          <w:color w:val="000000"/>
          <w:sz w:val="24"/>
        </w:rPr>
        <w:t>NEBNext</w:t>
      </w:r>
      <w:proofErr w:type="spellEnd"/>
      <w:r w:rsidR="00A02B3F" w:rsidRPr="00236A71">
        <w:rPr>
          <w:rFonts w:ascii="Times New Roman" w:hAnsi="Times New Roman" w:cs="Times New Roman"/>
          <w:color w:val="000000"/>
          <w:sz w:val="24"/>
        </w:rPr>
        <w:t xml:space="preserve"> Ultra II </w:t>
      </w:r>
      <w:proofErr w:type="spellStart"/>
      <w:r w:rsidR="00A02B3F" w:rsidRPr="00236A71">
        <w:rPr>
          <w:rFonts w:ascii="Times New Roman" w:hAnsi="Times New Roman" w:cs="Times New Roman"/>
          <w:color w:val="000000"/>
          <w:sz w:val="24"/>
        </w:rPr>
        <w:t>polyA</w:t>
      </w:r>
      <w:proofErr w:type="spellEnd"/>
      <w:r w:rsidR="00A02B3F" w:rsidRPr="00236A71">
        <w:rPr>
          <w:rFonts w:ascii="Times New Roman" w:hAnsi="Times New Roman" w:cs="Times New Roman"/>
          <w:color w:val="000000"/>
          <w:sz w:val="24"/>
        </w:rPr>
        <w:t xml:space="preserve"> + mRNA kit and were subsequently sequenced on the Illumina </w:t>
      </w:r>
      <w:proofErr w:type="spellStart"/>
      <w:r w:rsidR="00A02B3F" w:rsidRPr="00236A71">
        <w:rPr>
          <w:rFonts w:ascii="Times New Roman" w:hAnsi="Times New Roman" w:cs="Times New Roman"/>
          <w:color w:val="000000"/>
          <w:sz w:val="24"/>
        </w:rPr>
        <w:t>NovaSeq</w:t>
      </w:r>
      <w:proofErr w:type="spellEnd"/>
      <w:r w:rsidR="00A02B3F" w:rsidRPr="00236A71">
        <w:rPr>
          <w:rFonts w:ascii="Times New Roman" w:hAnsi="Times New Roman" w:cs="Times New Roman"/>
          <w:color w:val="000000"/>
          <w:sz w:val="24"/>
        </w:rPr>
        <w:t xml:space="preserve"> 6000 platform (2×150 bp paired-end reads). </w:t>
      </w:r>
      <w:r w:rsidR="00DD7442" w:rsidRPr="00236A71">
        <w:rPr>
          <w:rFonts w:ascii="Times New Roman" w:hAnsi="Times New Roman" w:cs="Times New Roman"/>
          <w:sz w:val="24"/>
          <w:szCs w:val="24"/>
        </w:rPr>
        <w:t xml:space="preserve">Quality control of raw sequencing reads was performed using </w:t>
      </w:r>
      <w:proofErr w:type="spellStart"/>
      <w:r w:rsidR="00DD7442" w:rsidRPr="00236A71">
        <w:rPr>
          <w:rFonts w:ascii="Times New Roman" w:hAnsi="Times New Roman" w:cs="Times New Roman"/>
          <w:sz w:val="24"/>
          <w:szCs w:val="24"/>
        </w:rPr>
        <w:t>FastQC</w:t>
      </w:r>
      <w:proofErr w:type="spellEnd"/>
      <w:r w:rsidR="00DD7442" w:rsidRPr="00236A71">
        <w:rPr>
          <w:rFonts w:ascii="Times New Roman" w:hAnsi="Times New Roman" w:cs="Times New Roman"/>
          <w:sz w:val="24"/>
          <w:szCs w:val="24"/>
        </w:rPr>
        <w:t xml:space="preserve">, followed by removal of ribosomal RNA sequences with </w:t>
      </w:r>
      <w:proofErr w:type="spellStart"/>
      <w:r w:rsidR="00DD7442" w:rsidRPr="00236A71">
        <w:rPr>
          <w:rFonts w:ascii="Times New Roman" w:hAnsi="Times New Roman" w:cs="Times New Roman"/>
          <w:sz w:val="24"/>
          <w:szCs w:val="24"/>
        </w:rPr>
        <w:t>BBduk</w:t>
      </w:r>
      <w:proofErr w:type="spellEnd"/>
      <w:r w:rsidR="00DD7442" w:rsidRPr="00236A71">
        <w:rPr>
          <w:rFonts w:ascii="Times New Roman" w:hAnsi="Times New Roman" w:cs="Times New Roman"/>
          <w:sz w:val="24"/>
          <w:szCs w:val="24"/>
        </w:rPr>
        <w:t xml:space="preserve">. Adapter trimming and filtering of low-quality reads were carried out with </w:t>
      </w:r>
      <w:proofErr w:type="spellStart"/>
      <w:r w:rsidR="00DD7442" w:rsidRPr="00236A71">
        <w:rPr>
          <w:rFonts w:ascii="Times New Roman" w:hAnsi="Times New Roman" w:cs="Times New Roman"/>
          <w:sz w:val="24"/>
          <w:szCs w:val="24"/>
        </w:rPr>
        <w:t>TrimGalore</w:t>
      </w:r>
      <w:proofErr w:type="spellEnd"/>
      <w:r w:rsidR="00DD7442" w:rsidRPr="00236A71">
        <w:rPr>
          <w:rFonts w:ascii="Times New Roman" w:hAnsi="Times New Roman" w:cs="Times New Roman"/>
          <w:sz w:val="24"/>
          <w:szCs w:val="24"/>
        </w:rPr>
        <w:t xml:space="preserve">, discarding reads containing more than five ambiguous bases (Ns), reads shorter than 35 bp, and bases with Phred quality scores below 20. Filtered reads were aligned to the </w:t>
      </w:r>
      <w:proofErr w:type="spellStart"/>
      <w:r w:rsidR="00DD7442" w:rsidRPr="00236A71">
        <w:rPr>
          <w:rFonts w:ascii="Times New Roman" w:hAnsi="Times New Roman" w:cs="Times New Roman"/>
          <w:i/>
          <w:iCs/>
          <w:sz w:val="24"/>
          <w:szCs w:val="24"/>
        </w:rPr>
        <w:t>Sscrofa</w:t>
      </w:r>
      <w:proofErr w:type="spellEnd"/>
      <w:r w:rsidR="00DD7442" w:rsidRPr="00236A71">
        <w:rPr>
          <w:rFonts w:ascii="Times New Roman" w:hAnsi="Times New Roman" w:cs="Times New Roman"/>
          <w:sz w:val="24"/>
          <w:szCs w:val="24"/>
        </w:rPr>
        <w:t xml:space="preserve"> 11.1 reference genome (</w:t>
      </w:r>
      <w:proofErr w:type="spellStart"/>
      <w:r w:rsidR="00DD7442" w:rsidRPr="00236A71">
        <w:rPr>
          <w:rFonts w:ascii="Times New Roman" w:hAnsi="Times New Roman" w:cs="Times New Roman"/>
          <w:sz w:val="24"/>
          <w:szCs w:val="24"/>
        </w:rPr>
        <w:t>Ensembl</w:t>
      </w:r>
      <w:proofErr w:type="spellEnd"/>
      <w:r w:rsidR="00DD7442" w:rsidRPr="00236A71">
        <w:rPr>
          <w:rFonts w:ascii="Times New Roman" w:hAnsi="Times New Roman" w:cs="Times New Roman"/>
          <w:sz w:val="24"/>
          <w:szCs w:val="24"/>
        </w:rPr>
        <w:t xml:space="preserve"> release v109) using the STAR aligner in a 2-pass mode</w:t>
      </w:r>
      <w:r w:rsidR="00012F40" w:rsidRPr="00236A71">
        <w:rPr>
          <w:rFonts w:ascii="Times New Roman" w:hAnsi="Times New Roman" w:cs="Times New Roman"/>
          <w:sz w:val="24"/>
          <w:szCs w:val="24"/>
        </w:rPr>
        <w:t xml:space="preserve"> [</w:t>
      </w:r>
      <w:r w:rsidR="00B20758" w:rsidRPr="00236A71">
        <w:rPr>
          <w:rFonts w:ascii="Times New Roman" w:hAnsi="Times New Roman" w:cs="Times New Roman"/>
          <w:sz w:val="24"/>
          <w:szCs w:val="24"/>
        </w:rPr>
        <w:t>35]</w:t>
      </w:r>
      <w:r w:rsidR="00DD7442" w:rsidRPr="00236A71">
        <w:rPr>
          <w:rFonts w:ascii="Times New Roman" w:hAnsi="Times New Roman" w:cs="Times New Roman"/>
          <w:sz w:val="24"/>
          <w:szCs w:val="24"/>
        </w:rPr>
        <w:t xml:space="preserve">, in which splice junctions detected during the first pass were incorporated into the genome index to improve second-pass alignment accuracy. Alignment quality metrics were assessed using </w:t>
      </w:r>
      <w:proofErr w:type="spellStart"/>
      <w:r w:rsidR="00DD7442" w:rsidRPr="00236A71">
        <w:rPr>
          <w:rFonts w:ascii="Times New Roman" w:hAnsi="Times New Roman" w:cs="Times New Roman"/>
          <w:sz w:val="24"/>
          <w:szCs w:val="24"/>
        </w:rPr>
        <w:t>Qualimap</w:t>
      </w:r>
      <w:proofErr w:type="spellEnd"/>
      <w:r w:rsidR="00B20758" w:rsidRPr="00236A71">
        <w:rPr>
          <w:rFonts w:ascii="Times New Roman" w:hAnsi="Times New Roman" w:cs="Times New Roman"/>
          <w:sz w:val="24"/>
          <w:szCs w:val="24"/>
        </w:rPr>
        <w:t xml:space="preserve"> [36]</w:t>
      </w:r>
      <w:r w:rsidR="00DD7442" w:rsidRPr="00236A71">
        <w:rPr>
          <w:rFonts w:ascii="Times New Roman" w:hAnsi="Times New Roman" w:cs="Times New Roman"/>
          <w:sz w:val="24"/>
          <w:szCs w:val="24"/>
        </w:rPr>
        <w:t xml:space="preserve">. Gene-level quantification was performed with </w:t>
      </w:r>
      <w:proofErr w:type="spellStart"/>
      <w:r w:rsidR="00DD7442" w:rsidRPr="00236A71">
        <w:rPr>
          <w:rFonts w:ascii="Times New Roman" w:hAnsi="Times New Roman" w:cs="Times New Roman"/>
          <w:sz w:val="24"/>
          <w:szCs w:val="24"/>
        </w:rPr>
        <w:t>featureCounts</w:t>
      </w:r>
      <w:proofErr w:type="spellEnd"/>
      <w:r w:rsidR="00DD7442" w:rsidRPr="00236A71">
        <w:rPr>
          <w:rFonts w:ascii="Times New Roman" w:hAnsi="Times New Roman" w:cs="Times New Roman"/>
          <w:sz w:val="24"/>
          <w:szCs w:val="24"/>
        </w:rPr>
        <w:t xml:space="preserve"> </w:t>
      </w:r>
      <w:r w:rsidR="00B20758" w:rsidRPr="00236A71">
        <w:rPr>
          <w:rFonts w:ascii="Times New Roman" w:hAnsi="Times New Roman" w:cs="Times New Roman"/>
          <w:sz w:val="24"/>
          <w:szCs w:val="24"/>
        </w:rPr>
        <w:t>[37]</w:t>
      </w:r>
      <w:r w:rsidR="00DD7442" w:rsidRPr="00236A71">
        <w:rPr>
          <w:rFonts w:ascii="Times New Roman" w:hAnsi="Times New Roman" w:cs="Times New Roman"/>
          <w:sz w:val="24"/>
          <w:szCs w:val="24"/>
        </w:rPr>
        <w:t xml:space="preserve"> to obtain a sample-by-gene count matrix. Lowly expressed genes were removed by retaining only those with counts-per-million (CPM) &gt; 0.5 in at least 20% of individuals, resulting in an expression matrix containing 14,293 genes across 443 animals. </w:t>
      </w:r>
      <w:r w:rsidR="00DB3074" w:rsidRPr="00236A71">
        <w:rPr>
          <w:rFonts w:ascii="Times New Roman" w:hAnsi="Times New Roman" w:cs="Times New Roman"/>
          <w:sz w:val="24"/>
          <w:szCs w:val="24"/>
        </w:rPr>
        <w:t xml:space="preserve">To correct for compositional differences between libraries, Trimmed Mean of M-values (TMM) normalization was applied, followed by log2-CPM transformation of the normalized counts. All normalization and transformation steps were performed using the </w:t>
      </w:r>
      <w:proofErr w:type="spellStart"/>
      <w:r w:rsidR="00DB3074" w:rsidRPr="00236A71">
        <w:rPr>
          <w:rFonts w:ascii="Times New Roman" w:hAnsi="Times New Roman" w:cs="Times New Roman"/>
          <w:sz w:val="24"/>
          <w:szCs w:val="24"/>
        </w:rPr>
        <w:t>edgeR</w:t>
      </w:r>
      <w:proofErr w:type="spellEnd"/>
      <w:r w:rsidR="00DB3074" w:rsidRPr="00236A71">
        <w:rPr>
          <w:rFonts w:ascii="Times New Roman" w:hAnsi="Times New Roman" w:cs="Times New Roman"/>
          <w:sz w:val="24"/>
          <w:szCs w:val="24"/>
        </w:rPr>
        <w:t xml:space="preserve"> package in R</w:t>
      </w:r>
      <w:r w:rsidR="006472A8" w:rsidRPr="00236A71">
        <w:rPr>
          <w:rFonts w:ascii="Times New Roman" w:hAnsi="Times New Roman" w:cs="Times New Roman"/>
          <w:sz w:val="24"/>
          <w:szCs w:val="24"/>
        </w:rPr>
        <w:t xml:space="preserve"> </w:t>
      </w:r>
      <w:r w:rsidR="006472A8" w:rsidRPr="00236A71">
        <w:rPr>
          <w:rFonts w:ascii="Times New Roman" w:hAnsi="Times New Roman" w:cs="Times New Roman"/>
          <w:sz w:val="24"/>
          <w:szCs w:val="24"/>
          <w:lang w:val="en-US"/>
        </w:rPr>
        <w:t>[38]</w:t>
      </w:r>
      <w:r w:rsidR="00DB3074" w:rsidRPr="00236A71">
        <w:rPr>
          <w:rFonts w:ascii="Times New Roman" w:hAnsi="Times New Roman" w:cs="Times New Roman"/>
          <w:sz w:val="24"/>
          <w:szCs w:val="24"/>
        </w:rPr>
        <w:t>.</w:t>
      </w:r>
    </w:p>
    <w:p w14:paraId="00850C5B" w14:textId="429724C9" w:rsidR="00DD7442" w:rsidRPr="00236A71" w:rsidRDefault="00DD7442" w:rsidP="00003ED4">
      <w:pPr>
        <w:jc w:val="both"/>
        <w:rPr>
          <w:rFonts w:ascii="Times New Roman" w:hAnsi="Times New Roman" w:cs="Times New Roman"/>
          <w:sz w:val="24"/>
          <w:szCs w:val="24"/>
        </w:rPr>
      </w:pPr>
    </w:p>
    <w:p w14:paraId="688B9445" w14:textId="635B26A9" w:rsidR="00141F94" w:rsidRPr="00236A71" w:rsidRDefault="00141F94" w:rsidP="00003ED4">
      <w:pPr>
        <w:jc w:val="both"/>
        <w:rPr>
          <w:rFonts w:ascii="Times New Roman" w:hAnsi="Times New Roman" w:cs="Times New Roman"/>
          <w:b/>
          <w:bCs/>
          <w:sz w:val="24"/>
          <w:szCs w:val="24"/>
          <w:u w:val="single"/>
        </w:rPr>
      </w:pPr>
      <w:r w:rsidRPr="00236A71">
        <w:rPr>
          <w:rFonts w:ascii="Times New Roman" w:hAnsi="Times New Roman" w:cs="Times New Roman"/>
          <w:b/>
          <w:bCs/>
          <w:sz w:val="24"/>
          <w:szCs w:val="24"/>
          <w:u w:val="single"/>
        </w:rPr>
        <w:t xml:space="preserve">Methylation data </w:t>
      </w:r>
    </w:p>
    <w:p w14:paraId="29D0F251" w14:textId="46066EDE" w:rsidR="00030540" w:rsidRPr="00236A71" w:rsidRDefault="00030540" w:rsidP="00030540">
      <w:pPr>
        <w:jc w:val="both"/>
        <w:rPr>
          <w:rFonts w:ascii="Times New Roman" w:hAnsi="Times New Roman" w:cs="Times New Roman"/>
          <w:b/>
          <w:bCs/>
          <w:sz w:val="24"/>
          <w:szCs w:val="24"/>
        </w:rPr>
      </w:pPr>
      <w:r w:rsidRPr="00236A71">
        <w:rPr>
          <w:rFonts w:ascii="Times New Roman" w:hAnsi="Times New Roman" w:cs="Times New Roman"/>
          <w:b/>
          <w:bCs/>
          <w:sz w:val="24"/>
          <w:szCs w:val="24"/>
        </w:rPr>
        <w:t>DNA Methylation</w:t>
      </w:r>
      <w:r w:rsidR="00202963" w:rsidRPr="00236A71">
        <w:rPr>
          <w:rFonts w:ascii="Times New Roman" w:hAnsi="Times New Roman" w:cs="Times New Roman"/>
          <w:b/>
          <w:bCs/>
          <w:sz w:val="24"/>
          <w:szCs w:val="24"/>
        </w:rPr>
        <w:t xml:space="preserve"> </w:t>
      </w:r>
      <w:r w:rsidRPr="00236A71">
        <w:rPr>
          <w:rFonts w:ascii="Times New Roman" w:hAnsi="Times New Roman" w:cs="Times New Roman"/>
          <w:b/>
          <w:bCs/>
          <w:sz w:val="24"/>
          <w:szCs w:val="24"/>
        </w:rPr>
        <w:t>Data Processing</w:t>
      </w:r>
    </w:p>
    <w:p w14:paraId="6467936F" w14:textId="454A2063" w:rsidR="00205269" w:rsidRPr="00236A71" w:rsidRDefault="008B261E" w:rsidP="00205269">
      <w:pPr>
        <w:jc w:val="both"/>
        <w:rPr>
          <w:rFonts w:ascii="Times New Roman" w:hAnsi="Times New Roman" w:cs="Times New Roman"/>
          <w:sz w:val="24"/>
          <w:szCs w:val="24"/>
          <w:lang w:val="en-US"/>
        </w:rPr>
      </w:pPr>
      <w:r w:rsidRPr="00236A71">
        <w:rPr>
          <w:rFonts w:ascii="Times New Roman" w:hAnsi="Times New Roman" w:cs="Times New Roman"/>
          <w:sz w:val="24"/>
          <w:szCs w:val="24"/>
        </w:rPr>
        <w:t xml:space="preserve">Genomic DNA was isolated from the </w:t>
      </w:r>
      <w:r w:rsidRPr="00236A71">
        <w:rPr>
          <w:rFonts w:ascii="Times New Roman" w:hAnsi="Times New Roman" w:cs="Times New Roman"/>
          <w:i/>
          <w:iCs/>
          <w:color w:val="000000"/>
          <w:sz w:val="24"/>
        </w:rPr>
        <w:t>longissimus dorsi</w:t>
      </w:r>
      <w:r w:rsidRPr="00236A71">
        <w:rPr>
          <w:rFonts w:ascii="Times New Roman" w:hAnsi="Times New Roman" w:cs="Times New Roman"/>
          <w:color w:val="000000"/>
          <w:sz w:val="24"/>
        </w:rPr>
        <w:t xml:space="preserve"> muscle</w:t>
      </w:r>
      <w:r w:rsidRPr="00236A71">
        <w:rPr>
          <w:rFonts w:ascii="Times New Roman" w:hAnsi="Times New Roman" w:cs="Times New Roman"/>
          <w:sz w:val="24"/>
          <w:szCs w:val="24"/>
        </w:rPr>
        <w:t xml:space="preserve"> of 443 pigs. Reduced Representation </w:t>
      </w:r>
      <w:proofErr w:type="spellStart"/>
      <w:r w:rsidRPr="00236A71">
        <w:rPr>
          <w:rFonts w:ascii="Times New Roman" w:hAnsi="Times New Roman" w:cs="Times New Roman"/>
          <w:sz w:val="24"/>
          <w:szCs w:val="24"/>
        </w:rPr>
        <w:t>Bisulfite</w:t>
      </w:r>
      <w:proofErr w:type="spellEnd"/>
      <w:r w:rsidRPr="00236A71">
        <w:rPr>
          <w:rFonts w:ascii="Times New Roman" w:hAnsi="Times New Roman" w:cs="Times New Roman"/>
          <w:sz w:val="24"/>
          <w:szCs w:val="24"/>
        </w:rPr>
        <w:t xml:space="preserve"> Sequencing (RRBS) libraries were prepared using the </w:t>
      </w:r>
      <w:proofErr w:type="spellStart"/>
      <w:r w:rsidRPr="00236A71">
        <w:rPr>
          <w:rFonts w:ascii="Times New Roman" w:hAnsi="Times New Roman" w:cs="Times New Roman"/>
          <w:sz w:val="24"/>
          <w:szCs w:val="24"/>
        </w:rPr>
        <w:t>Diagenode</w:t>
      </w:r>
      <w:proofErr w:type="spellEnd"/>
      <w:r w:rsidRPr="00236A71">
        <w:rPr>
          <w:rFonts w:ascii="Times New Roman" w:hAnsi="Times New Roman" w:cs="Times New Roman"/>
          <w:sz w:val="24"/>
          <w:szCs w:val="24"/>
        </w:rPr>
        <w:t xml:space="preserve"> Premium RRBS v2 kit</w:t>
      </w:r>
      <w:r w:rsidR="006472A8" w:rsidRPr="00236A71">
        <w:rPr>
          <w:rFonts w:ascii="Times New Roman" w:hAnsi="Times New Roman" w:cs="Times New Roman"/>
          <w:sz w:val="24"/>
          <w:szCs w:val="24"/>
          <w:lang w:val="en-US"/>
        </w:rPr>
        <w:t xml:space="preserve"> [39]</w:t>
      </w:r>
      <w:r w:rsidRPr="00236A71">
        <w:rPr>
          <w:rFonts w:ascii="Times New Roman" w:hAnsi="Times New Roman" w:cs="Times New Roman"/>
          <w:sz w:val="24"/>
          <w:szCs w:val="24"/>
        </w:rPr>
        <w:t xml:space="preserve">. Libraries were sequenced on </w:t>
      </w:r>
      <w:r w:rsidR="006472A8" w:rsidRPr="00236A71">
        <w:rPr>
          <w:rFonts w:ascii="Times New Roman" w:hAnsi="Times New Roman" w:cs="Times New Roman"/>
          <w:sz w:val="24"/>
          <w:szCs w:val="24"/>
        </w:rPr>
        <w:t xml:space="preserve">a </w:t>
      </w:r>
      <w:proofErr w:type="spellStart"/>
      <w:r w:rsidR="006472A8" w:rsidRPr="00236A71">
        <w:rPr>
          <w:rFonts w:ascii="Times New Roman" w:hAnsi="Times New Roman" w:cs="Times New Roman"/>
          <w:sz w:val="24"/>
          <w:szCs w:val="24"/>
        </w:rPr>
        <w:t>Novaseq</w:t>
      </w:r>
      <w:proofErr w:type="spellEnd"/>
      <w:r w:rsidRPr="00236A71">
        <w:rPr>
          <w:rFonts w:ascii="Times New Roman" w:hAnsi="Times New Roman" w:cs="Times New Roman"/>
          <w:sz w:val="24"/>
          <w:szCs w:val="24"/>
        </w:rPr>
        <w:t xml:space="preserve"> 6000 platform. Raw reads were processed using UMI-tools to attach unique molecular identifiers for deduplication, followed by quality control with </w:t>
      </w:r>
      <w:proofErr w:type="spellStart"/>
      <w:r w:rsidRPr="00236A71">
        <w:rPr>
          <w:rFonts w:ascii="Times New Roman" w:hAnsi="Times New Roman" w:cs="Times New Roman"/>
          <w:sz w:val="24"/>
          <w:szCs w:val="24"/>
        </w:rPr>
        <w:t>FastQC</w:t>
      </w:r>
      <w:proofErr w:type="spellEnd"/>
      <w:r w:rsidRPr="00236A71">
        <w:rPr>
          <w:rFonts w:ascii="Times New Roman" w:hAnsi="Times New Roman" w:cs="Times New Roman"/>
          <w:sz w:val="24"/>
          <w:szCs w:val="24"/>
        </w:rPr>
        <w:t xml:space="preserve"> and trimming with </w:t>
      </w:r>
      <w:proofErr w:type="spellStart"/>
      <w:r w:rsidRPr="00236A71">
        <w:rPr>
          <w:rFonts w:ascii="Times New Roman" w:hAnsi="Times New Roman" w:cs="Times New Roman"/>
          <w:sz w:val="24"/>
          <w:szCs w:val="24"/>
        </w:rPr>
        <w:t>TrimGalore</w:t>
      </w:r>
      <w:proofErr w:type="spellEnd"/>
      <w:r w:rsidRPr="00236A71">
        <w:rPr>
          <w:rFonts w:ascii="Times New Roman" w:hAnsi="Times New Roman" w:cs="Times New Roman"/>
          <w:sz w:val="24"/>
          <w:szCs w:val="24"/>
        </w:rPr>
        <w:t xml:space="preserve"> (≥15 bp, </w:t>
      </w:r>
      <w:proofErr w:type="spellStart"/>
      <w:r w:rsidRPr="00236A71">
        <w:rPr>
          <w:rFonts w:ascii="Times New Roman" w:hAnsi="Times New Roman" w:cs="Times New Roman"/>
          <w:sz w:val="24"/>
          <w:szCs w:val="24"/>
        </w:rPr>
        <w:t>MspI</w:t>
      </w:r>
      <w:proofErr w:type="spellEnd"/>
      <w:r w:rsidRPr="00236A71">
        <w:rPr>
          <w:rFonts w:ascii="Times New Roman" w:hAnsi="Times New Roman" w:cs="Times New Roman"/>
          <w:sz w:val="24"/>
          <w:szCs w:val="24"/>
        </w:rPr>
        <w:t xml:space="preserve"> site removal). Reads were aligned to the </w:t>
      </w:r>
      <w:r w:rsidRPr="00236A71">
        <w:rPr>
          <w:rFonts w:ascii="Times New Roman" w:hAnsi="Times New Roman" w:cs="Times New Roman"/>
          <w:i/>
          <w:iCs/>
          <w:sz w:val="24"/>
          <w:szCs w:val="24"/>
        </w:rPr>
        <w:t>Sus scrofa</w:t>
      </w:r>
      <w:r w:rsidRPr="00236A71">
        <w:rPr>
          <w:rFonts w:ascii="Times New Roman" w:hAnsi="Times New Roman" w:cs="Times New Roman"/>
          <w:sz w:val="24"/>
          <w:szCs w:val="24"/>
        </w:rPr>
        <w:t xml:space="preserve"> 11.1 </w:t>
      </w:r>
      <w:r w:rsidRPr="00236A71">
        <w:rPr>
          <w:rFonts w:ascii="Times New Roman" w:hAnsi="Times New Roman" w:cs="Times New Roman"/>
          <w:sz w:val="24"/>
          <w:szCs w:val="24"/>
        </w:rPr>
        <w:lastRenderedPageBreak/>
        <w:t xml:space="preserve">reference genome using Bismark </w:t>
      </w:r>
      <w:r w:rsidR="00AA41C3" w:rsidRPr="00236A71">
        <w:rPr>
          <w:rFonts w:ascii="Times New Roman" w:hAnsi="Times New Roman" w:cs="Times New Roman"/>
          <w:sz w:val="24"/>
          <w:szCs w:val="24"/>
          <w:lang w:val="en-US"/>
        </w:rPr>
        <w:t>[40]</w:t>
      </w:r>
      <w:r w:rsidRPr="00236A71">
        <w:rPr>
          <w:rFonts w:ascii="Times New Roman" w:hAnsi="Times New Roman" w:cs="Times New Roman"/>
          <w:sz w:val="24"/>
          <w:szCs w:val="24"/>
        </w:rPr>
        <w:t xml:space="preserve"> option (--</w:t>
      </w:r>
      <w:proofErr w:type="spellStart"/>
      <w:r w:rsidRPr="00236A71">
        <w:rPr>
          <w:rFonts w:ascii="Times New Roman" w:hAnsi="Times New Roman" w:cs="Times New Roman"/>
          <w:sz w:val="24"/>
          <w:szCs w:val="24"/>
        </w:rPr>
        <w:t>pbat</w:t>
      </w:r>
      <w:proofErr w:type="spellEnd"/>
      <w:r w:rsidRPr="00236A71">
        <w:rPr>
          <w:rFonts w:ascii="Times New Roman" w:hAnsi="Times New Roman" w:cs="Times New Roman"/>
          <w:sz w:val="24"/>
          <w:szCs w:val="24"/>
        </w:rPr>
        <w:t xml:space="preserve">), with deduplication using UMIs. Methylation calls from complementary strands were merged, and CpG sites were retained if covered by ≥10 reads in ≥20% of pigs per breed. Contiguous cytosines within ±1 bp on opposite strands were merged as single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xml:space="preserve"> to increase coverage</w:t>
      </w:r>
      <w:r w:rsidR="008E6C95" w:rsidRPr="00236A71">
        <w:rPr>
          <w:rFonts w:ascii="Times New Roman" w:hAnsi="Times New Roman" w:cs="Times New Roman"/>
          <w:sz w:val="24"/>
          <w:szCs w:val="24"/>
          <w:lang w:val="en-US"/>
        </w:rPr>
        <w:t xml:space="preserve">. </w:t>
      </w:r>
      <w:r w:rsidR="008A177B" w:rsidRPr="00236A71">
        <w:rPr>
          <w:rFonts w:ascii="Times New Roman" w:hAnsi="Times New Roman" w:cs="Times New Roman"/>
          <w:sz w:val="24"/>
          <w:szCs w:val="24"/>
          <w:lang w:val="en-US"/>
        </w:rPr>
        <w:t xml:space="preserve">DNA methylation levels were expressed as the proportion of methylated reads relative to the total number of reads at each CpG site. </w:t>
      </w:r>
      <w:r w:rsidR="008E6C95" w:rsidRPr="00236A71">
        <w:rPr>
          <w:rFonts w:ascii="Times New Roman" w:hAnsi="Times New Roman" w:cs="Times New Roman"/>
          <w:sz w:val="24"/>
          <w:szCs w:val="24"/>
          <w:lang w:val="en-US"/>
        </w:rPr>
        <w:t>Samples were retained if they contained data for at least 80% of the retained CpG sites within each breed. After filtering, any remaining missing values were replaced with the median methylation rate of the corresponding CpG site within the same breed. Methylation rates estimated from low-coverage observations (between 1 and 4 reads) were imputed using a Bayesian beta</w:t>
      </w:r>
      <w:r w:rsidR="000F1ABC" w:rsidRPr="00236A71">
        <w:rPr>
          <w:rFonts w:ascii="Times New Roman" w:hAnsi="Times New Roman" w:cs="Times New Roman"/>
          <w:sz w:val="24"/>
          <w:szCs w:val="24"/>
          <w:lang w:val="en-US"/>
        </w:rPr>
        <w:t>-</w:t>
      </w:r>
      <w:r w:rsidR="008E6C95" w:rsidRPr="00236A71">
        <w:rPr>
          <w:rFonts w:ascii="Times New Roman" w:hAnsi="Times New Roman" w:cs="Times New Roman"/>
          <w:sz w:val="24"/>
          <w:szCs w:val="24"/>
          <w:lang w:val="en-US"/>
        </w:rPr>
        <w:t xml:space="preserve">binomial approach. Specifically, the observed number of methylated reads was modeled as a realization of a binomial distribution with parameters </w:t>
      </w:r>
      <w:r w:rsidR="008E6C95" w:rsidRPr="00236A71">
        <w:rPr>
          <w:rFonts w:ascii="Times New Roman" w:hAnsi="Times New Roman" w:cs="Times New Roman"/>
          <w:i/>
          <w:iCs/>
          <w:sz w:val="24"/>
          <w:szCs w:val="24"/>
          <w:lang w:val="en-US"/>
        </w:rPr>
        <w:t>n</w:t>
      </w:r>
      <w:r w:rsidR="008E6C95" w:rsidRPr="00236A71">
        <w:rPr>
          <w:rFonts w:ascii="Times New Roman" w:hAnsi="Times New Roman" w:cs="Times New Roman"/>
          <w:sz w:val="24"/>
          <w:szCs w:val="24"/>
          <w:lang w:val="en-US"/>
        </w:rPr>
        <w:t xml:space="preserve"> (coverage; 1</w:t>
      </w:r>
      <w:r w:rsidR="000F1ABC" w:rsidRPr="00236A71">
        <w:rPr>
          <w:rFonts w:ascii="Times New Roman" w:hAnsi="Times New Roman" w:cs="Times New Roman"/>
          <w:sz w:val="24"/>
          <w:szCs w:val="24"/>
          <w:lang w:val="en-US"/>
        </w:rPr>
        <w:t>-</w:t>
      </w:r>
      <w:r w:rsidR="008E6C95" w:rsidRPr="00236A71">
        <w:rPr>
          <w:rFonts w:ascii="Times New Roman" w:hAnsi="Times New Roman" w:cs="Times New Roman"/>
          <w:sz w:val="24"/>
          <w:szCs w:val="24"/>
          <w:lang w:val="en-US"/>
        </w:rPr>
        <w:t xml:space="preserve">4 reads) and </w:t>
      </w:r>
      <w:r w:rsidR="008E6C95" w:rsidRPr="00236A71">
        <w:rPr>
          <w:rFonts w:ascii="Times New Roman" w:hAnsi="Times New Roman" w:cs="Times New Roman"/>
          <w:i/>
          <w:iCs/>
          <w:sz w:val="24"/>
          <w:szCs w:val="24"/>
          <w:lang w:val="en-US"/>
        </w:rPr>
        <w:t>p</w:t>
      </w:r>
      <w:r w:rsidR="008E6C95" w:rsidRPr="00236A71">
        <w:rPr>
          <w:rFonts w:ascii="Times New Roman" w:hAnsi="Times New Roman" w:cs="Times New Roman"/>
          <w:sz w:val="24"/>
          <w:szCs w:val="24"/>
          <w:lang w:val="en-US"/>
        </w:rPr>
        <w:t xml:space="preserve"> (the true methylation rate). A beta distribution was used as the prior for </w:t>
      </w:r>
      <w:r w:rsidR="008E6C95" w:rsidRPr="00236A71">
        <w:rPr>
          <w:rFonts w:ascii="Times New Roman" w:hAnsi="Times New Roman" w:cs="Times New Roman"/>
          <w:i/>
          <w:iCs/>
          <w:sz w:val="24"/>
          <w:szCs w:val="24"/>
          <w:lang w:val="en-US"/>
        </w:rPr>
        <w:t>p</w:t>
      </w:r>
      <w:r w:rsidR="008E6C95" w:rsidRPr="00236A71">
        <w:rPr>
          <w:rFonts w:ascii="Times New Roman" w:hAnsi="Times New Roman" w:cs="Times New Roman"/>
          <w:sz w:val="24"/>
          <w:szCs w:val="24"/>
          <w:lang w:val="en-US"/>
        </w:rPr>
        <w:t>, with parameters defined based on the breed-specific median methylation level for that CpG site. The imputed value corresponded to the median of the resulting posterior beta distribution. If the posterior median was extremely small (&lt;10⁻¹⁰), it was rounded to zero.</w:t>
      </w:r>
      <w:r w:rsidR="00521A8B" w:rsidRPr="00236A71">
        <w:rPr>
          <w:rFonts w:ascii="Times New Roman" w:hAnsi="Times New Roman" w:cs="Times New Roman"/>
          <w:sz w:val="24"/>
          <w:szCs w:val="24"/>
          <w:lang w:val="en-US"/>
        </w:rPr>
        <w:t xml:space="preserve"> </w:t>
      </w:r>
      <w:r w:rsidR="00205269" w:rsidRPr="00236A71">
        <w:rPr>
          <w:rFonts w:ascii="Times New Roman" w:hAnsi="Times New Roman" w:cs="Times New Roman"/>
          <w:sz w:val="24"/>
          <w:szCs w:val="24"/>
          <w:lang w:val="en-US"/>
        </w:rPr>
        <w:t>After filtering and imputation, the final dataset contained 1,095,304 CpG sites across the 443 pigs.</w:t>
      </w:r>
    </w:p>
    <w:p w14:paraId="315D2F7B" w14:textId="01D15CC7" w:rsidR="00712F84" w:rsidRPr="00236A71" w:rsidRDefault="00712F84" w:rsidP="00712F84">
      <w:pPr>
        <w:jc w:val="both"/>
        <w:rPr>
          <w:rFonts w:ascii="Times New Roman" w:hAnsi="Times New Roman" w:cs="Times New Roman"/>
          <w:sz w:val="24"/>
          <w:szCs w:val="24"/>
          <w:lang w:val="en-US"/>
        </w:rPr>
      </w:pPr>
    </w:p>
    <w:p w14:paraId="2B65E01B" w14:textId="4ABD25AE" w:rsidR="006002FD" w:rsidRPr="00236A71" w:rsidRDefault="00C379D8" w:rsidP="006002FD">
      <w:pPr>
        <w:jc w:val="both"/>
        <w:rPr>
          <w:rFonts w:ascii="Times New Roman" w:hAnsi="Times New Roman" w:cs="Times New Roman"/>
          <w:b/>
          <w:bCs/>
          <w:sz w:val="24"/>
          <w:szCs w:val="24"/>
        </w:rPr>
      </w:pPr>
      <w:r w:rsidRPr="00236A71">
        <w:rPr>
          <w:rFonts w:ascii="Times New Roman" w:hAnsi="Times New Roman" w:cs="Times New Roman"/>
          <w:b/>
          <w:bCs/>
          <w:sz w:val="24"/>
          <w:szCs w:val="24"/>
        </w:rPr>
        <w:t>Deep Learning</w:t>
      </w:r>
      <w:r w:rsidR="00437F47" w:rsidRPr="00236A71">
        <w:rPr>
          <w:rFonts w:ascii="Times New Roman" w:hAnsi="Times New Roman" w:cs="Times New Roman"/>
          <w:b/>
          <w:bCs/>
          <w:sz w:val="24"/>
          <w:szCs w:val="24"/>
        </w:rPr>
        <w:t>-based</w:t>
      </w:r>
      <w:r w:rsidRPr="00236A71">
        <w:rPr>
          <w:rFonts w:ascii="Times New Roman" w:hAnsi="Times New Roman" w:cs="Times New Roman"/>
          <w:b/>
          <w:bCs/>
          <w:sz w:val="24"/>
          <w:szCs w:val="24"/>
        </w:rPr>
        <w:t xml:space="preserve"> Prediction</w:t>
      </w:r>
    </w:p>
    <w:p w14:paraId="144A5B95" w14:textId="22BE8307" w:rsidR="00372063" w:rsidRPr="00236A71" w:rsidRDefault="00F2425E" w:rsidP="006002FD">
      <w:pPr>
        <w:jc w:val="both"/>
        <w:rPr>
          <w:rFonts w:ascii="Times New Roman" w:hAnsi="Times New Roman" w:cs="Times New Roman"/>
          <w:sz w:val="24"/>
          <w:szCs w:val="24"/>
        </w:rPr>
      </w:pPr>
      <w:r w:rsidRPr="00236A71">
        <w:rPr>
          <w:rFonts w:ascii="Times New Roman" w:hAnsi="Times New Roman" w:cs="Times New Roman"/>
          <w:sz w:val="24"/>
          <w:szCs w:val="24"/>
        </w:rPr>
        <w:t>S</w:t>
      </w:r>
      <w:r w:rsidR="00301186" w:rsidRPr="00236A71">
        <w:rPr>
          <w:rFonts w:ascii="Times New Roman" w:hAnsi="Times New Roman" w:cs="Times New Roman"/>
          <w:sz w:val="24"/>
          <w:szCs w:val="24"/>
        </w:rPr>
        <w:t xml:space="preserve">everal </w:t>
      </w:r>
      <w:r w:rsidRPr="00236A71">
        <w:rPr>
          <w:rFonts w:ascii="Times New Roman" w:hAnsi="Times New Roman" w:cs="Times New Roman"/>
          <w:sz w:val="24"/>
          <w:szCs w:val="24"/>
        </w:rPr>
        <w:t>deep learning</w:t>
      </w:r>
      <w:r w:rsidR="000F1ABC" w:rsidRPr="00236A71">
        <w:rPr>
          <w:rFonts w:ascii="Times New Roman" w:hAnsi="Times New Roman" w:cs="Times New Roman"/>
          <w:sz w:val="24"/>
          <w:szCs w:val="24"/>
        </w:rPr>
        <w:t>-</w:t>
      </w:r>
      <w:r w:rsidRPr="00236A71">
        <w:rPr>
          <w:rFonts w:ascii="Times New Roman" w:hAnsi="Times New Roman" w:cs="Times New Roman"/>
          <w:sz w:val="24"/>
          <w:szCs w:val="24"/>
        </w:rPr>
        <w:t xml:space="preserve">based prediction </w:t>
      </w:r>
      <w:r w:rsidR="00357FBA" w:rsidRPr="00236A71">
        <w:rPr>
          <w:rFonts w:ascii="Times New Roman" w:hAnsi="Times New Roman" w:cs="Times New Roman"/>
          <w:sz w:val="24"/>
          <w:szCs w:val="24"/>
        </w:rPr>
        <w:t>approaches</w:t>
      </w:r>
      <w:r w:rsidR="00301186" w:rsidRPr="00236A71">
        <w:rPr>
          <w:rFonts w:ascii="Times New Roman" w:hAnsi="Times New Roman" w:cs="Times New Roman"/>
          <w:sz w:val="24"/>
          <w:szCs w:val="24"/>
        </w:rPr>
        <w:t xml:space="preserve"> were implemented </w:t>
      </w:r>
      <w:r w:rsidR="00682DC1" w:rsidRPr="00236A71">
        <w:rPr>
          <w:rFonts w:ascii="Times New Roman" w:hAnsi="Times New Roman" w:cs="Times New Roman"/>
          <w:sz w:val="24"/>
          <w:szCs w:val="24"/>
        </w:rPr>
        <w:t xml:space="preserve">to predict </w:t>
      </w:r>
      <w:r w:rsidR="008E06E2" w:rsidRPr="00236A71">
        <w:rPr>
          <w:rFonts w:ascii="Times New Roman" w:hAnsi="Times New Roman" w:cs="Times New Roman"/>
          <w:sz w:val="24"/>
          <w:szCs w:val="24"/>
        </w:rPr>
        <w:t xml:space="preserve">the three phenotypes </w:t>
      </w:r>
      <w:r w:rsidR="006E1217" w:rsidRPr="00236A71">
        <w:rPr>
          <w:rFonts w:ascii="Times New Roman" w:hAnsi="Times New Roman" w:cs="Times New Roman"/>
          <w:sz w:val="24"/>
          <w:szCs w:val="24"/>
        </w:rPr>
        <w:t>following</w:t>
      </w:r>
      <w:r w:rsidR="00C8087F" w:rsidRPr="00236A71">
        <w:rPr>
          <w:rFonts w:ascii="Times New Roman" w:hAnsi="Times New Roman" w:cs="Times New Roman"/>
          <w:sz w:val="24"/>
          <w:szCs w:val="24"/>
        </w:rPr>
        <w:t xml:space="preserve"> different strategies </w:t>
      </w:r>
      <w:r w:rsidR="008A5C79" w:rsidRPr="00236A71">
        <w:rPr>
          <w:rFonts w:ascii="Times New Roman" w:hAnsi="Times New Roman" w:cs="Times New Roman"/>
          <w:sz w:val="24"/>
          <w:szCs w:val="24"/>
        </w:rPr>
        <w:t>in terms of network architecture</w:t>
      </w:r>
      <w:r w:rsidR="00EA2089" w:rsidRPr="00236A71">
        <w:rPr>
          <w:rFonts w:ascii="Times New Roman" w:hAnsi="Times New Roman" w:cs="Times New Roman"/>
          <w:sz w:val="24"/>
          <w:szCs w:val="24"/>
        </w:rPr>
        <w:t xml:space="preserve"> and input information. </w:t>
      </w:r>
      <w:r w:rsidR="00CE5055" w:rsidRPr="00236A71">
        <w:rPr>
          <w:rFonts w:ascii="Times New Roman" w:hAnsi="Times New Roman" w:cs="Times New Roman"/>
          <w:sz w:val="24"/>
          <w:szCs w:val="24"/>
        </w:rPr>
        <w:t>Regarding network architecture, two strategies for integrating multi-omics information were assessed, each resulting in a distinct Multilayer Perceptron configuration: ‘early integration’ and ‘intermediate integration’.</w:t>
      </w:r>
      <w:r w:rsidR="00372063" w:rsidRPr="00236A71">
        <w:rPr>
          <w:rFonts w:ascii="Times New Roman" w:hAnsi="Times New Roman" w:cs="Times New Roman"/>
          <w:sz w:val="24"/>
          <w:szCs w:val="24"/>
        </w:rPr>
        <w:t xml:space="preserve"> </w:t>
      </w:r>
    </w:p>
    <w:p w14:paraId="0BC26123" w14:textId="61ED4534" w:rsidR="006002FD" w:rsidRPr="00236A71" w:rsidRDefault="00DD4798" w:rsidP="006002FD">
      <w:pPr>
        <w:jc w:val="both"/>
        <w:rPr>
          <w:rFonts w:ascii="Times New Roman" w:hAnsi="Times New Roman" w:cs="Times New Roman"/>
          <w:sz w:val="24"/>
          <w:szCs w:val="24"/>
        </w:rPr>
      </w:pPr>
      <w:r w:rsidRPr="00236A71">
        <w:rPr>
          <w:rFonts w:ascii="Times New Roman" w:hAnsi="Times New Roman" w:cs="Times New Roman"/>
          <w:sz w:val="24"/>
          <w:szCs w:val="24"/>
        </w:rPr>
        <w:t xml:space="preserve">The </w:t>
      </w:r>
      <w:commentRangeStart w:id="12"/>
      <w:commentRangeStart w:id="13"/>
      <w:r w:rsidRPr="00236A71">
        <w:rPr>
          <w:rFonts w:ascii="Times New Roman" w:hAnsi="Times New Roman" w:cs="Times New Roman"/>
          <w:sz w:val="24"/>
          <w:szCs w:val="24"/>
        </w:rPr>
        <w:t>Multilayer P</w:t>
      </w:r>
      <w:r w:rsidR="00426AF9" w:rsidRPr="00236A71">
        <w:rPr>
          <w:rFonts w:ascii="Times New Roman" w:hAnsi="Times New Roman" w:cs="Times New Roman"/>
          <w:sz w:val="24"/>
          <w:szCs w:val="24"/>
        </w:rPr>
        <w:t xml:space="preserve">erceptron (MLP) </w:t>
      </w:r>
      <w:commentRangeEnd w:id="12"/>
      <w:r w:rsidR="008C4541" w:rsidRPr="00236A71">
        <w:rPr>
          <w:rStyle w:val="CommentReference"/>
          <w:rFonts w:ascii="Times New Roman" w:hAnsi="Times New Roman" w:cs="Times New Roman"/>
          <w:sz w:val="24"/>
          <w:szCs w:val="24"/>
        </w:rPr>
        <w:commentReference w:id="12"/>
      </w:r>
      <w:commentRangeEnd w:id="13"/>
      <w:r w:rsidR="0098447E" w:rsidRPr="00236A71">
        <w:rPr>
          <w:rStyle w:val="CommentReference"/>
          <w:rFonts w:ascii="Times New Roman" w:hAnsi="Times New Roman" w:cs="Times New Roman"/>
          <w:sz w:val="24"/>
          <w:szCs w:val="24"/>
        </w:rPr>
        <w:commentReference w:id="13"/>
      </w:r>
      <w:r w:rsidR="00426AF9" w:rsidRPr="00236A71">
        <w:rPr>
          <w:rFonts w:ascii="Times New Roman" w:hAnsi="Times New Roman" w:cs="Times New Roman"/>
          <w:sz w:val="24"/>
          <w:szCs w:val="24"/>
        </w:rPr>
        <w:t>is</w:t>
      </w:r>
      <w:r w:rsidR="006002FD" w:rsidRPr="00236A71">
        <w:rPr>
          <w:rFonts w:ascii="Times New Roman" w:hAnsi="Times New Roman" w:cs="Times New Roman"/>
          <w:sz w:val="24"/>
          <w:szCs w:val="24"/>
        </w:rPr>
        <w:t xml:space="preserve"> </w:t>
      </w:r>
      <w:r w:rsidR="00F50C8D" w:rsidRPr="00236A71">
        <w:rPr>
          <w:rFonts w:ascii="Times New Roman" w:hAnsi="Times New Roman" w:cs="Times New Roman"/>
          <w:sz w:val="24"/>
          <w:szCs w:val="24"/>
        </w:rPr>
        <w:t xml:space="preserve">one </w:t>
      </w:r>
      <w:r w:rsidR="006002FD" w:rsidRPr="00236A71">
        <w:rPr>
          <w:rFonts w:ascii="Times New Roman" w:hAnsi="Times New Roman" w:cs="Times New Roman"/>
          <w:sz w:val="24"/>
          <w:szCs w:val="24"/>
        </w:rPr>
        <w:t>of the most widely used deep learning architectures. A MLP is a fully connected feedforward neural network that transforms inputs of any dimension into outputs of the desired dimension. Each neuron in a given layer is connected to every neuron in the previous layer and to every neuron in the next layer.</w:t>
      </w:r>
      <w:r w:rsidR="00372063" w:rsidRPr="00236A71">
        <w:rPr>
          <w:rFonts w:ascii="Times New Roman" w:hAnsi="Times New Roman" w:cs="Times New Roman"/>
          <w:sz w:val="24"/>
          <w:szCs w:val="24"/>
        </w:rPr>
        <w:t xml:space="preserve"> </w:t>
      </w:r>
      <w:r w:rsidR="006002FD" w:rsidRPr="00236A71">
        <w:rPr>
          <w:rFonts w:ascii="Times New Roman" w:hAnsi="Times New Roman" w:cs="Times New Roman"/>
          <w:sz w:val="24"/>
          <w:szCs w:val="24"/>
        </w:rPr>
        <w:t xml:space="preserve">Each neuron receives input values multiplied by their corresponding weights. The sum of </w:t>
      </w:r>
      <w:commentRangeStart w:id="14"/>
      <w:commentRangeStart w:id="15"/>
      <w:r w:rsidR="006002FD" w:rsidRPr="00236A71">
        <w:rPr>
          <w:rFonts w:ascii="Times New Roman" w:hAnsi="Times New Roman" w:cs="Times New Roman"/>
          <w:sz w:val="24"/>
          <w:szCs w:val="24"/>
        </w:rPr>
        <w:t xml:space="preserve">all weighted inputs </w:t>
      </w:r>
      <w:commentRangeEnd w:id="14"/>
      <w:r w:rsidR="00B97544" w:rsidRPr="00236A71">
        <w:rPr>
          <w:rStyle w:val="CommentReference"/>
          <w:rFonts w:ascii="Times New Roman" w:hAnsi="Times New Roman" w:cs="Times New Roman"/>
          <w:sz w:val="24"/>
          <w:szCs w:val="24"/>
        </w:rPr>
        <w:commentReference w:id="14"/>
      </w:r>
      <w:commentRangeEnd w:id="15"/>
      <w:r w:rsidR="00D12B5B" w:rsidRPr="00236A71">
        <w:rPr>
          <w:rStyle w:val="CommentReference"/>
          <w:rFonts w:ascii="Times New Roman" w:hAnsi="Times New Roman" w:cs="Times New Roman"/>
          <w:sz w:val="24"/>
          <w:szCs w:val="24"/>
        </w:rPr>
        <w:commentReference w:id="15"/>
      </w:r>
      <w:r w:rsidR="006002FD" w:rsidRPr="00236A71">
        <w:rPr>
          <w:rFonts w:ascii="Times New Roman" w:hAnsi="Times New Roman" w:cs="Times New Roman"/>
          <w:sz w:val="24"/>
          <w:szCs w:val="24"/>
        </w:rPr>
        <w:t>plus a bias term is then passed through a nonlinear activation function, which introduces nonlinearity and enables the network to model complex relationships. The output of each hidden layer can be represented as:</w:t>
      </w:r>
    </w:p>
    <w:p w14:paraId="3B15248D" w14:textId="56BAD9A0" w:rsidR="006002FD" w:rsidRPr="00236A71" w:rsidRDefault="00000000" w:rsidP="006002FD">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m:rPr>
                  <m:sty m:val="b"/>
                </m:rPr>
                <w:rPr>
                  <w:rFonts w:ascii="Cambria Math" w:hAnsi="Cambria Math" w:cs="Times New Roman"/>
                  <w:sz w:val="24"/>
                  <w:szCs w:val="24"/>
                </w:rPr>
                <m:t>H</m:t>
              </m:r>
            </m:e>
            <m:sup>
              <m:r>
                <w:rPr>
                  <w:rFonts w:ascii="Cambria Math" w:hAnsi="Cambria Math" w:cs="Times New Roman"/>
                  <w:sz w:val="24"/>
                  <w:szCs w:val="24"/>
                </w:rPr>
                <m:t>(l)</m:t>
              </m:r>
            </m:sup>
          </m:sSup>
          <m:r>
            <w:rPr>
              <w:rFonts w:ascii="Cambria Math" w:hAnsi="Cambria Math" w:cs="Times New Roman"/>
              <w:sz w:val="24"/>
              <w:szCs w:val="24"/>
            </w:rPr>
            <m:t>=</m:t>
          </m:r>
          <m:r>
            <m:rPr>
              <m:sty m:val="bi"/>
            </m:rPr>
            <w:rPr>
              <w:rFonts w:ascii="Cambria Math" w:hAnsi="Cambria Math" w:cs="Times New Roman"/>
              <w:sz w:val="24"/>
              <w:szCs w:val="24"/>
            </w:rPr>
            <m:t>f</m:t>
          </m:r>
          <m:r>
            <w:rPr>
              <w:rFonts w:ascii="Cambria Math" w:hAnsi="Cambria Math" w:cs="Times New Roman"/>
              <w:sz w:val="24"/>
              <w:szCs w:val="24"/>
            </w:rPr>
            <m:t>(</m:t>
          </m:r>
          <m:r>
            <m:rPr>
              <m:sty m:val="b"/>
            </m:rPr>
            <w:rPr>
              <w:rFonts w:ascii="Cambria Math" w:hAnsi="Cambria Math" w:cs="Times New Roman"/>
              <w:sz w:val="24"/>
              <w:szCs w:val="24"/>
            </w:rPr>
            <m:t>X</m:t>
          </m:r>
          <m:sSup>
            <m:sSupPr>
              <m:ctrlPr>
                <w:rPr>
                  <w:rFonts w:ascii="Cambria Math" w:hAnsi="Cambria Math" w:cs="Times New Roman"/>
                  <w:sz w:val="24"/>
                  <w:szCs w:val="24"/>
                </w:rPr>
              </m:ctrlPr>
            </m:sSupPr>
            <m:e>
              <m:r>
                <m:rPr>
                  <m:sty m:val="b"/>
                </m:rPr>
                <w:rPr>
                  <w:rFonts w:ascii="Cambria Math" w:hAnsi="Cambria Math" w:cs="Times New Roman"/>
                  <w:sz w:val="24"/>
                  <w:szCs w:val="24"/>
                </w:rPr>
                <m:t>W</m:t>
              </m:r>
            </m:e>
            <m:sup>
              <m:r>
                <w:rPr>
                  <w:rFonts w:ascii="Cambria Math" w:hAnsi="Cambria Math" w:cs="Times New Roman"/>
                  <w:sz w:val="24"/>
                  <w:szCs w:val="24"/>
                </w:rPr>
                <m:t>(l)</m:t>
              </m:r>
            </m:sup>
          </m:sSup>
          <m:r>
            <w:rPr>
              <w:rFonts w:ascii="Cambria Math" w:hAnsi="Cambria Math" w:cs="Times New Roman"/>
              <w:sz w:val="24"/>
              <w:szCs w:val="24"/>
            </w:rPr>
            <m:t>+</m:t>
          </m:r>
          <m:sSup>
            <m:sSupPr>
              <m:ctrlPr>
                <w:rPr>
                  <w:rFonts w:ascii="Cambria Math" w:hAnsi="Cambria Math" w:cs="Times New Roman"/>
                  <w:sz w:val="24"/>
                  <w:szCs w:val="24"/>
                </w:rPr>
              </m:ctrlPr>
            </m:sSupPr>
            <m:e>
              <m:r>
                <m:rPr>
                  <m:sty m:val="b"/>
                </m:rPr>
                <w:rPr>
                  <w:rFonts w:ascii="Cambria Math" w:hAnsi="Cambria Math" w:cs="Times New Roman"/>
                  <w:sz w:val="24"/>
                  <w:szCs w:val="24"/>
                </w:rPr>
                <m:t>b</m:t>
              </m:r>
            </m:e>
            <m:sup>
              <m:r>
                <w:rPr>
                  <w:rFonts w:ascii="Cambria Math" w:hAnsi="Cambria Math" w:cs="Times New Roman"/>
                  <w:sz w:val="24"/>
                  <w:szCs w:val="24"/>
                </w:rPr>
                <m:t>(l)</m:t>
              </m:r>
            </m:sup>
          </m:sSup>
          <m:r>
            <w:rPr>
              <w:rFonts w:ascii="Cambria Math" w:hAnsi="Cambria Math" w:cs="Times New Roman"/>
              <w:sz w:val="24"/>
              <w:szCs w:val="24"/>
            </w:rPr>
            <m:t>)</m:t>
          </m:r>
          <m:r>
            <m:rPr>
              <m:sty m:val="p"/>
            </m:rPr>
            <w:rPr>
              <w:rFonts w:ascii="Cambria Math" w:hAnsi="Cambria Math" w:cs="Times New Roman"/>
              <w:sz w:val="24"/>
              <w:szCs w:val="24"/>
            </w:rPr>
            <w:br/>
          </m:r>
        </m:oMath>
      </m:oMathPara>
    </w:p>
    <w:p w14:paraId="35280ED6" w14:textId="443BC274" w:rsidR="006002FD" w:rsidRPr="00236A71" w:rsidRDefault="006002FD" w:rsidP="006002FD">
      <w:pPr>
        <w:jc w:val="both"/>
        <w:rPr>
          <w:rFonts w:ascii="Times New Roman" w:hAnsi="Times New Roman" w:cs="Times New Roman"/>
          <w:sz w:val="24"/>
          <w:szCs w:val="24"/>
        </w:rPr>
      </w:pPr>
      <w:r w:rsidRPr="00236A71">
        <w:rPr>
          <w:rFonts w:ascii="Times New Roman" w:hAnsi="Times New Roman" w:cs="Times New Roman"/>
          <w:sz w:val="24"/>
          <w:szCs w:val="24"/>
        </w:rPr>
        <w:t xml:space="preserve">where </w:t>
      </w:r>
      <m:oMath>
        <m:sSup>
          <m:sSupPr>
            <m:ctrlPr>
              <w:rPr>
                <w:rFonts w:ascii="Cambria Math" w:hAnsi="Cambria Math" w:cs="Times New Roman"/>
                <w:sz w:val="24"/>
                <w:szCs w:val="24"/>
              </w:rPr>
            </m:ctrlPr>
          </m:sSupPr>
          <m:e>
            <m:r>
              <m:rPr>
                <m:sty m:val="b"/>
              </m:rPr>
              <w:rPr>
                <w:rFonts w:ascii="Cambria Math" w:hAnsi="Cambria Math" w:cs="Times New Roman"/>
                <w:sz w:val="24"/>
                <w:szCs w:val="24"/>
              </w:rPr>
              <m:t>H</m:t>
            </m:r>
          </m:e>
          <m:sup>
            <m:r>
              <w:rPr>
                <w:rFonts w:ascii="Cambria Math" w:hAnsi="Cambria Math" w:cs="Times New Roman"/>
                <w:sz w:val="24"/>
                <w:szCs w:val="24"/>
              </w:rPr>
              <m:t>(l)</m:t>
            </m:r>
          </m:sup>
        </m:sSup>
      </m:oMath>
      <w:r w:rsidR="000420E3" w:rsidRPr="00236A71">
        <w:rPr>
          <w:rFonts w:ascii="Times New Roman" w:eastAsiaTheme="minorEastAsia" w:hAnsi="Times New Roman" w:cs="Times New Roman"/>
          <w:sz w:val="24"/>
          <w:szCs w:val="24"/>
        </w:rPr>
        <w:t xml:space="preserve"> </w:t>
      </w:r>
      <w:r w:rsidRPr="00236A71">
        <w:rPr>
          <w:rFonts w:ascii="Times New Roman" w:hAnsi="Times New Roman" w:cs="Times New Roman"/>
          <w:sz w:val="24"/>
          <w:szCs w:val="24"/>
        </w:rPr>
        <w:t xml:space="preserve">is the output of layer </w:t>
      </w:r>
      <m:oMath>
        <m:r>
          <w:rPr>
            <w:rFonts w:ascii="Cambria Math" w:hAnsi="Cambria Math" w:cs="Times New Roman"/>
            <w:sz w:val="24"/>
            <w:szCs w:val="24"/>
          </w:rPr>
          <m:t>l</m:t>
        </m:r>
      </m:oMath>
      <w:r w:rsidRPr="00236A71">
        <w:rPr>
          <w:rFonts w:ascii="Times New Roman" w:hAnsi="Times New Roman" w:cs="Times New Roman"/>
          <w:sz w:val="24"/>
          <w:szCs w:val="24"/>
        </w:rPr>
        <w:t xml:space="preserve">, </w:t>
      </w:r>
      <m:oMath>
        <m:r>
          <m:rPr>
            <m:sty m:val="p"/>
          </m:rPr>
          <w:rPr>
            <w:rFonts w:ascii="Cambria Math" w:hAnsi="Cambria Math" w:cs="Times New Roman"/>
            <w:sz w:val="24"/>
            <w:szCs w:val="24"/>
          </w:rPr>
          <m:t>X</m:t>
        </m:r>
      </m:oMath>
      <w:r w:rsidR="003C772D" w:rsidRPr="00236A71">
        <w:rPr>
          <w:rFonts w:ascii="Times New Roman" w:eastAsiaTheme="minorEastAsia" w:hAnsi="Times New Roman" w:cs="Times New Roman"/>
          <w:sz w:val="24"/>
          <w:szCs w:val="24"/>
        </w:rPr>
        <w:t xml:space="preserve"> </w:t>
      </w:r>
      <w:r w:rsidRPr="00236A71">
        <w:rPr>
          <w:rFonts w:ascii="Times New Roman" w:hAnsi="Times New Roman" w:cs="Times New Roman"/>
          <w:sz w:val="24"/>
          <w:szCs w:val="24"/>
        </w:rPr>
        <w:t xml:space="preserve">is the input matrix of all training examples, </w:t>
      </w:r>
      <m:oMath>
        <m:sSup>
          <m:sSupPr>
            <m:ctrlPr>
              <w:rPr>
                <w:rFonts w:ascii="Cambria Math" w:hAnsi="Cambria Math" w:cs="Times New Roman"/>
                <w:sz w:val="24"/>
                <w:szCs w:val="24"/>
              </w:rPr>
            </m:ctrlPr>
          </m:sSupPr>
          <m:e>
            <m:r>
              <m:rPr>
                <m:sty m:val="b"/>
              </m:rPr>
              <w:rPr>
                <w:rFonts w:ascii="Cambria Math" w:hAnsi="Cambria Math" w:cs="Times New Roman"/>
                <w:sz w:val="24"/>
                <w:szCs w:val="24"/>
              </w:rPr>
              <m:t>W</m:t>
            </m:r>
          </m:e>
          <m:sup>
            <m:r>
              <w:rPr>
                <w:rFonts w:ascii="Cambria Math" w:hAnsi="Cambria Math" w:cs="Times New Roman"/>
                <w:sz w:val="24"/>
                <w:szCs w:val="24"/>
              </w:rPr>
              <m:t>(l)</m:t>
            </m:r>
          </m:sup>
        </m:sSup>
      </m:oMath>
      <w:r w:rsidR="000420E3" w:rsidRPr="00236A71">
        <w:rPr>
          <w:rFonts w:ascii="Times New Roman" w:eastAsiaTheme="minorEastAsia" w:hAnsi="Times New Roman" w:cs="Times New Roman"/>
          <w:sz w:val="24"/>
          <w:szCs w:val="24"/>
        </w:rPr>
        <w:t xml:space="preserve"> </w:t>
      </w:r>
      <w:r w:rsidRPr="00236A71">
        <w:rPr>
          <w:rFonts w:ascii="Times New Roman" w:hAnsi="Times New Roman" w:cs="Times New Roman"/>
          <w:sz w:val="24"/>
          <w:szCs w:val="24"/>
        </w:rPr>
        <w:t xml:space="preserve">is the weight matrix, </w:t>
      </w:r>
      <m:oMath>
        <m:sSup>
          <m:sSupPr>
            <m:ctrlPr>
              <w:rPr>
                <w:rFonts w:ascii="Cambria Math" w:hAnsi="Cambria Math" w:cs="Times New Roman"/>
                <w:sz w:val="24"/>
                <w:szCs w:val="24"/>
              </w:rPr>
            </m:ctrlPr>
          </m:sSupPr>
          <m:e>
            <m:r>
              <m:rPr>
                <m:sty m:val="p"/>
              </m:rPr>
              <w:rPr>
                <w:rFonts w:ascii="Cambria Math" w:hAnsi="Cambria Math" w:cs="Times New Roman"/>
                <w:sz w:val="24"/>
                <w:szCs w:val="24"/>
              </w:rPr>
              <m:t>b</m:t>
            </m:r>
          </m:e>
          <m:sup>
            <m:r>
              <w:rPr>
                <w:rFonts w:ascii="Cambria Math" w:hAnsi="Cambria Math" w:cs="Times New Roman"/>
                <w:sz w:val="24"/>
                <w:szCs w:val="24"/>
              </w:rPr>
              <m:t>(l)</m:t>
            </m:r>
          </m:sup>
        </m:sSup>
      </m:oMath>
      <w:r w:rsidR="000420E3" w:rsidRPr="00236A71">
        <w:rPr>
          <w:rFonts w:ascii="Times New Roman" w:eastAsiaTheme="minorEastAsia" w:hAnsi="Times New Roman" w:cs="Times New Roman"/>
          <w:sz w:val="24"/>
          <w:szCs w:val="24"/>
        </w:rPr>
        <w:t xml:space="preserve"> </w:t>
      </w:r>
      <w:r w:rsidRPr="00236A71">
        <w:rPr>
          <w:rFonts w:ascii="Times New Roman" w:hAnsi="Times New Roman" w:cs="Times New Roman"/>
          <w:sz w:val="24"/>
          <w:szCs w:val="24"/>
        </w:rPr>
        <w:t xml:space="preserve">is the bias vector, and </w:t>
      </w:r>
      <m:oMath>
        <m:r>
          <m:rPr>
            <m:sty m:val="bi"/>
          </m:rPr>
          <w:rPr>
            <w:rFonts w:ascii="Cambria Math" w:hAnsi="Cambria Math" w:cs="Times New Roman"/>
            <w:sz w:val="24"/>
            <w:szCs w:val="24"/>
          </w:rPr>
          <m:t>f(⋅)</m:t>
        </m:r>
      </m:oMath>
      <w:r w:rsidR="00FF719F" w:rsidRPr="00236A71">
        <w:rPr>
          <w:rFonts w:ascii="Times New Roman" w:eastAsiaTheme="minorEastAsia" w:hAnsi="Times New Roman" w:cs="Times New Roman"/>
          <w:sz w:val="24"/>
          <w:szCs w:val="24"/>
        </w:rPr>
        <w:t xml:space="preserve"> </w:t>
      </w:r>
      <w:r w:rsidRPr="00236A71">
        <w:rPr>
          <w:rFonts w:ascii="Times New Roman" w:hAnsi="Times New Roman" w:cs="Times New Roman"/>
          <w:sz w:val="24"/>
          <w:szCs w:val="24"/>
        </w:rPr>
        <w:t xml:space="preserve">is a nonlinear activation function. The output of neurons from one layer serves as input to the next layer. Supplementary Figure </w:t>
      </w:r>
      <w:r w:rsidR="00840E0D" w:rsidRPr="00236A71">
        <w:rPr>
          <w:rFonts w:ascii="Times New Roman" w:hAnsi="Times New Roman" w:cs="Times New Roman"/>
          <w:sz w:val="24"/>
          <w:szCs w:val="24"/>
        </w:rPr>
        <w:t>4</w:t>
      </w:r>
      <w:r w:rsidRPr="00236A71">
        <w:rPr>
          <w:rFonts w:ascii="Times New Roman" w:hAnsi="Times New Roman" w:cs="Times New Roman"/>
          <w:sz w:val="24"/>
          <w:szCs w:val="24"/>
        </w:rPr>
        <w:t xml:space="preserve"> illustrates the basic workflow of an MLP network.</w:t>
      </w:r>
      <w:r w:rsidR="0026050A" w:rsidRPr="00236A71">
        <w:rPr>
          <w:rFonts w:ascii="Times New Roman" w:hAnsi="Times New Roman" w:cs="Times New Roman"/>
          <w:sz w:val="24"/>
          <w:szCs w:val="24"/>
        </w:rPr>
        <w:t xml:space="preserve"> </w:t>
      </w:r>
    </w:p>
    <w:p w14:paraId="61130734" w14:textId="366124D8" w:rsidR="007079A9" w:rsidRPr="00236A71" w:rsidRDefault="007079A9" w:rsidP="007079A9">
      <w:pPr>
        <w:jc w:val="both"/>
        <w:rPr>
          <w:rFonts w:ascii="Times New Roman" w:hAnsi="Times New Roman" w:cs="Times New Roman"/>
          <w:sz w:val="24"/>
          <w:szCs w:val="24"/>
        </w:rPr>
      </w:pPr>
      <w:r w:rsidRPr="00236A71">
        <w:rPr>
          <w:rFonts w:ascii="Times New Roman" w:hAnsi="Times New Roman" w:cs="Times New Roman"/>
          <w:sz w:val="24"/>
          <w:szCs w:val="24"/>
        </w:rPr>
        <w:t>In</w:t>
      </w:r>
      <w:r w:rsidR="00E90396" w:rsidRPr="00236A71">
        <w:rPr>
          <w:rFonts w:ascii="Times New Roman" w:hAnsi="Times New Roman" w:cs="Times New Roman"/>
          <w:sz w:val="24"/>
          <w:szCs w:val="24"/>
        </w:rPr>
        <w:t xml:space="preserve"> the</w:t>
      </w:r>
      <w:r w:rsidRPr="00236A71">
        <w:rPr>
          <w:rFonts w:ascii="Times New Roman" w:hAnsi="Times New Roman" w:cs="Times New Roman"/>
          <w:sz w:val="24"/>
          <w:szCs w:val="24"/>
        </w:rPr>
        <w:t xml:space="preserve"> </w:t>
      </w:r>
      <w:r w:rsidRPr="00236A71">
        <w:rPr>
          <w:rFonts w:ascii="Times New Roman" w:hAnsi="Times New Roman" w:cs="Times New Roman"/>
          <w:b/>
          <w:bCs/>
          <w:i/>
          <w:iCs/>
          <w:sz w:val="24"/>
          <w:szCs w:val="24"/>
        </w:rPr>
        <w:t>early integration</w:t>
      </w:r>
      <w:r w:rsidRPr="00236A71">
        <w:rPr>
          <w:rFonts w:ascii="Times New Roman" w:hAnsi="Times New Roman" w:cs="Times New Roman"/>
          <w:sz w:val="24"/>
          <w:szCs w:val="24"/>
        </w:rPr>
        <w:t xml:space="preserve"> </w:t>
      </w:r>
      <w:r w:rsidR="009C1E06" w:rsidRPr="00236A71">
        <w:rPr>
          <w:rFonts w:ascii="Times New Roman" w:hAnsi="Times New Roman" w:cs="Times New Roman"/>
          <w:sz w:val="24"/>
          <w:szCs w:val="24"/>
        </w:rPr>
        <w:t xml:space="preserve">approach </w:t>
      </w:r>
      <w:r w:rsidRPr="00236A71">
        <w:rPr>
          <w:rFonts w:ascii="Times New Roman" w:hAnsi="Times New Roman" w:cs="Times New Roman"/>
          <w:sz w:val="24"/>
          <w:szCs w:val="24"/>
        </w:rPr>
        <w:t>(</w:t>
      </w:r>
      <w:commentRangeStart w:id="16"/>
      <w:commentRangeStart w:id="17"/>
      <w:r w:rsidR="008D333D" w:rsidRPr="00236A71">
        <w:rPr>
          <w:rFonts w:ascii="Times New Roman" w:hAnsi="Times New Roman" w:cs="Times New Roman"/>
          <w:sz w:val="24"/>
          <w:szCs w:val="24"/>
        </w:rPr>
        <w:t xml:space="preserve">Supplementary </w:t>
      </w:r>
      <w:r w:rsidRPr="00236A71">
        <w:rPr>
          <w:rFonts w:ascii="Times New Roman" w:hAnsi="Times New Roman" w:cs="Times New Roman"/>
          <w:sz w:val="24"/>
          <w:szCs w:val="24"/>
        </w:rPr>
        <w:t xml:space="preserve">Figure </w:t>
      </w:r>
      <w:r w:rsidR="007E2F05" w:rsidRPr="00236A71">
        <w:rPr>
          <w:rFonts w:ascii="Times New Roman" w:hAnsi="Times New Roman" w:cs="Times New Roman"/>
          <w:sz w:val="24"/>
          <w:szCs w:val="24"/>
        </w:rPr>
        <w:t>5</w:t>
      </w:r>
      <w:r w:rsidRPr="00236A71">
        <w:rPr>
          <w:rFonts w:ascii="Times New Roman" w:hAnsi="Times New Roman" w:cs="Times New Roman"/>
          <w:sz w:val="24"/>
          <w:szCs w:val="24"/>
        </w:rPr>
        <w:t>, P</w:t>
      </w:r>
      <w:r w:rsidR="002E2E4E" w:rsidRPr="00236A71">
        <w:rPr>
          <w:rFonts w:ascii="Times New Roman" w:hAnsi="Times New Roman" w:cs="Times New Roman"/>
          <w:sz w:val="24"/>
          <w:szCs w:val="24"/>
        </w:rPr>
        <w:t>anel A</w:t>
      </w:r>
      <w:commentRangeEnd w:id="16"/>
      <w:r w:rsidR="003614AB" w:rsidRPr="00236A71">
        <w:rPr>
          <w:rStyle w:val="CommentReference"/>
          <w:rFonts w:ascii="Times New Roman" w:hAnsi="Times New Roman" w:cs="Times New Roman"/>
          <w:sz w:val="24"/>
          <w:szCs w:val="24"/>
        </w:rPr>
        <w:commentReference w:id="16"/>
      </w:r>
      <w:commentRangeEnd w:id="17"/>
      <w:r w:rsidR="00D2603F" w:rsidRPr="00236A71">
        <w:rPr>
          <w:rStyle w:val="CommentReference"/>
          <w:rFonts w:ascii="Times New Roman" w:hAnsi="Times New Roman" w:cs="Times New Roman"/>
          <w:sz w:val="24"/>
          <w:szCs w:val="24"/>
        </w:rPr>
        <w:commentReference w:id="17"/>
      </w:r>
      <w:r w:rsidRPr="00236A71">
        <w:rPr>
          <w:rFonts w:ascii="Times New Roman" w:hAnsi="Times New Roman" w:cs="Times New Roman"/>
          <w:sz w:val="24"/>
          <w:szCs w:val="24"/>
        </w:rPr>
        <w:t xml:space="preserve">), the three omics datasets are </w:t>
      </w:r>
      <w:r w:rsidR="00AF41A5" w:rsidRPr="00236A71">
        <w:rPr>
          <w:rFonts w:ascii="Times New Roman" w:hAnsi="Times New Roman" w:cs="Times New Roman"/>
          <w:sz w:val="24"/>
          <w:szCs w:val="24"/>
        </w:rPr>
        <w:t>concatenated before being fed into the MLP model, allowing the network to process</w:t>
      </w:r>
      <w:r w:rsidR="0059498F"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all features jointly. </w:t>
      </w:r>
      <w:r w:rsidR="00EE607D" w:rsidRPr="00236A71">
        <w:rPr>
          <w:rFonts w:ascii="Times New Roman" w:hAnsi="Times New Roman" w:cs="Times New Roman"/>
          <w:sz w:val="24"/>
          <w:szCs w:val="24"/>
        </w:rPr>
        <w:t>Because this combined input is high-dimensional, a bottleneck layer</w:t>
      </w:r>
      <w:r w:rsidR="00DD33C6" w:rsidRPr="00236A71">
        <w:rPr>
          <w:rFonts w:ascii="Times New Roman" w:hAnsi="Times New Roman" w:cs="Times New Roman"/>
          <w:sz w:val="24"/>
          <w:szCs w:val="24"/>
        </w:rPr>
        <w:t xml:space="preserve">, </w:t>
      </w:r>
      <w:r w:rsidR="00EE607D" w:rsidRPr="00236A71">
        <w:rPr>
          <w:rFonts w:ascii="Times New Roman" w:hAnsi="Times New Roman" w:cs="Times New Roman"/>
          <w:sz w:val="24"/>
          <w:szCs w:val="24"/>
        </w:rPr>
        <w:t>a hidden layer with a</w:t>
      </w:r>
      <w:r w:rsidR="0065735A" w:rsidRPr="00236A71">
        <w:rPr>
          <w:rFonts w:ascii="Times New Roman" w:hAnsi="Times New Roman" w:cs="Times New Roman"/>
          <w:sz w:val="24"/>
          <w:szCs w:val="24"/>
        </w:rPr>
        <w:t xml:space="preserve"> </w:t>
      </w:r>
      <w:r w:rsidR="00EE607D" w:rsidRPr="00236A71">
        <w:rPr>
          <w:rFonts w:ascii="Times New Roman" w:hAnsi="Times New Roman" w:cs="Times New Roman"/>
          <w:sz w:val="24"/>
          <w:szCs w:val="24"/>
        </w:rPr>
        <w:t>reduced number of neurons</w:t>
      </w:r>
      <w:r w:rsidR="0022551E" w:rsidRPr="00236A71">
        <w:rPr>
          <w:rFonts w:ascii="Times New Roman" w:hAnsi="Times New Roman" w:cs="Times New Roman"/>
          <w:sz w:val="24"/>
          <w:szCs w:val="24"/>
        </w:rPr>
        <w:t xml:space="preserve">, </w:t>
      </w:r>
      <w:r w:rsidR="00EE607D" w:rsidRPr="00236A71">
        <w:rPr>
          <w:rFonts w:ascii="Times New Roman" w:hAnsi="Times New Roman" w:cs="Times New Roman"/>
          <w:sz w:val="24"/>
          <w:szCs w:val="24"/>
        </w:rPr>
        <w:t xml:space="preserve">is introduced to compress the input space. This dimensionality reduction prevents the model from having millions of </w:t>
      </w:r>
      <w:r w:rsidR="00EE607D" w:rsidRPr="00236A71">
        <w:rPr>
          <w:rFonts w:ascii="Times New Roman" w:hAnsi="Times New Roman" w:cs="Times New Roman"/>
          <w:sz w:val="24"/>
          <w:szCs w:val="24"/>
        </w:rPr>
        <w:lastRenderedPageBreak/>
        <w:t>learnable parameters, lowering computational cost and helping the network extract meaningful representations rather than overfitting. Following the bottleneck layer,</w:t>
      </w:r>
      <w:r w:rsidRPr="00236A71">
        <w:rPr>
          <w:rFonts w:ascii="Times New Roman" w:hAnsi="Times New Roman" w:cs="Times New Roman"/>
          <w:sz w:val="24"/>
          <w:szCs w:val="24"/>
        </w:rPr>
        <w:t xml:space="preserve"> a series of hidden layers</w:t>
      </w:r>
      <w:r w:rsidR="0022551E"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whose number was </w:t>
      </w:r>
      <w:r w:rsidR="00D73DA7" w:rsidRPr="00236A71">
        <w:rPr>
          <w:rFonts w:ascii="Times New Roman" w:hAnsi="Times New Roman" w:cs="Times New Roman"/>
          <w:sz w:val="24"/>
          <w:szCs w:val="24"/>
        </w:rPr>
        <w:t>selected</w:t>
      </w:r>
      <w:r w:rsidRPr="00236A71">
        <w:rPr>
          <w:rFonts w:ascii="Times New Roman" w:hAnsi="Times New Roman" w:cs="Times New Roman"/>
          <w:sz w:val="24"/>
          <w:szCs w:val="24"/>
        </w:rPr>
        <w:t xml:space="preserve"> during hyperparameter </w:t>
      </w:r>
      <w:r w:rsidR="00453E38" w:rsidRPr="00236A71">
        <w:rPr>
          <w:rFonts w:ascii="Times New Roman" w:hAnsi="Times New Roman" w:cs="Times New Roman"/>
          <w:sz w:val="24"/>
          <w:szCs w:val="24"/>
        </w:rPr>
        <w:t xml:space="preserve">optimization, </w:t>
      </w:r>
      <w:r w:rsidR="00B70C99" w:rsidRPr="00236A71">
        <w:rPr>
          <w:rFonts w:ascii="Times New Roman" w:hAnsi="Times New Roman" w:cs="Times New Roman"/>
          <w:sz w:val="24"/>
          <w:szCs w:val="24"/>
        </w:rPr>
        <w:t>process</w:t>
      </w:r>
      <w:r w:rsidR="009A4152" w:rsidRPr="00236A71">
        <w:rPr>
          <w:rFonts w:ascii="Times New Roman" w:hAnsi="Times New Roman" w:cs="Times New Roman"/>
          <w:sz w:val="24"/>
          <w:szCs w:val="24"/>
        </w:rPr>
        <w:t xml:space="preserve"> the compressed features </w:t>
      </w:r>
      <w:r w:rsidR="00710F90" w:rsidRPr="00236A71">
        <w:rPr>
          <w:rFonts w:ascii="Times New Roman" w:hAnsi="Times New Roman" w:cs="Times New Roman"/>
          <w:sz w:val="24"/>
          <w:szCs w:val="24"/>
        </w:rPr>
        <w:t>and ultimately produce</w:t>
      </w:r>
      <w:r w:rsidRPr="00236A71">
        <w:rPr>
          <w:rFonts w:ascii="Times New Roman" w:hAnsi="Times New Roman" w:cs="Times New Roman"/>
          <w:sz w:val="24"/>
          <w:szCs w:val="24"/>
        </w:rPr>
        <w:t xml:space="preserve"> the final output layer </w:t>
      </w:r>
      <w:r w:rsidR="000E4749" w:rsidRPr="00236A71">
        <w:rPr>
          <w:rFonts w:ascii="Times New Roman" w:hAnsi="Times New Roman" w:cs="Times New Roman"/>
          <w:sz w:val="24"/>
          <w:szCs w:val="24"/>
        </w:rPr>
        <w:t xml:space="preserve">that yields the </w:t>
      </w:r>
      <w:r w:rsidRPr="00236A71">
        <w:rPr>
          <w:rFonts w:ascii="Times New Roman" w:hAnsi="Times New Roman" w:cs="Times New Roman"/>
          <w:sz w:val="24"/>
          <w:szCs w:val="24"/>
        </w:rPr>
        <w:t>predict</w:t>
      </w:r>
      <w:r w:rsidR="000E4749" w:rsidRPr="00236A71">
        <w:rPr>
          <w:rFonts w:ascii="Times New Roman" w:hAnsi="Times New Roman" w:cs="Times New Roman"/>
          <w:sz w:val="24"/>
          <w:szCs w:val="24"/>
        </w:rPr>
        <w:t>ed</w:t>
      </w:r>
      <w:r w:rsidRPr="00236A71">
        <w:rPr>
          <w:rFonts w:ascii="Times New Roman" w:hAnsi="Times New Roman" w:cs="Times New Roman"/>
          <w:sz w:val="24"/>
          <w:szCs w:val="24"/>
        </w:rPr>
        <w:t xml:space="preserve"> phenotypic traits.</w:t>
      </w:r>
    </w:p>
    <w:p w14:paraId="0215A857" w14:textId="7D141581" w:rsidR="007079A9" w:rsidRPr="00236A71" w:rsidRDefault="007079A9" w:rsidP="007079A9">
      <w:pPr>
        <w:jc w:val="both"/>
        <w:rPr>
          <w:rFonts w:ascii="Times New Roman" w:hAnsi="Times New Roman" w:cs="Times New Roman"/>
          <w:sz w:val="24"/>
          <w:szCs w:val="24"/>
        </w:rPr>
      </w:pPr>
      <w:r w:rsidRPr="00236A71">
        <w:rPr>
          <w:rFonts w:ascii="Times New Roman" w:hAnsi="Times New Roman" w:cs="Times New Roman"/>
          <w:sz w:val="24"/>
          <w:szCs w:val="24"/>
        </w:rPr>
        <w:t xml:space="preserve">In the </w:t>
      </w:r>
      <w:r w:rsidRPr="00236A71">
        <w:rPr>
          <w:rFonts w:ascii="Times New Roman" w:hAnsi="Times New Roman" w:cs="Times New Roman"/>
          <w:b/>
          <w:bCs/>
          <w:i/>
          <w:iCs/>
          <w:sz w:val="24"/>
          <w:szCs w:val="24"/>
        </w:rPr>
        <w:t>intermediate integration</w:t>
      </w:r>
      <w:r w:rsidRPr="00236A71">
        <w:rPr>
          <w:rFonts w:ascii="Times New Roman" w:hAnsi="Times New Roman" w:cs="Times New Roman"/>
          <w:sz w:val="24"/>
          <w:szCs w:val="24"/>
        </w:rPr>
        <w:t xml:space="preserve"> approach (Supplementary Figure </w:t>
      </w:r>
      <w:r w:rsidR="007E2F05" w:rsidRPr="00236A71">
        <w:rPr>
          <w:rFonts w:ascii="Times New Roman" w:hAnsi="Times New Roman" w:cs="Times New Roman"/>
          <w:sz w:val="24"/>
          <w:szCs w:val="24"/>
        </w:rPr>
        <w:t>5</w:t>
      </w:r>
      <w:r w:rsidRPr="00236A71">
        <w:rPr>
          <w:rFonts w:ascii="Times New Roman" w:hAnsi="Times New Roman" w:cs="Times New Roman"/>
          <w:sz w:val="24"/>
          <w:szCs w:val="24"/>
        </w:rPr>
        <w:t xml:space="preserve">, Panel B), the three omics datasets are fed into separate subnetworks. Each omics subnetwork </w:t>
      </w:r>
      <w:r w:rsidR="00B71318" w:rsidRPr="00236A71">
        <w:rPr>
          <w:rFonts w:ascii="Times New Roman" w:hAnsi="Times New Roman" w:cs="Times New Roman"/>
          <w:sz w:val="24"/>
          <w:szCs w:val="24"/>
        </w:rPr>
        <w:t>starts</w:t>
      </w:r>
      <w:r w:rsidRPr="00236A71">
        <w:rPr>
          <w:rFonts w:ascii="Times New Roman" w:hAnsi="Times New Roman" w:cs="Times New Roman"/>
          <w:sz w:val="24"/>
          <w:szCs w:val="24"/>
        </w:rPr>
        <w:t xml:space="preserve"> with its input layer, followed by a bottleneck layer to reduce dimensionality. The outputs of these subnetworks are then concatenated into a single hidden layer, which is followed by an additional hidden layer that halves the number of nodes from the previous layer. Finally, the output layer generates predictions of the phenotype. This strategy allows the network to learn </w:t>
      </w:r>
      <w:proofErr w:type="spellStart"/>
      <w:r w:rsidRPr="00236A71">
        <w:rPr>
          <w:rFonts w:ascii="Times New Roman" w:hAnsi="Times New Roman" w:cs="Times New Roman"/>
          <w:sz w:val="24"/>
          <w:szCs w:val="24"/>
        </w:rPr>
        <w:t>omic</w:t>
      </w:r>
      <w:proofErr w:type="spellEnd"/>
      <w:r w:rsidRPr="00236A71">
        <w:rPr>
          <w:rFonts w:ascii="Times New Roman" w:hAnsi="Times New Roman" w:cs="Times New Roman"/>
          <w:sz w:val="24"/>
          <w:szCs w:val="24"/>
        </w:rPr>
        <w:t>-specific representations before integrating information across omics datasets.</w:t>
      </w:r>
    </w:p>
    <w:p w14:paraId="5199B035" w14:textId="019FA01B" w:rsidR="0035142D" w:rsidRPr="00236A71" w:rsidRDefault="00FD4F1E" w:rsidP="00D476FD">
      <w:pPr>
        <w:jc w:val="both"/>
        <w:rPr>
          <w:rFonts w:ascii="Times New Roman" w:hAnsi="Times New Roman" w:cs="Times New Roman"/>
          <w:sz w:val="24"/>
          <w:szCs w:val="24"/>
        </w:rPr>
      </w:pPr>
      <w:r w:rsidRPr="00236A71">
        <w:rPr>
          <w:rFonts w:ascii="Times New Roman" w:hAnsi="Times New Roman" w:cs="Times New Roman"/>
          <w:sz w:val="24"/>
          <w:szCs w:val="24"/>
        </w:rPr>
        <w:t>R</w:t>
      </w:r>
      <w:r w:rsidR="00D77F0B" w:rsidRPr="00236A71">
        <w:rPr>
          <w:rFonts w:ascii="Times New Roman" w:hAnsi="Times New Roman" w:cs="Times New Roman"/>
          <w:sz w:val="24"/>
          <w:szCs w:val="24"/>
        </w:rPr>
        <w:t>egarding the information in the input datasets</w:t>
      </w:r>
      <w:r w:rsidRPr="00236A71">
        <w:rPr>
          <w:rFonts w:ascii="Times New Roman" w:hAnsi="Times New Roman" w:cs="Times New Roman"/>
          <w:sz w:val="24"/>
          <w:szCs w:val="24"/>
        </w:rPr>
        <w:t xml:space="preserve">, </w:t>
      </w:r>
      <w:r w:rsidR="000F37CA" w:rsidRPr="00236A71">
        <w:rPr>
          <w:rFonts w:ascii="Times New Roman" w:hAnsi="Times New Roman" w:cs="Times New Roman"/>
          <w:sz w:val="24"/>
          <w:szCs w:val="24"/>
        </w:rPr>
        <w:t xml:space="preserve">different </w:t>
      </w:r>
      <w:r w:rsidR="00E07276" w:rsidRPr="00236A71">
        <w:rPr>
          <w:rFonts w:ascii="Times New Roman" w:hAnsi="Times New Roman" w:cs="Times New Roman"/>
          <w:sz w:val="24"/>
          <w:szCs w:val="24"/>
        </w:rPr>
        <w:t>FS</w:t>
      </w:r>
      <w:r w:rsidR="00EF2237" w:rsidRPr="00236A71">
        <w:rPr>
          <w:rFonts w:ascii="Times New Roman" w:hAnsi="Times New Roman" w:cs="Times New Roman"/>
          <w:sz w:val="24"/>
          <w:szCs w:val="24"/>
        </w:rPr>
        <w:t xml:space="preserve"> strategies were implemented</w:t>
      </w:r>
      <w:r w:rsidR="009138B5" w:rsidRPr="00236A71">
        <w:rPr>
          <w:rFonts w:ascii="Times New Roman" w:hAnsi="Times New Roman" w:cs="Times New Roman"/>
          <w:sz w:val="24"/>
          <w:szCs w:val="24"/>
        </w:rPr>
        <w:t xml:space="preserve"> to evaluate whether reducing redundancy and eliminating non-informative features could enhance predictive performance</w:t>
      </w:r>
      <w:r w:rsidR="00E25CAC" w:rsidRPr="00236A71">
        <w:rPr>
          <w:rFonts w:ascii="Times New Roman" w:hAnsi="Times New Roman" w:cs="Times New Roman"/>
          <w:sz w:val="24"/>
          <w:szCs w:val="24"/>
        </w:rPr>
        <w:t xml:space="preserve">, </w:t>
      </w:r>
      <w:r w:rsidR="0036210A" w:rsidRPr="00236A71">
        <w:rPr>
          <w:rFonts w:ascii="Times New Roman" w:hAnsi="Times New Roman" w:cs="Times New Roman"/>
          <w:sz w:val="24"/>
          <w:szCs w:val="24"/>
        </w:rPr>
        <w:t>with</w:t>
      </w:r>
      <w:r w:rsidR="00E25CAC" w:rsidRPr="00236A71">
        <w:rPr>
          <w:rFonts w:ascii="Times New Roman" w:hAnsi="Times New Roman" w:cs="Times New Roman"/>
          <w:sz w:val="24"/>
          <w:szCs w:val="24"/>
        </w:rPr>
        <w:t xml:space="preserve"> the absence of variable selection </w:t>
      </w:r>
      <w:r w:rsidR="00FD4016" w:rsidRPr="00236A71">
        <w:rPr>
          <w:rFonts w:ascii="Times New Roman" w:hAnsi="Times New Roman" w:cs="Times New Roman"/>
          <w:sz w:val="24"/>
          <w:szCs w:val="24"/>
        </w:rPr>
        <w:t xml:space="preserve">used </w:t>
      </w:r>
      <w:r w:rsidR="00E25CAC" w:rsidRPr="00236A71">
        <w:rPr>
          <w:rFonts w:ascii="Times New Roman" w:hAnsi="Times New Roman" w:cs="Times New Roman"/>
          <w:sz w:val="24"/>
          <w:szCs w:val="24"/>
        </w:rPr>
        <w:t xml:space="preserve">as </w:t>
      </w:r>
      <w:r w:rsidR="00BD42B5" w:rsidRPr="00236A71">
        <w:rPr>
          <w:rFonts w:ascii="Times New Roman" w:hAnsi="Times New Roman" w:cs="Times New Roman"/>
          <w:sz w:val="24"/>
          <w:szCs w:val="24"/>
        </w:rPr>
        <w:t>a benchmark</w:t>
      </w:r>
      <w:r w:rsidR="00E25CAC" w:rsidRPr="00236A71">
        <w:rPr>
          <w:rFonts w:ascii="Times New Roman" w:hAnsi="Times New Roman" w:cs="Times New Roman"/>
          <w:sz w:val="24"/>
          <w:szCs w:val="24"/>
        </w:rPr>
        <w:t>.</w:t>
      </w:r>
      <w:r w:rsidR="007E3AF7" w:rsidRPr="00236A71">
        <w:rPr>
          <w:rFonts w:ascii="Times New Roman" w:hAnsi="Times New Roman" w:cs="Times New Roman"/>
          <w:sz w:val="24"/>
          <w:szCs w:val="24"/>
        </w:rPr>
        <w:t xml:space="preserve"> </w:t>
      </w:r>
      <w:r w:rsidR="00BD42B5" w:rsidRPr="00236A71">
        <w:rPr>
          <w:rFonts w:ascii="Times New Roman" w:hAnsi="Times New Roman" w:cs="Times New Roman"/>
          <w:sz w:val="24"/>
          <w:szCs w:val="24"/>
        </w:rPr>
        <w:t xml:space="preserve">Thus, in this case, </w:t>
      </w:r>
      <w:r w:rsidR="00D476FD" w:rsidRPr="00236A71">
        <w:rPr>
          <w:rFonts w:ascii="Times New Roman" w:hAnsi="Times New Roman" w:cs="Times New Roman"/>
          <w:sz w:val="24"/>
          <w:szCs w:val="24"/>
        </w:rPr>
        <w:t xml:space="preserve">the complete data matrices for each </w:t>
      </w:r>
      <w:proofErr w:type="spellStart"/>
      <w:r w:rsidR="00D476FD" w:rsidRPr="00236A71">
        <w:rPr>
          <w:rFonts w:ascii="Times New Roman" w:hAnsi="Times New Roman" w:cs="Times New Roman"/>
          <w:sz w:val="24"/>
          <w:szCs w:val="24"/>
        </w:rPr>
        <w:t>omic</w:t>
      </w:r>
      <w:proofErr w:type="spellEnd"/>
      <w:r w:rsidR="00D476FD" w:rsidRPr="00236A71">
        <w:rPr>
          <w:rFonts w:ascii="Times New Roman" w:hAnsi="Times New Roman" w:cs="Times New Roman"/>
          <w:sz w:val="24"/>
          <w:szCs w:val="24"/>
        </w:rPr>
        <w:t xml:space="preserve"> layer were used</w:t>
      </w:r>
      <w:r w:rsidR="009D408E" w:rsidRPr="00236A71">
        <w:rPr>
          <w:rFonts w:ascii="Times New Roman" w:hAnsi="Times New Roman" w:cs="Times New Roman"/>
          <w:sz w:val="24"/>
          <w:szCs w:val="24"/>
        </w:rPr>
        <w:t xml:space="preserve"> after </w:t>
      </w:r>
      <w:r w:rsidR="002E1B3E" w:rsidRPr="00236A71">
        <w:rPr>
          <w:rFonts w:ascii="Times New Roman" w:hAnsi="Times New Roman" w:cs="Times New Roman"/>
          <w:sz w:val="24"/>
          <w:szCs w:val="24"/>
        </w:rPr>
        <w:t xml:space="preserve">standardization. </w:t>
      </w:r>
      <w:r w:rsidR="0035142D" w:rsidRPr="00236A71">
        <w:rPr>
          <w:rFonts w:ascii="Times New Roman" w:hAnsi="Times New Roman" w:cs="Times New Roman"/>
          <w:sz w:val="24"/>
          <w:szCs w:val="24"/>
        </w:rPr>
        <w:t xml:space="preserve">For each dataset (SNPs, gene expression, and CpG methylation) and for the target traits, we used the </w:t>
      </w:r>
      <w:proofErr w:type="spellStart"/>
      <w:r w:rsidR="0035142D" w:rsidRPr="00236A71">
        <w:rPr>
          <w:rFonts w:ascii="Times New Roman" w:hAnsi="Times New Roman" w:cs="Times New Roman"/>
          <w:i/>
          <w:iCs/>
          <w:sz w:val="24"/>
          <w:szCs w:val="24"/>
        </w:rPr>
        <w:t>StandardScaler</w:t>
      </w:r>
      <w:proofErr w:type="spellEnd"/>
      <w:r w:rsidR="0035142D" w:rsidRPr="00236A71">
        <w:rPr>
          <w:rFonts w:ascii="Times New Roman" w:hAnsi="Times New Roman" w:cs="Times New Roman"/>
          <w:sz w:val="24"/>
          <w:szCs w:val="24"/>
        </w:rPr>
        <w:t xml:space="preserve"> implementation from scikit-learn </w:t>
      </w:r>
      <w:r w:rsidR="005E0058" w:rsidRPr="00236A71">
        <w:rPr>
          <w:rFonts w:ascii="Times New Roman" w:hAnsi="Times New Roman" w:cs="Times New Roman"/>
          <w:sz w:val="24"/>
          <w:szCs w:val="24"/>
        </w:rPr>
        <w:t xml:space="preserve">version 1.7.1 </w:t>
      </w:r>
      <w:r w:rsidR="00EE2A56" w:rsidRPr="00236A71">
        <w:rPr>
          <w:rFonts w:ascii="Times New Roman" w:hAnsi="Times New Roman" w:cs="Times New Roman"/>
          <w:sz w:val="24"/>
          <w:szCs w:val="24"/>
          <w:lang w:val="en-US"/>
        </w:rPr>
        <w:t>[41]</w:t>
      </w:r>
      <w:r w:rsidR="0035142D" w:rsidRPr="00236A71">
        <w:rPr>
          <w:rFonts w:ascii="Times New Roman" w:hAnsi="Times New Roman" w:cs="Times New Roman"/>
          <w:sz w:val="24"/>
          <w:szCs w:val="24"/>
        </w:rPr>
        <w:t xml:space="preserve">. For every omics layer, the scaler was fitted exclusively on the corresponding training subset to estimate the mean and standard deviation, and these parameters were subsequently applied to the test subset. This procedure ensured a leakage-free z-score transformation in all </w:t>
      </w:r>
      <w:r w:rsidR="001A228F" w:rsidRPr="00236A71">
        <w:rPr>
          <w:rFonts w:ascii="Times New Roman" w:hAnsi="Times New Roman" w:cs="Times New Roman"/>
          <w:sz w:val="24"/>
          <w:szCs w:val="24"/>
        </w:rPr>
        <w:t>modelling</w:t>
      </w:r>
      <w:r w:rsidR="0035142D" w:rsidRPr="00236A71">
        <w:rPr>
          <w:rFonts w:ascii="Times New Roman" w:hAnsi="Times New Roman" w:cs="Times New Roman"/>
          <w:sz w:val="24"/>
          <w:szCs w:val="24"/>
        </w:rPr>
        <w:t xml:space="preserve"> approaches.</w:t>
      </w:r>
    </w:p>
    <w:p w14:paraId="4CC608F2" w14:textId="5B648E93" w:rsidR="00F81793" w:rsidRPr="00236A71" w:rsidRDefault="00D476FD" w:rsidP="00D476FD">
      <w:pPr>
        <w:jc w:val="both"/>
        <w:rPr>
          <w:rFonts w:ascii="Times New Roman" w:hAnsi="Times New Roman" w:cs="Times New Roman"/>
          <w:sz w:val="24"/>
          <w:szCs w:val="24"/>
        </w:rPr>
      </w:pPr>
      <w:r w:rsidRPr="00236A71">
        <w:rPr>
          <w:rFonts w:ascii="Times New Roman" w:hAnsi="Times New Roman" w:cs="Times New Roman"/>
          <w:sz w:val="24"/>
          <w:szCs w:val="24"/>
        </w:rPr>
        <w:t>The DNA methylation dataset co</w:t>
      </w:r>
      <w:r w:rsidR="003F5FDA" w:rsidRPr="00236A71">
        <w:rPr>
          <w:rFonts w:ascii="Times New Roman" w:hAnsi="Times New Roman" w:cs="Times New Roman"/>
          <w:sz w:val="24"/>
          <w:szCs w:val="24"/>
        </w:rPr>
        <w:t>mprised</w:t>
      </w:r>
      <w:r w:rsidRPr="00236A71">
        <w:rPr>
          <w:rFonts w:ascii="Times New Roman" w:hAnsi="Times New Roman" w:cs="Times New Roman"/>
          <w:sz w:val="24"/>
          <w:szCs w:val="24"/>
        </w:rPr>
        <w:t xml:space="preserve"> over one million CpG sites, </w:t>
      </w:r>
      <w:r w:rsidR="00BC078C" w:rsidRPr="00236A71">
        <w:rPr>
          <w:rFonts w:ascii="Times New Roman" w:hAnsi="Times New Roman" w:cs="Times New Roman"/>
          <w:sz w:val="24"/>
          <w:szCs w:val="24"/>
        </w:rPr>
        <w:t xml:space="preserve">which imposed substantial computational demands and hindered the model’s ability to generalise and capture meaningful patterns. </w:t>
      </w:r>
      <w:r w:rsidR="005F3BB2" w:rsidRPr="00236A71">
        <w:rPr>
          <w:rFonts w:ascii="Times New Roman" w:hAnsi="Times New Roman" w:cs="Times New Roman"/>
          <w:sz w:val="24"/>
          <w:szCs w:val="24"/>
        </w:rPr>
        <w:t xml:space="preserve">Dimensionality was reduced by selecting features based on the following </w:t>
      </w:r>
      <w:r w:rsidR="00BB6256" w:rsidRPr="00236A71">
        <w:rPr>
          <w:rFonts w:ascii="Times New Roman" w:hAnsi="Times New Roman" w:cs="Times New Roman"/>
          <w:sz w:val="24"/>
          <w:szCs w:val="24"/>
        </w:rPr>
        <w:t>criteri</w:t>
      </w:r>
      <w:r w:rsidR="009A54FF" w:rsidRPr="00236A71">
        <w:rPr>
          <w:rFonts w:ascii="Times New Roman" w:hAnsi="Times New Roman" w:cs="Times New Roman"/>
          <w:sz w:val="24"/>
          <w:szCs w:val="24"/>
        </w:rPr>
        <w:t>a</w:t>
      </w:r>
      <w:r w:rsidR="005F3BB2" w:rsidRPr="00236A71">
        <w:rPr>
          <w:rFonts w:ascii="Times New Roman" w:hAnsi="Times New Roman" w:cs="Times New Roman"/>
          <w:sz w:val="24"/>
          <w:szCs w:val="24"/>
        </w:rPr>
        <w:t>:</w:t>
      </w:r>
    </w:p>
    <w:p w14:paraId="3E881A42" w14:textId="2450570B" w:rsidR="00D476FD" w:rsidRPr="00236A71" w:rsidRDefault="00D476FD" w:rsidP="007C0D6B">
      <w:pPr>
        <w:jc w:val="both"/>
        <w:rPr>
          <w:rFonts w:ascii="Times New Roman" w:hAnsi="Times New Roman" w:cs="Times New Roman"/>
          <w:b/>
          <w:bCs/>
          <w:i/>
          <w:iCs/>
          <w:sz w:val="24"/>
          <w:szCs w:val="24"/>
          <w:u w:val="single"/>
        </w:rPr>
      </w:pPr>
      <w:commentRangeStart w:id="18"/>
      <w:commentRangeStart w:id="19"/>
      <w:r w:rsidRPr="00236A71">
        <w:rPr>
          <w:rFonts w:ascii="Times New Roman" w:hAnsi="Times New Roman" w:cs="Times New Roman"/>
          <w:b/>
          <w:bCs/>
          <w:sz w:val="24"/>
          <w:szCs w:val="24"/>
        </w:rPr>
        <w:t xml:space="preserve"> </w:t>
      </w:r>
      <w:r w:rsidR="005F3BB2" w:rsidRPr="00236A71">
        <w:rPr>
          <w:rFonts w:ascii="Times New Roman" w:hAnsi="Times New Roman" w:cs="Times New Roman"/>
          <w:b/>
          <w:bCs/>
          <w:i/>
          <w:iCs/>
          <w:sz w:val="24"/>
          <w:szCs w:val="24"/>
          <w:u w:val="single"/>
        </w:rPr>
        <w:t>V</w:t>
      </w:r>
      <w:r w:rsidRPr="00236A71">
        <w:rPr>
          <w:rFonts w:ascii="Times New Roman" w:hAnsi="Times New Roman" w:cs="Times New Roman"/>
          <w:b/>
          <w:bCs/>
          <w:i/>
          <w:iCs/>
          <w:sz w:val="24"/>
          <w:szCs w:val="24"/>
          <w:u w:val="single"/>
        </w:rPr>
        <w:t>ariance across samples</w:t>
      </w:r>
      <w:commentRangeEnd w:id="18"/>
      <w:r w:rsidR="000206F3" w:rsidRPr="00236A71">
        <w:rPr>
          <w:rStyle w:val="CommentReference"/>
          <w:rFonts w:ascii="Times New Roman" w:hAnsi="Times New Roman" w:cs="Times New Roman"/>
          <w:b/>
          <w:bCs/>
          <w:i/>
          <w:iCs/>
          <w:sz w:val="24"/>
          <w:szCs w:val="24"/>
          <w:u w:val="single"/>
        </w:rPr>
        <w:commentReference w:id="18"/>
      </w:r>
      <w:commentRangeEnd w:id="19"/>
      <w:r w:rsidR="007C0D6B" w:rsidRPr="00236A71">
        <w:rPr>
          <w:rStyle w:val="CommentReference"/>
          <w:rFonts w:ascii="Times New Roman" w:hAnsi="Times New Roman" w:cs="Times New Roman"/>
          <w:b/>
          <w:bCs/>
          <w:i/>
          <w:iCs/>
          <w:sz w:val="24"/>
          <w:szCs w:val="24"/>
          <w:u w:val="single"/>
        </w:rPr>
        <w:commentReference w:id="19"/>
      </w:r>
    </w:p>
    <w:p w14:paraId="06641C90" w14:textId="4B819313" w:rsidR="00D476FD" w:rsidRPr="00236A71" w:rsidRDefault="00D476FD" w:rsidP="00D476FD">
      <w:pPr>
        <w:jc w:val="both"/>
        <w:rPr>
          <w:rFonts w:ascii="Times New Roman" w:hAnsi="Times New Roman" w:cs="Times New Roman"/>
          <w:sz w:val="24"/>
          <w:szCs w:val="24"/>
        </w:rPr>
      </w:pPr>
      <w:r w:rsidRPr="00236A71">
        <w:rPr>
          <w:rFonts w:ascii="Times New Roman" w:hAnsi="Times New Roman" w:cs="Times New Roman"/>
          <w:sz w:val="24"/>
          <w:szCs w:val="24"/>
        </w:rPr>
        <w:t xml:space="preserve">For each CpG site, the variance across all 443 samples was calculated. The distribution of variances was examined across multiple quantiles (0.01, 0.05, 0.1, 0.25, 0.5, 0.75, 0.9, 0.95, 0.99; Supplementary Figure </w:t>
      </w:r>
      <w:r w:rsidR="00010011" w:rsidRPr="00236A71">
        <w:rPr>
          <w:rFonts w:ascii="Times New Roman" w:hAnsi="Times New Roman" w:cs="Times New Roman"/>
          <w:sz w:val="24"/>
          <w:szCs w:val="24"/>
        </w:rPr>
        <w:t>6</w:t>
      </w:r>
      <w:r w:rsidRPr="00236A71">
        <w:rPr>
          <w:rFonts w:ascii="Times New Roman" w:hAnsi="Times New Roman" w:cs="Times New Roman"/>
          <w:sz w:val="24"/>
          <w:szCs w:val="24"/>
        </w:rPr>
        <w:t xml:space="preserve">). Two variance cutoffs were applied to define subsets of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w:t>
      </w:r>
    </w:p>
    <w:p w14:paraId="49A877D6" w14:textId="3335F62F" w:rsidR="00D476FD" w:rsidRPr="00236A71" w:rsidRDefault="00D476FD" w:rsidP="00D476FD">
      <w:pPr>
        <w:numPr>
          <w:ilvl w:val="0"/>
          <w:numId w:val="4"/>
        </w:numPr>
        <w:jc w:val="both"/>
        <w:rPr>
          <w:rFonts w:ascii="Times New Roman" w:hAnsi="Times New Roman" w:cs="Times New Roman"/>
          <w:sz w:val="24"/>
          <w:szCs w:val="24"/>
        </w:rPr>
      </w:pPr>
      <w:r w:rsidRPr="00236A71">
        <w:rPr>
          <w:rFonts w:ascii="Times New Roman" w:hAnsi="Times New Roman" w:cs="Times New Roman"/>
          <w:sz w:val="24"/>
          <w:szCs w:val="24"/>
        </w:rPr>
        <w:t>A lenient cutoff of 0.01, which retained CpG sites above the 76.9th percentile of variance. This resulted in approximately 255</w:t>
      </w:r>
      <w:r w:rsidR="00B64604" w:rsidRPr="00236A71">
        <w:rPr>
          <w:rFonts w:ascii="Times New Roman" w:hAnsi="Times New Roman" w:cs="Times New Roman"/>
          <w:sz w:val="24"/>
          <w:szCs w:val="24"/>
        </w:rPr>
        <w:t>,933</w:t>
      </w:r>
      <w:r w:rsidRPr="00236A71">
        <w:rPr>
          <w:rFonts w:ascii="Times New Roman" w:hAnsi="Times New Roman" w:cs="Times New Roman"/>
          <w:sz w:val="24"/>
          <w:szCs w:val="24"/>
        </w:rPr>
        <w:t xml:space="preserve"> CpG sites, corresponding to 24.1% of the total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w:t>
      </w:r>
    </w:p>
    <w:p w14:paraId="6E694E8E" w14:textId="47800B55" w:rsidR="00510D5B" w:rsidRPr="00236A71" w:rsidRDefault="00D476FD" w:rsidP="00510D5B">
      <w:pPr>
        <w:numPr>
          <w:ilvl w:val="0"/>
          <w:numId w:val="4"/>
        </w:numPr>
        <w:jc w:val="both"/>
        <w:rPr>
          <w:rFonts w:ascii="Times New Roman" w:hAnsi="Times New Roman" w:cs="Times New Roman"/>
          <w:sz w:val="24"/>
          <w:szCs w:val="24"/>
        </w:rPr>
      </w:pPr>
      <w:r w:rsidRPr="00236A71">
        <w:rPr>
          <w:rFonts w:ascii="Times New Roman" w:hAnsi="Times New Roman" w:cs="Times New Roman"/>
          <w:sz w:val="24"/>
          <w:szCs w:val="24"/>
        </w:rPr>
        <w:t>A stricter cutoff of 0.05, which retained CpG sites above the 95th percentile, resulting in roughly 14,</w:t>
      </w:r>
      <w:r w:rsidR="00B64604" w:rsidRPr="00236A71">
        <w:rPr>
          <w:rFonts w:ascii="Times New Roman" w:hAnsi="Times New Roman" w:cs="Times New Roman"/>
          <w:sz w:val="24"/>
          <w:szCs w:val="24"/>
        </w:rPr>
        <w:t>492</w:t>
      </w:r>
      <w:r w:rsidRPr="00236A71">
        <w:rPr>
          <w:rFonts w:ascii="Times New Roman" w:hAnsi="Times New Roman" w:cs="Times New Roman"/>
          <w:sz w:val="24"/>
          <w:szCs w:val="24"/>
        </w:rPr>
        <w:t xml:space="preserve">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corresponding to only 1.95% of the total sites.</w:t>
      </w:r>
    </w:p>
    <w:p w14:paraId="1A1756AF" w14:textId="43A4573F" w:rsidR="00732028" w:rsidRPr="00236A71" w:rsidRDefault="001A6F94" w:rsidP="00732028">
      <w:pPr>
        <w:jc w:val="both"/>
        <w:rPr>
          <w:rFonts w:ascii="Times New Roman" w:hAnsi="Times New Roman" w:cs="Times New Roman"/>
          <w:sz w:val="24"/>
          <w:szCs w:val="24"/>
        </w:rPr>
      </w:pPr>
      <w:r w:rsidRPr="00236A71">
        <w:rPr>
          <w:rFonts w:ascii="Times New Roman" w:hAnsi="Times New Roman" w:cs="Times New Roman"/>
          <w:sz w:val="24"/>
          <w:szCs w:val="24"/>
        </w:rPr>
        <w:t>This variance-based selection strategy, hereafter referred to as variance filtering, ensures that low-variance or invariant CpG sites, which contribute little to phenotypic prediction, are excluded from the model (Supplementary Figure 7). The lenient and strict cutoffs are designated VF0</w:t>
      </w:r>
      <w:r w:rsidR="00C96D88" w:rsidRPr="00236A71">
        <w:rPr>
          <w:rFonts w:ascii="Times New Roman" w:hAnsi="Times New Roman" w:cs="Times New Roman"/>
          <w:sz w:val="24"/>
          <w:szCs w:val="24"/>
        </w:rPr>
        <w:t>.</w:t>
      </w:r>
      <w:r w:rsidRPr="00236A71">
        <w:rPr>
          <w:rFonts w:ascii="Times New Roman" w:hAnsi="Times New Roman" w:cs="Times New Roman"/>
          <w:sz w:val="24"/>
          <w:szCs w:val="24"/>
        </w:rPr>
        <w:t>01 and VF0</w:t>
      </w:r>
      <w:r w:rsidR="00C96D88" w:rsidRPr="00236A71">
        <w:rPr>
          <w:rFonts w:ascii="Times New Roman" w:hAnsi="Times New Roman" w:cs="Times New Roman"/>
          <w:sz w:val="24"/>
          <w:szCs w:val="24"/>
        </w:rPr>
        <w:t>.</w:t>
      </w:r>
      <w:r w:rsidRPr="00236A71">
        <w:rPr>
          <w:rFonts w:ascii="Times New Roman" w:hAnsi="Times New Roman" w:cs="Times New Roman"/>
          <w:sz w:val="24"/>
          <w:szCs w:val="24"/>
        </w:rPr>
        <w:t>05, respectively, throughout this study.</w:t>
      </w:r>
      <w:r w:rsidR="00AA0D37" w:rsidRPr="00236A71">
        <w:rPr>
          <w:rFonts w:ascii="Times New Roman" w:hAnsi="Times New Roman" w:cs="Times New Roman"/>
          <w:sz w:val="24"/>
          <w:szCs w:val="24"/>
        </w:rPr>
        <w:t xml:space="preserve"> </w:t>
      </w:r>
    </w:p>
    <w:p w14:paraId="4C20D1FB" w14:textId="25EB8DDD" w:rsidR="00AA0D37" w:rsidRPr="00236A71" w:rsidRDefault="00BB6256" w:rsidP="002A54EF">
      <w:pPr>
        <w:jc w:val="both"/>
        <w:rPr>
          <w:rFonts w:ascii="Times New Roman" w:hAnsi="Times New Roman" w:cs="Times New Roman"/>
          <w:i/>
          <w:iCs/>
          <w:sz w:val="24"/>
          <w:szCs w:val="24"/>
          <w:u w:val="single"/>
        </w:rPr>
      </w:pPr>
      <w:r w:rsidRPr="00236A71">
        <w:rPr>
          <w:rFonts w:ascii="Times New Roman" w:hAnsi="Times New Roman" w:cs="Times New Roman"/>
          <w:b/>
          <w:bCs/>
          <w:i/>
          <w:iCs/>
          <w:sz w:val="24"/>
          <w:szCs w:val="24"/>
          <w:u w:val="single"/>
        </w:rPr>
        <w:lastRenderedPageBreak/>
        <w:t xml:space="preserve">Variable Importance </w:t>
      </w:r>
      <w:r w:rsidR="00631652" w:rsidRPr="00236A71">
        <w:rPr>
          <w:rFonts w:ascii="Times New Roman" w:hAnsi="Times New Roman" w:cs="Times New Roman"/>
          <w:b/>
          <w:bCs/>
          <w:i/>
          <w:iCs/>
          <w:sz w:val="24"/>
          <w:szCs w:val="24"/>
          <w:u w:val="single"/>
        </w:rPr>
        <w:t>in</w:t>
      </w:r>
      <w:r w:rsidRPr="00236A71">
        <w:rPr>
          <w:rFonts w:ascii="Times New Roman" w:hAnsi="Times New Roman" w:cs="Times New Roman"/>
          <w:b/>
          <w:bCs/>
          <w:i/>
          <w:iCs/>
          <w:sz w:val="24"/>
          <w:szCs w:val="24"/>
          <w:u w:val="single"/>
        </w:rPr>
        <w:t xml:space="preserve"> Projection (VIP) scores in a </w:t>
      </w:r>
      <w:r w:rsidR="00AA0D37" w:rsidRPr="00236A71">
        <w:rPr>
          <w:rFonts w:ascii="Times New Roman" w:hAnsi="Times New Roman" w:cs="Times New Roman"/>
          <w:b/>
          <w:bCs/>
          <w:i/>
          <w:iCs/>
          <w:sz w:val="24"/>
          <w:szCs w:val="24"/>
          <w:u w:val="single"/>
        </w:rPr>
        <w:t>Partial least Squares</w:t>
      </w:r>
      <w:r w:rsidR="006D1502" w:rsidRPr="00236A71">
        <w:rPr>
          <w:rFonts w:ascii="Times New Roman" w:hAnsi="Times New Roman" w:cs="Times New Roman"/>
          <w:b/>
          <w:bCs/>
          <w:i/>
          <w:iCs/>
          <w:sz w:val="24"/>
          <w:szCs w:val="24"/>
          <w:u w:val="single"/>
        </w:rPr>
        <w:t xml:space="preserve"> </w:t>
      </w:r>
      <w:r w:rsidR="00564AA9" w:rsidRPr="00236A71">
        <w:rPr>
          <w:rFonts w:ascii="Times New Roman" w:hAnsi="Times New Roman" w:cs="Times New Roman"/>
          <w:b/>
          <w:bCs/>
          <w:i/>
          <w:iCs/>
          <w:sz w:val="24"/>
          <w:szCs w:val="24"/>
          <w:u w:val="single"/>
        </w:rPr>
        <w:t xml:space="preserve">(PLS) </w:t>
      </w:r>
      <w:r w:rsidR="006D1502" w:rsidRPr="00236A71">
        <w:rPr>
          <w:rFonts w:ascii="Times New Roman" w:hAnsi="Times New Roman" w:cs="Times New Roman"/>
          <w:b/>
          <w:bCs/>
          <w:i/>
          <w:iCs/>
          <w:sz w:val="24"/>
          <w:szCs w:val="24"/>
          <w:u w:val="single"/>
        </w:rPr>
        <w:t>analys</w:t>
      </w:r>
      <w:r w:rsidR="006D1502" w:rsidRPr="00236A71">
        <w:rPr>
          <w:rFonts w:ascii="Times New Roman" w:hAnsi="Times New Roman" w:cs="Times New Roman"/>
          <w:i/>
          <w:iCs/>
          <w:sz w:val="24"/>
          <w:szCs w:val="24"/>
          <w:u w:val="single"/>
        </w:rPr>
        <w:t>is</w:t>
      </w:r>
    </w:p>
    <w:p w14:paraId="25415DE7" w14:textId="5F3113E8" w:rsidR="000C46CA" w:rsidRPr="00236A71" w:rsidRDefault="000C46CA" w:rsidP="000C46CA">
      <w:pPr>
        <w:jc w:val="both"/>
        <w:rPr>
          <w:rFonts w:ascii="Times New Roman" w:hAnsi="Times New Roman" w:cs="Times New Roman"/>
          <w:sz w:val="24"/>
          <w:szCs w:val="24"/>
        </w:rPr>
      </w:pPr>
      <w:r w:rsidRPr="00236A71">
        <w:rPr>
          <w:rFonts w:ascii="Times New Roman" w:hAnsi="Times New Roman" w:cs="Times New Roman"/>
          <w:sz w:val="24"/>
          <w:szCs w:val="24"/>
        </w:rPr>
        <w:t>Unlike unsupervised methods such as PCA or MOFA, PLS is a supervised learning method, as it uses the training set phenotypes (Y) to guide the extraction of latent components from the predictor matrix (X). Specifically, PLS identifies latent components that maximize the covariance between X and Y, thereby capturing variation in the omics data that is most predictive of the trait. Features that contribute strongly to the most influential components receive higher importance scores.</w:t>
      </w:r>
      <w:r w:rsidR="00C55E25"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PLS was performed using the </w:t>
      </w:r>
      <w:r w:rsidRPr="00236A71">
        <w:rPr>
          <w:rFonts w:ascii="Times New Roman" w:hAnsi="Times New Roman" w:cs="Times New Roman"/>
          <w:i/>
          <w:iCs/>
          <w:sz w:val="24"/>
          <w:szCs w:val="24"/>
        </w:rPr>
        <w:t>caret</w:t>
      </w:r>
      <w:r w:rsidRPr="00236A71">
        <w:rPr>
          <w:rFonts w:ascii="Times New Roman" w:hAnsi="Times New Roman" w:cs="Times New Roman"/>
          <w:sz w:val="24"/>
          <w:szCs w:val="24"/>
        </w:rPr>
        <w:t xml:space="preserve"> package in R (Kuhn, 2008)</w:t>
      </w:r>
      <w:r w:rsidR="009D478D" w:rsidRPr="00236A71">
        <w:rPr>
          <w:rFonts w:ascii="Times New Roman" w:hAnsi="Times New Roman" w:cs="Times New Roman"/>
          <w:sz w:val="24"/>
          <w:szCs w:val="24"/>
        </w:rPr>
        <w:t xml:space="preserve">, and </w:t>
      </w:r>
      <w:r w:rsidR="00E07276" w:rsidRPr="00236A71">
        <w:rPr>
          <w:rFonts w:ascii="Times New Roman" w:hAnsi="Times New Roman" w:cs="Times New Roman"/>
          <w:sz w:val="24"/>
          <w:szCs w:val="24"/>
        </w:rPr>
        <w:t>FS</w:t>
      </w:r>
      <w:r w:rsidRPr="00236A71">
        <w:rPr>
          <w:rFonts w:ascii="Times New Roman" w:hAnsi="Times New Roman" w:cs="Times New Roman"/>
          <w:sz w:val="24"/>
          <w:szCs w:val="24"/>
        </w:rPr>
        <w:t xml:space="preserve"> w</w:t>
      </w:r>
      <w:r w:rsidR="00E74D57" w:rsidRPr="00236A71">
        <w:rPr>
          <w:rFonts w:ascii="Times New Roman" w:hAnsi="Times New Roman" w:cs="Times New Roman"/>
          <w:sz w:val="24"/>
          <w:szCs w:val="24"/>
        </w:rPr>
        <w:t>as</w:t>
      </w:r>
      <w:r w:rsidRPr="00236A71">
        <w:rPr>
          <w:rFonts w:ascii="Times New Roman" w:hAnsi="Times New Roman" w:cs="Times New Roman"/>
          <w:sz w:val="24"/>
          <w:szCs w:val="24"/>
        </w:rPr>
        <w:t xml:space="preserve"> applied </w:t>
      </w:r>
      <w:r w:rsidR="000731CD" w:rsidRPr="00236A71">
        <w:rPr>
          <w:rFonts w:ascii="Times New Roman" w:hAnsi="Times New Roman" w:cs="Times New Roman"/>
          <w:sz w:val="24"/>
          <w:szCs w:val="24"/>
        </w:rPr>
        <w:t>exclusively</w:t>
      </w:r>
      <w:r w:rsidRPr="00236A71">
        <w:rPr>
          <w:rFonts w:ascii="Times New Roman" w:hAnsi="Times New Roman" w:cs="Times New Roman"/>
          <w:sz w:val="24"/>
          <w:szCs w:val="24"/>
        </w:rPr>
        <w:t xml:space="preserve"> to the training set  </w:t>
      </w:r>
      <w:r w:rsidR="00546F86" w:rsidRPr="00236A71">
        <w:rPr>
          <w:rFonts w:ascii="Times New Roman" w:hAnsi="Times New Roman" w:cs="Times New Roman"/>
          <w:sz w:val="24"/>
          <w:szCs w:val="24"/>
        </w:rPr>
        <w:t>defined b</w:t>
      </w:r>
      <w:r w:rsidR="003866C8" w:rsidRPr="00236A71">
        <w:rPr>
          <w:rFonts w:ascii="Times New Roman" w:hAnsi="Times New Roman" w:cs="Times New Roman"/>
          <w:sz w:val="24"/>
          <w:szCs w:val="24"/>
        </w:rPr>
        <w:t>ased on</w:t>
      </w:r>
      <w:r w:rsidR="00546F86" w:rsidRPr="00236A71">
        <w:rPr>
          <w:rFonts w:ascii="Times New Roman" w:hAnsi="Times New Roman" w:cs="Times New Roman"/>
          <w:sz w:val="24"/>
          <w:szCs w:val="24"/>
        </w:rPr>
        <w:t xml:space="preserve"> each prediction scenario</w:t>
      </w:r>
      <w:r w:rsidRPr="00236A71">
        <w:rPr>
          <w:rFonts w:ascii="Times New Roman" w:hAnsi="Times New Roman" w:cs="Times New Roman"/>
          <w:sz w:val="24"/>
          <w:szCs w:val="24"/>
        </w:rPr>
        <w:t xml:space="preserve"> (see “</w:t>
      </w:r>
      <w:r w:rsidR="00CF4958" w:rsidRPr="00236A71">
        <w:rPr>
          <w:rFonts w:ascii="Times New Roman" w:hAnsi="Times New Roman" w:cs="Times New Roman"/>
          <w:sz w:val="24"/>
          <w:szCs w:val="24"/>
        </w:rPr>
        <w:t xml:space="preserve">Sampling process and </w:t>
      </w:r>
      <w:r w:rsidRPr="00236A71">
        <w:rPr>
          <w:rFonts w:ascii="Times New Roman" w:hAnsi="Times New Roman" w:cs="Times New Roman"/>
          <w:sz w:val="24"/>
          <w:szCs w:val="24"/>
        </w:rPr>
        <w:t>validation” section below).</w:t>
      </w:r>
    </w:p>
    <w:p w14:paraId="3092B71F" w14:textId="2B421B13" w:rsidR="00C55E25" w:rsidRPr="00236A71" w:rsidRDefault="0070170B" w:rsidP="00C55E25">
      <w:pPr>
        <w:jc w:val="both"/>
        <w:rPr>
          <w:rFonts w:ascii="Times New Roman" w:hAnsi="Times New Roman" w:cs="Times New Roman"/>
          <w:sz w:val="24"/>
          <w:szCs w:val="24"/>
        </w:rPr>
      </w:pPr>
      <w:r w:rsidRPr="00236A71">
        <w:rPr>
          <w:rFonts w:ascii="Times New Roman" w:hAnsi="Times New Roman" w:cs="Times New Roman"/>
          <w:sz w:val="24"/>
          <w:szCs w:val="24"/>
        </w:rPr>
        <w:t>PLS models were fitted separately for each trait</w:t>
      </w:r>
      <w:r w:rsidR="00CF0C13" w:rsidRPr="00236A71">
        <w:rPr>
          <w:rFonts w:ascii="Times New Roman" w:hAnsi="Times New Roman" w:cs="Times New Roman"/>
          <w:sz w:val="24"/>
          <w:szCs w:val="24"/>
        </w:rPr>
        <w:t xml:space="preserve"> </w:t>
      </w:r>
      <w:r w:rsidR="00780880" w:rsidRPr="00236A71">
        <w:rPr>
          <w:rFonts w:ascii="Times New Roman" w:hAnsi="Times New Roman" w:cs="Times New Roman"/>
          <w:sz w:val="24"/>
          <w:szCs w:val="24"/>
        </w:rPr>
        <w:t>by omics dataset</w:t>
      </w:r>
      <w:r w:rsidRPr="00236A71">
        <w:rPr>
          <w:rFonts w:ascii="Times New Roman" w:hAnsi="Times New Roman" w:cs="Times New Roman"/>
          <w:sz w:val="24"/>
          <w:szCs w:val="24"/>
        </w:rPr>
        <w:t xml:space="preserve"> (SNPs, gene expression, and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For the SNP-based models, the full dataset of 11,900 markers was included. Gene expression models used the complete set of 14,293 genes, whereas CpG-based models were fitted using the variance-filtered CpG matrix (</w:t>
      </w:r>
      <w:commentRangeStart w:id="20"/>
      <w:commentRangeStart w:id="21"/>
      <w:r w:rsidRPr="00236A71">
        <w:rPr>
          <w:rFonts w:ascii="Times New Roman" w:hAnsi="Times New Roman" w:cs="Times New Roman"/>
          <w:sz w:val="24"/>
          <w:szCs w:val="24"/>
        </w:rPr>
        <w:t>variance threshold = 0.05</w:t>
      </w:r>
      <w:commentRangeEnd w:id="20"/>
      <w:r w:rsidR="00295664" w:rsidRPr="00236A71">
        <w:rPr>
          <w:rStyle w:val="CommentReference"/>
          <w:rFonts w:ascii="Times New Roman" w:hAnsi="Times New Roman" w:cs="Times New Roman"/>
          <w:sz w:val="24"/>
          <w:szCs w:val="24"/>
        </w:rPr>
        <w:commentReference w:id="20"/>
      </w:r>
      <w:commentRangeEnd w:id="21"/>
      <w:r w:rsidR="00295664" w:rsidRPr="00236A71">
        <w:rPr>
          <w:rStyle w:val="CommentReference"/>
          <w:rFonts w:ascii="Times New Roman" w:hAnsi="Times New Roman" w:cs="Times New Roman"/>
          <w:sz w:val="24"/>
          <w:szCs w:val="24"/>
        </w:rPr>
        <w:commentReference w:id="21"/>
      </w:r>
      <w:r w:rsidRPr="00236A71">
        <w:rPr>
          <w:rFonts w:ascii="Times New Roman" w:hAnsi="Times New Roman" w:cs="Times New Roman"/>
          <w:sz w:val="24"/>
          <w:szCs w:val="24"/>
        </w:rPr>
        <w:t>), comprising 14,493 CpG sites</w:t>
      </w:r>
      <w:r w:rsidR="00614D94" w:rsidRPr="00236A71">
        <w:rPr>
          <w:rFonts w:ascii="Times New Roman" w:hAnsi="Times New Roman" w:cs="Times New Roman"/>
          <w:sz w:val="24"/>
          <w:szCs w:val="24"/>
        </w:rPr>
        <w:t xml:space="preserve">. </w:t>
      </w:r>
      <w:r w:rsidR="000C46CA" w:rsidRPr="00236A71">
        <w:rPr>
          <w:rFonts w:ascii="Times New Roman" w:hAnsi="Times New Roman" w:cs="Times New Roman"/>
          <w:sz w:val="24"/>
          <w:szCs w:val="24"/>
        </w:rPr>
        <w:t xml:space="preserve">For each combination of trait and omics layer within each training dataset, feature importance scores were computed using the </w:t>
      </w:r>
      <w:proofErr w:type="spellStart"/>
      <w:r w:rsidR="000C46CA" w:rsidRPr="00236A71">
        <w:rPr>
          <w:rFonts w:ascii="Times New Roman" w:hAnsi="Times New Roman" w:cs="Times New Roman"/>
          <w:i/>
          <w:iCs/>
          <w:sz w:val="24"/>
          <w:szCs w:val="24"/>
        </w:rPr>
        <w:t>varImp</w:t>
      </w:r>
      <w:proofErr w:type="spellEnd"/>
      <w:r w:rsidR="000C46CA" w:rsidRPr="00236A71">
        <w:rPr>
          <w:rFonts w:ascii="Times New Roman" w:hAnsi="Times New Roman" w:cs="Times New Roman"/>
          <w:sz w:val="24"/>
          <w:szCs w:val="24"/>
        </w:rPr>
        <w:t xml:space="preserve"> function</w:t>
      </w:r>
      <w:r w:rsidR="00406316" w:rsidRPr="00236A71">
        <w:rPr>
          <w:rFonts w:ascii="Times New Roman" w:hAnsi="Times New Roman" w:cs="Times New Roman"/>
          <w:sz w:val="24"/>
          <w:szCs w:val="24"/>
        </w:rPr>
        <w:t xml:space="preserve"> from the caret package </w:t>
      </w:r>
      <w:r w:rsidR="00203867" w:rsidRPr="00236A71">
        <w:rPr>
          <w:rFonts w:ascii="Times New Roman" w:hAnsi="Times New Roman" w:cs="Times New Roman"/>
          <w:sz w:val="24"/>
          <w:szCs w:val="24"/>
          <w:lang w:val="en-US"/>
        </w:rPr>
        <w:t>[42]</w:t>
      </w:r>
      <w:r w:rsidR="000C46CA" w:rsidRPr="00236A71">
        <w:rPr>
          <w:rFonts w:ascii="Times New Roman" w:hAnsi="Times New Roman" w:cs="Times New Roman"/>
          <w:sz w:val="24"/>
          <w:szCs w:val="24"/>
        </w:rPr>
        <w:t xml:space="preserve">. This function calculates scores based on the weighted sum of absolute regression coefficients, adjusted </w:t>
      </w:r>
      <w:r w:rsidR="00B37C08" w:rsidRPr="00236A71">
        <w:rPr>
          <w:rFonts w:ascii="Times New Roman" w:hAnsi="Times New Roman" w:cs="Times New Roman"/>
          <w:sz w:val="24"/>
          <w:szCs w:val="24"/>
        </w:rPr>
        <w:t>according to each</w:t>
      </w:r>
      <w:r w:rsidR="0092165F" w:rsidRPr="00236A71">
        <w:rPr>
          <w:rFonts w:ascii="Times New Roman" w:hAnsi="Times New Roman" w:cs="Times New Roman"/>
          <w:sz w:val="24"/>
          <w:szCs w:val="24"/>
        </w:rPr>
        <w:t xml:space="preserve"> component’s </w:t>
      </w:r>
      <w:r w:rsidR="000C46CA" w:rsidRPr="00236A71">
        <w:rPr>
          <w:rFonts w:ascii="Times New Roman" w:hAnsi="Times New Roman" w:cs="Times New Roman"/>
          <w:sz w:val="24"/>
          <w:szCs w:val="24"/>
        </w:rPr>
        <w:t xml:space="preserve">contribution to </w:t>
      </w:r>
      <w:r w:rsidR="0092165F" w:rsidRPr="00236A71">
        <w:rPr>
          <w:rFonts w:ascii="Times New Roman" w:hAnsi="Times New Roman" w:cs="Times New Roman"/>
          <w:sz w:val="24"/>
          <w:szCs w:val="24"/>
        </w:rPr>
        <w:t xml:space="preserve">the </w:t>
      </w:r>
      <w:r w:rsidR="000C46CA" w:rsidRPr="00236A71">
        <w:rPr>
          <w:rFonts w:ascii="Times New Roman" w:hAnsi="Times New Roman" w:cs="Times New Roman"/>
          <w:sz w:val="24"/>
          <w:szCs w:val="24"/>
        </w:rPr>
        <w:t>reduc</w:t>
      </w:r>
      <w:r w:rsidR="0092165F" w:rsidRPr="00236A71">
        <w:rPr>
          <w:rFonts w:ascii="Times New Roman" w:hAnsi="Times New Roman" w:cs="Times New Roman"/>
          <w:sz w:val="24"/>
          <w:szCs w:val="24"/>
        </w:rPr>
        <w:t xml:space="preserve">tion </w:t>
      </w:r>
      <w:r w:rsidR="00EF5073" w:rsidRPr="00236A71">
        <w:rPr>
          <w:rFonts w:ascii="Times New Roman" w:hAnsi="Times New Roman" w:cs="Times New Roman"/>
          <w:sz w:val="24"/>
          <w:szCs w:val="24"/>
        </w:rPr>
        <w:t>in</w:t>
      </w:r>
      <w:r w:rsidR="000C46CA" w:rsidRPr="00236A71">
        <w:rPr>
          <w:rFonts w:ascii="Times New Roman" w:hAnsi="Times New Roman" w:cs="Times New Roman"/>
          <w:sz w:val="24"/>
          <w:szCs w:val="24"/>
        </w:rPr>
        <w:t xml:space="preserve"> the sum of squares.</w:t>
      </w:r>
      <w:r w:rsidR="00C55E25" w:rsidRPr="00236A71">
        <w:rPr>
          <w:rFonts w:ascii="Times New Roman" w:hAnsi="Times New Roman" w:cs="Times New Roman"/>
          <w:sz w:val="24"/>
          <w:szCs w:val="24"/>
        </w:rPr>
        <w:t xml:space="preserve"> From these importance scores, the top k features were selected independently for each omics layer, where k = 10, 100, 200, 500,</w:t>
      </w:r>
      <w:r w:rsidR="00636EA2" w:rsidRPr="00236A71">
        <w:rPr>
          <w:rFonts w:ascii="Times New Roman" w:hAnsi="Times New Roman" w:cs="Times New Roman"/>
          <w:sz w:val="24"/>
          <w:szCs w:val="24"/>
        </w:rPr>
        <w:t xml:space="preserve"> </w:t>
      </w:r>
      <w:r w:rsidR="00C55E25" w:rsidRPr="00236A71">
        <w:rPr>
          <w:rFonts w:ascii="Times New Roman" w:hAnsi="Times New Roman" w:cs="Times New Roman"/>
          <w:sz w:val="24"/>
          <w:szCs w:val="24"/>
        </w:rPr>
        <w:t>1,000</w:t>
      </w:r>
      <w:r w:rsidR="004C62F3" w:rsidRPr="00236A71">
        <w:rPr>
          <w:rFonts w:ascii="Times New Roman" w:hAnsi="Times New Roman" w:cs="Times New Roman"/>
          <w:sz w:val="24"/>
          <w:szCs w:val="24"/>
        </w:rPr>
        <w:t>, 3000 or 5,000</w:t>
      </w:r>
      <w:r w:rsidR="00C55E25" w:rsidRPr="00236A71">
        <w:rPr>
          <w:rFonts w:ascii="Times New Roman" w:hAnsi="Times New Roman" w:cs="Times New Roman"/>
          <w:sz w:val="24"/>
          <w:szCs w:val="24"/>
        </w:rPr>
        <w:t xml:space="preserve">. For example, when k = 10, the 10 most important SNPs, 10 most important genes, and 10 most important CpG sites were retained, each based on separate PLS models for that omics layer. These </w:t>
      </w:r>
      <w:r w:rsidR="009E742A" w:rsidRPr="00236A71">
        <w:rPr>
          <w:rFonts w:ascii="Times New Roman" w:hAnsi="Times New Roman" w:cs="Times New Roman"/>
          <w:sz w:val="24"/>
          <w:szCs w:val="24"/>
        </w:rPr>
        <w:t xml:space="preserve">selected </w:t>
      </w:r>
      <w:r w:rsidR="00C55E25" w:rsidRPr="00236A71">
        <w:rPr>
          <w:rFonts w:ascii="Times New Roman" w:hAnsi="Times New Roman" w:cs="Times New Roman"/>
          <w:sz w:val="24"/>
          <w:szCs w:val="24"/>
        </w:rPr>
        <w:t xml:space="preserve">subsets were </w:t>
      </w:r>
      <w:r w:rsidR="009E742A" w:rsidRPr="00236A71">
        <w:rPr>
          <w:rFonts w:ascii="Times New Roman" w:hAnsi="Times New Roman" w:cs="Times New Roman"/>
          <w:sz w:val="24"/>
          <w:szCs w:val="24"/>
        </w:rPr>
        <w:t>subse</w:t>
      </w:r>
      <w:r w:rsidR="007306B7" w:rsidRPr="00236A71">
        <w:rPr>
          <w:rFonts w:ascii="Times New Roman" w:hAnsi="Times New Roman" w:cs="Times New Roman"/>
          <w:sz w:val="24"/>
          <w:szCs w:val="24"/>
        </w:rPr>
        <w:t>quently</w:t>
      </w:r>
      <w:r w:rsidR="00C55E25" w:rsidRPr="00236A71">
        <w:rPr>
          <w:rFonts w:ascii="Times New Roman" w:hAnsi="Times New Roman" w:cs="Times New Roman"/>
          <w:sz w:val="24"/>
          <w:szCs w:val="24"/>
        </w:rPr>
        <w:t xml:space="preserve"> used as inputs for the deep learning model, </w:t>
      </w:r>
      <w:r w:rsidR="000B7ECB" w:rsidRPr="00236A71">
        <w:rPr>
          <w:rFonts w:ascii="Times New Roman" w:hAnsi="Times New Roman" w:cs="Times New Roman"/>
          <w:sz w:val="24"/>
          <w:szCs w:val="24"/>
        </w:rPr>
        <w:t xml:space="preserve">ensuring that the </w:t>
      </w:r>
      <w:r w:rsidR="00C55E25" w:rsidRPr="00236A71">
        <w:rPr>
          <w:rFonts w:ascii="Times New Roman" w:hAnsi="Times New Roman" w:cs="Times New Roman"/>
          <w:sz w:val="24"/>
          <w:szCs w:val="24"/>
        </w:rPr>
        <w:t>most predictive features from each omics dataset</w:t>
      </w:r>
      <w:r w:rsidR="000B7ECB" w:rsidRPr="00236A71">
        <w:rPr>
          <w:rFonts w:ascii="Times New Roman" w:hAnsi="Times New Roman" w:cs="Times New Roman"/>
          <w:sz w:val="24"/>
          <w:szCs w:val="24"/>
        </w:rPr>
        <w:t xml:space="preserve"> were preserved</w:t>
      </w:r>
      <w:r w:rsidR="00C55E25" w:rsidRPr="00236A71">
        <w:rPr>
          <w:rFonts w:ascii="Times New Roman" w:hAnsi="Times New Roman" w:cs="Times New Roman"/>
          <w:sz w:val="24"/>
          <w:szCs w:val="24"/>
        </w:rPr>
        <w:t>.</w:t>
      </w:r>
    </w:p>
    <w:p w14:paraId="57BC251B" w14:textId="0787FBE7" w:rsidR="000C46CA" w:rsidRPr="00236A71" w:rsidRDefault="000C46CA" w:rsidP="000C46CA">
      <w:pPr>
        <w:jc w:val="both"/>
        <w:rPr>
          <w:rFonts w:ascii="Times New Roman" w:hAnsi="Times New Roman" w:cs="Times New Roman"/>
          <w:sz w:val="24"/>
          <w:szCs w:val="24"/>
        </w:rPr>
      </w:pPr>
    </w:p>
    <w:p w14:paraId="341ADD93" w14:textId="34A66B1E" w:rsidR="007B7732" w:rsidRPr="00236A71" w:rsidRDefault="005E749A" w:rsidP="002A54EF">
      <w:pPr>
        <w:jc w:val="both"/>
        <w:rPr>
          <w:rFonts w:ascii="Times New Roman" w:hAnsi="Times New Roman" w:cs="Times New Roman"/>
          <w:b/>
          <w:bCs/>
          <w:i/>
          <w:iCs/>
          <w:sz w:val="24"/>
          <w:szCs w:val="24"/>
          <w:u w:val="single"/>
        </w:rPr>
      </w:pPr>
      <w:r w:rsidRPr="00236A71">
        <w:rPr>
          <w:rFonts w:ascii="Times New Roman" w:hAnsi="Times New Roman" w:cs="Times New Roman"/>
          <w:b/>
          <w:bCs/>
          <w:i/>
          <w:iCs/>
          <w:sz w:val="24"/>
          <w:szCs w:val="24"/>
          <w:u w:val="single"/>
        </w:rPr>
        <w:t>T</w:t>
      </w:r>
      <w:r w:rsidR="0051092A" w:rsidRPr="00236A71">
        <w:rPr>
          <w:rFonts w:ascii="Times New Roman" w:hAnsi="Times New Roman" w:cs="Times New Roman"/>
          <w:b/>
          <w:bCs/>
          <w:i/>
          <w:iCs/>
          <w:sz w:val="24"/>
          <w:szCs w:val="24"/>
          <w:u w:val="single"/>
        </w:rPr>
        <w:t xml:space="preserve">hreshold of </w:t>
      </w:r>
      <w:r w:rsidR="00DF419A" w:rsidRPr="00236A71">
        <w:rPr>
          <w:rFonts w:ascii="Times New Roman" w:hAnsi="Times New Roman" w:cs="Times New Roman"/>
          <w:b/>
          <w:bCs/>
          <w:i/>
          <w:iCs/>
          <w:sz w:val="24"/>
          <w:szCs w:val="24"/>
          <w:u w:val="single"/>
        </w:rPr>
        <w:t xml:space="preserve">variance explained by </w:t>
      </w:r>
      <w:r w:rsidR="00B34236" w:rsidRPr="00236A71">
        <w:rPr>
          <w:rFonts w:ascii="Times New Roman" w:hAnsi="Times New Roman" w:cs="Times New Roman"/>
          <w:b/>
          <w:bCs/>
          <w:i/>
          <w:iCs/>
          <w:sz w:val="24"/>
          <w:szCs w:val="24"/>
          <w:u w:val="single"/>
        </w:rPr>
        <w:t xml:space="preserve">the first </w:t>
      </w:r>
      <w:r w:rsidR="00E17986" w:rsidRPr="00236A71">
        <w:rPr>
          <w:rFonts w:ascii="Times New Roman" w:hAnsi="Times New Roman" w:cs="Times New Roman"/>
          <w:b/>
          <w:bCs/>
          <w:i/>
          <w:iCs/>
          <w:sz w:val="24"/>
          <w:szCs w:val="24"/>
          <w:u w:val="single"/>
        </w:rPr>
        <w:t xml:space="preserve">k </w:t>
      </w:r>
      <w:r w:rsidR="003275D4" w:rsidRPr="00236A71">
        <w:rPr>
          <w:rFonts w:ascii="Times New Roman" w:hAnsi="Times New Roman" w:cs="Times New Roman"/>
          <w:b/>
          <w:bCs/>
          <w:i/>
          <w:iCs/>
          <w:sz w:val="24"/>
          <w:szCs w:val="24"/>
          <w:u w:val="single"/>
        </w:rPr>
        <w:t>p</w:t>
      </w:r>
      <w:r w:rsidR="00453E38" w:rsidRPr="00236A71">
        <w:rPr>
          <w:rFonts w:ascii="Times New Roman" w:hAnsi="Times New Roman" w:cs="Times New Roman"/>
          <w:b/>
          <w:bCs/>
          <w:i/>
          <w:iCs/>
          <w:sz w:val="24"/>
          <w:szCs w:val="24"/>
          <w:u w:val="single"/>
        </w:rPr>
        <w:t xml:space="preserve">rincipal </w:t>
      </w:r>
      <w:r w:rsidR="003275D4" w:rsidRPr="00236A71">
        <w:rPr>
          <w:rFonts w:ascii="Times New Roman" w:hAnsi="Times New Roman" w:cs="Times New Roman"/>
          <w:b/>
          <w:bCs/>
          <w:i/>
          <w:iCs/>
          <w:sz w:val="24"/>
          <w:szCs w:val="24"/>
          <w:u w:val="single"/>
        </w:rPr>
        <w:t>c</w:t>
      </w:r>
      <w:r w:rsidR="00453E38" w:rsidRPr="00236A71">
        <w:rPr>
          <w:rFonts w:ascii="Times New Roman" w:hAnsi="Times New Roman" w:cs="Times New Roman"/>
          <w:b/>
          <w:bCs/>
          <w:i/>
          <w:iCs/>
          <w:sz w:val="24"/>
          <w:szCs w:val="24"/>
          <w:u w:val="single"/>
        </w:rPr>
        <w:t xml:space="preserve">omponents </w:t>
      </w:r>
      <w:r w:rsidR="00050066" w:rsidRPr="00236A71">
        <w:rPr>
          <w:rFonts w:ascii="Times New Roman" w:hAnsi="Times New Roman" w:cs="Times New Roman"/>
          <w:b/>
          <w:bCs/>
          <w:i/>
          <w:iCs/>
          <w:sz w:val="24"/>
          <w:szCs w:val="24"/>
          <w:u w:val="single"/>
        </w:rPr>
        <w:t xml:space="preserve"> </w:t>
      </w:r>
    </w:p>
    <w:p w14:paraId="58AE18FF" w14:textId="1C5C3E78" w:rsidR="00A90F71" w:rsidRPr="00236A71" w:rsidRDefault="00BD24EE" w:rsidP="001F2985">
      <w:pPr>
        <w:jc w:val="both"/>
        <w:rPr>
          <w:rFonts w:ascii="Times New Roman" w:hAnsi="Times New Roman" w:cs="Times New Roman"/>
          <w:sz w:val="24"/>
          <w:szCs w:val="24"/>
        </w:rPr>
      </w:pPr>
      <w:r w:rsidRPr="00236A71">
        <w:rPr>
          <w:rFonts w:ascii="Times New Roman" w:hAnsi="Times New Roman" w:cs="Times New Roman"/>
          <w:sz w:val="24"/>
          <w:szCs w:val="24"/>
        </w:rPr>
        <w:t>To further address the high dimensionality of the omics datasets, we applied dimensionality reduction using Principal Component Analysis (PCA)</w:t>
      </w:r>
      <w:r w:rsidR="001F2985" w:rsidRPr="00236A71">
        <w:rPr>
          <w:rFonts w:ascii="Times New Roman" w:hAnsi="Times New Roman" w:cs="Times New Roman"/>
          <w:sz w:val="24"/>
          <w:szCs w:val="24"/>
        </w:rPr>
        <w:t xml:space="preserve">. PCA identifies orthogonal components that capture the maximum variance within each omics layer and provides a compressed representation that reduces noise and redundancy. This can benefit deep learning models, as a relatively small number of components may retain most of the relevant biological signal, improving model efficiency and predictive performance. To </w:t>
      </w:r>
      <w:r w:rsidR="00CD78F0" w:rsidRPr="00236A71">
        <w:rPr>
          <w:rFonts w:ascii="Times New Roman" w:hAnsi="Times New Roman" w:cs="Times New Roman"/>
          <w:sz w:val="24"/>
          <w:szCs w:val="24"/>
        </w:rPr>
        <w:t>avoid data leakage</w:t>
      </w:r>
      <w:r w:rsidR="001F2985" w:rsidRPr="00236A71">
        <w:rPr>
          <w:rFonts w:ascii="Times New Roman" w:hAnsi="Times New Roman" w:cs="Times New Roman"/>
          <w:sz w:val="24"/>
          <w:szCs w:val="24"/>
        </w:rPr>
        <w:t>, all preprocessing steps were performed using training-only information. PCA was applied separately to each omics dataset</w:t>
      </w:r>
      <w:r w:rsidR="00A05775" w:rsidRPr="00236A71">
        <w:rPr>
          <w:rFonts w:ascii="Times New Roman" w:hAnsi="Times New Roman" w:cs="Times New Roman"/>
          <w:sz w:val="24"/>
          <w:szCs w:val="24"/>
        </w:rPr>
        <w:t xml:space="preserve">. </w:t>
      </w:r>
      <w:r w:rsidR="001F2985" w:rsidRPr="00236A71">
        <w:rPr>
          <w:rFonts w:ascii="Times New Roman" w:hAnsi="Times New Roman" w:cs="Times New Roman"/>
          <w:sz w:val="24"/>
          <w:szCs w:val="24"/>
        </w:rPr>
        <w:t xml:space="preserve">The number of components retained was determined using a variance-explained threshold, keeping all components that together explained 90% of the total variance within each omics layer. </w:t>
      </w:r>
      <w:r w:rsidR="00A9091B" w:rsidRPr="00236A71">
        <w:rPr>
          <w:rFonts w:ascii="Times New Roman" w:hAnsi="Times New Roman" w:cs="Times New Roman"/>
          <w:sz w:val="24"/>
          <w:szCs w:val="24"/>
        </w:rPr>
        <w:t>F</w:t>
      </w:r>
      <w:r w:rsidR="00A90F71" w:rsidRPr="00236A71">
        <w:rPr>
          <w:rFonts w:ascii="Times New Roman" w:hAnsi="Times New Roman" w:cs="Times New Roman"/>
          <w:sz w:val="24"/>
          <w:szCs w:val="24"/>
        </w:rPr>
        <w:t xml:space="preserve">or the CpG data, </w:t>
      </w:r>
      <w:r w:rsidR="000C2478" w:rsidRPr="00236A71">
        <w:rPr>
          <w:rFonts w:ascii="Times New Roman" w:hAnsi="Times New Roman" w:cs="Times New Roman"/>
          <w:sz w:val="24"/>
          <w:szCs w:val="24"/>
        </w:rPr>
        <w:t>the</w:t>
      </w:r>
      <w:r w:rsidR="00A90F71" w:rsidRPr="00236A71">
        <w:rPr>
          <w:rFonts w:ascii="Times New Roman" w:hAnsi="Times New Roman" w:cs="Times New Roman"/>
          <w:sz w:val="24"/>
          <w:szCs w:val="24"/>
        </w:rPr>
        <w:t xml:space="preserve"> variance-filtered matrix (threshold = 0.01) </w:t>
      </w:r>
      <w:r w:rsidR="00BE69E1" w:rsidRPr="00236A71">
        <w:rPr>
          <w:rFonts w:ascii="Times New Roman" w:hAnsi="Times New Roman" w:cs="Times New Roman"/>
          <w:sz w:val="24"/>
          <w:szCs w:val="24"/>
        </w:rPr>
        <w:t>comprising</w:t>
      </w:r>
      <w:r w:rsidR="00A90F71" w:rsidRPr="00236A71">
        <w:rPr>
          <w:rFonts w:ascii="Times New Roman" w:hAnsi="Times New Roman" w:cs="Times New Roman"/>
          <w:sz w:val="24"/>
          <w:szCs w:val="24"/>
        </w:rPr>
        <w:t xml:space="preserve"> 255,933 sites was used</w:t>
      </w:r>
      <w:r w:rsidR="00D20D3A" w:rsidRPr="00236A71">
        <w:rPr>
          <w:rFonts w:ascii="Times New Roman" w:hAnsi="Times New Roman" w:cs="Times New Roman"/>
          <w:sz w:val="24"/>
          <w:szCs w:val="24"/>
        </w:rPr>
        <w:t>, as applying PCA to the full set of ~1 million CpG sites was computationally infeasible.</w:t>
      </w:r>
      <w:r w:rsidR="00937755" w:rsidRPr="00236A71">
        <w:rPr>
          <w:rFonts w:ascii="Times New Roman" w:hAnsi="Times New Roman" w:cs="Times New Roman"/>
          <w:sz w:val="24"/>
          <w:szCs w:val="24"/>
        </w:rPr>
        <w:t xml:space="preserve"> The resulting PCA-derived features were used as inputs for the deep learning models.</w:t>
      </w:r>
      <w:r w:rsidR="00902A0E" w:rsidRPr="00236A71">
        <w:rPr>
          <w:rFonts w:ascii="Times New Roman" w:hAnsi="Times New Roman" w:cs="Times New Roman"/>
          <w:sz w:val="24"/>
          <w:szCs w:val="24"/>
        </w:rPr>
        <w:t xml:space="preserve"> </w:t>
      </w:r>
      <w:r w:rsidR="007074A0" w:rsidRPr="00236A71">
        <w:rPr>
          <w:rFonts w:ascii="Times New Roman" w:hAnsi="Times New Roman" w:cs="Times New Roman"/>
          <w:sz w:val="24"/>
          <w:szCs w:val="24"/>
        </w:rPr>
        <w:t>PC components were used as separate inputs to the</w:t>
      </w:r>
      <w:r w:rsidR="0067496D" w:rsidRPr="00236A71">
        <w:rPr>
          <w:rFonts w:ascii="Times New Roman" w:hAnsi="Times New Roman" w:cs="Times New Roman"/>
          <w:sz w:val="24"/>
          <w:szCs w:val="24"/>
        </w:rPr>
        <w:t xml:space="preserve"> integration-based</w:t>
      </w:r>
      <w:r w:rsidR="007074A0" w:rsidRPr="00236A71">
        <w:rPr>
          <w:rFonts w:ascii="Times New Roman" w:hAnsi="Times New Roman" w:cs="Times New Roman"/>
          <w:sz w:val="24"/>
          <w:szCs w:val="24"/>
        </w:rPr>
        <w:t xml:space="preserve"> model, whereas for early integration, they were concatenated prior to model input. This design </w:t>
      </w:r>
      <w:r w:rsidR="007074A0" w:rsidRPr="00236A71">
        <w:rPr>
          <w:rFonts w:ascii="Times New Roman" w:hAnsi="Times New Roman" w:cs="Times New Roman"/>
          <w:sz w:val="24"/>
          <w:szCs w:val="24"/>
        </w:rPr>
        <w:lastRenderedPageBreak/>
        <w:t>allowed us to isolate the effect of the integration strategy itself, minimizing differences due to feature dimensionality.</w:t>
      </w:r>
    </w:p>
    <w:p w14:paraId="4D40D4FF" w14:textId="12134078" w:rsidR="00B21E93" w:rsidRPr="00236A71" w:rsidRDefault="00180914" w:rsidP="002A54EF">
      <w:pPr>
        <w:jc w:val="both"/>
        <w:rPr>
          <w:rFonts w:ascii="Times New Roman" w:hAnsi="Times New Roman" w:cs="Times New Roman"/>
          <w:b/>
          <w:bCs/>
          <w:i/>
          <w:iCs/>
          <w:sz w:val="24"/>
          <w:szCs w:val="24"/>
          <w:u w:val="single"/>
        </w:rPr>
      </w:pPr>
      <w:r w:rsidRPr="00236A71">
        <w:rPr>
          <w:rFonts w:ascii="Times New Roman" w:hAnsi="Times New Roman" w:cs="Times New Roman"/>
          <w:b/>
          <w:bCs/>
          <w:i/>
          <w:iCs/>
          <w:sz w:val="24"/>
          <w:szCs w:val="24"/>
          <w:u w:val="single"/>
        </w:rPr>
        <w:t>MOFA+ latent factor contributions</w:t>
      </w:r>
    </w:p>
    <w:p w14:paraId="789E54DD" w14:textId="6A895371" w:rsidR="00E2214F" w:rsidRPr="00236A71" w:rsidRDefault="00C739DA" w:rsidP="001D7289">
      <w:pPr>
        <w:jc w:val="both"/>
        <w:rPr>
          <w:rFonts w:ascii="Times New Roman" w:hAnsi="Times New Roman" w:cs="Times New Roman"/>
          <w:sz w:val="24"/>
          <w:szCs w:val="24"/>
        </w:rPr>
      </w:pPr>
      <w:r w:rsidRPr="00236A71">
        <w:rPr>
          <w:rFonts w:ascii="Times New Roman" w:hAnsi="Times New Roman" w:cs="Times New Roman"/>
          <w:sz w:val="24"/>
          <w:szCs w:val="24"/>
        </w:rPr>
        <w:t>MOFA</w:t>
      </w:r>
      <w:r w:rsidR="006F54CE" w:rsidRPr="00236A71">
        <w:rPr>
          <w:rFonts w:ascii="Times New Roman" w:hAnsi="Times New Roman" w:cs="Times New Roman"/>
          <w:sz w:val="24"/>
          <w:szCs w:val="24"/>
        </w:rPr>
        <w:t>+</w:t>
      </w:r>
      <w:r w:rsidRPr="00236A71">
        <w:rPr>
          <w:rFonts w:ascii="Times New Roman" w:hAnsi="Times New Roman" w:cs="Times New Roman"/>
          <w:sz w:val="24"/>
          <w:szCs w:val="24"/>
        </w:rPr>
        <w:t xml:space="preserve"> </w:t>
      </w:r>
      <w:r w:rsidR="00FD0428" w:rsidRPr="00236A71">
        <w:rPr>
          <w:rFonts w:ascii="Times New Roman" w:hAnsi="Times New Roman" w:cs="Times New Roman"/>
          <w:sz w:val="24"/>
          <w:szCs w:val="24"/>
          <w:lang w:val="en-US"/>
        </w:rPr>
        <w:t>[24]</w:t>
      </w:r>
      <w:r w:rsidRPr="00236A71">
        <w:rPr>
          <w:rFonts w:ascii="Times New Roman" w:hAnsi="Times New Roman" w:cs="Times New Roman"/>
          <w:sz w:val="24"/>
          <w:szCs w:val="24"/>
        </w:rPr>
        <w:t xml:space="preserve"> </w:t>
      </w:r>
      <w:r w:rsidR="002F0C30" w:rsidRPr="00236A71">
        <w:rPr>
          <w:rFonts w:ascii="Times New Roman" w:hAnsi="Times New Roman" w:cs="Times New Roman"/>
          <w:sz w:val="24"/>
          <w:szCs w:val="24"/>
        </w:rPr>
        <w:t>is a probabilistic factor analysis framework designed for multi-omics integration. It identifies latent factors that capture sources of variability across heterogeneous omics layers.</w:t>
      </w:r>
      <w:r w:rsidRPr="00236A71">
        <w:rPr>
          <w:rFonts w:ascii="Times New Roman" w:hAnsi="Times New Roman" w:cs="Times New Roman"/>
          <w:sz w:val="24"/>
          <w:szCs w:val="24"/>
        </w:rPr>
        <w:t xml:space="preserve"> MOFA is an unsupervised learning method, as it does not require any information about the target trait or labels. </w:t>
      </w:r>
      <w:r w:rsidR="00136583" w:rsidRPr="00236A71">
        <w:rPr>
          <w:rFonts w:ascii="Times New Roman" w:hAnsi="Times New Roman" w:cs="Times New Roman"/>
          <w:sz w:val="24"/>
          <w:szCs w:val="24"/>
        </w:rPr>
        <w:t>Conceptually similar to PCA, MOFA+ reduces dimensionality across multiple omics datasets simultaneously, capturing coordinated or layer-specific patterns of variation.</w:t>
      </w:r>
      <w:r w:rsidR="00FB675F" w:rsidRPr="00236A71">
        <w:rPr>
          <w:rFonts w:ascii="Times New Roman" w:hAnsi="Times New Roman" w:cs="Times New Roman"/>
          <w:sz w:val="24"/>
          <w:szCs w:val="24"/>
        </w:rPr>
        <w:t xml:space="preserve"> </w:t>
      </w:r>
      <w:r w:rsidR="00361391" w:rsidRPr="00236A71">
        <w:rPr>
          <w:rFonts w:ascii="Times New Roman" w:hAnsi="Times New Roman" w:cs="Times New Roman"/>
          <w:sz w:val="24"/>
          <w:szCs w:val="24"/>
        </w:rPr>
        <w:t>Each latent factor can represent variability that is shared across several omics layers or specific to a single layer, providing a flexible and interpretable representation of multi-omics structure. Because MOFA aims to model meaningful covariance patterns, it is generally advisable to remove low-variance features prior to analysis; such features typically contribute noise and do not</w:t>
      </w:r>
      <w:r w:rsidR="00F91A57" w:rsidRPr="00236A71">
        <w:rPr>
          <w:rFonts w:ascii="Times New Roman" w:hAnsi="Times New Roman" w:cs="Times New Roman"/>
          <w:sz w:val="24"/>
          <w:szCs w:val="24"/>
        </w:rPr>
        <w:t xml:space="preserve"> </w:t>
      </w:r>
      <w:r w:rsidR="00361391" w:rsidRPr="00236A71">
        <w:rPr>
          <w:rFonts w:ascii="Times New Roman" w:hAnsi="Times New Roman" w:cs="Times New Roman"/>
          <w:sz w:val="24"/>
          <w:szCs w:val="24"/>
        </w:rPr>
        <w:t xml:space="preserve">meaningfully inform the factor structure. Overall, MOFA captures covariance both within each omics layer and between layers, enabling a </w:t>
      </w:r>
      <w:r w:rsidR="000661EB" w:rsidRPr="00236A71">
        <w:rPr>
          <w:rFonts w:ascii="Times New Roman" w:hAnsi="Times New Roman" w:cs="Times New Roman"/>
          <w:sz w:val="24"/>
          <w:szCs w:val="24"/>
        </w:rPr>
        <w:t>data</w:t>
      </w:r>
      <w:r w:rsidR="00343085" w:rsidRPr="00236A71">
        <w:rPr>
          <w:rFonts w:ascii="Times New Roman" w:hAnsi="Times New Roman" w:cs="Times New Roman"/>
          <w:sz w:val="24"/>
          <w:szCs w:val="24"/>
        </w:rPr>
        <w:t>-</w:t>
      </w:r>
      <w:r w:rsidR="000661EB" w:rsidRPr="00236A71">
        <w:rPr>
          <w:rFonts w:ascii="Times New Roman" w:hAnsi="Times New Roman" w:cs="Times New Roman"/>
          <w:sz w:val="24"/>
          <w:szCs w:val="24"/>
        </w:rPr>
        <w:t xml:space="preserve">driven </w:t>
      </w:r>
      <w:r w:rsidR="00347140" w:rsidRPr="00236A71">
        <w:rPr>
          <w:rFonts w:ascii="Times New Roman" w:hAnsi="Times New Roman" w:cs="Times New Roman"/>
          <w:sz w:val="24"/>
          <w:szCs w:val="24"/>
        </w:rPr>
        <w:t>dimensionality</w:t>
      </w:r>
      <w:r w:rsidR="000661EB" w:rsidRPr="00236A71">
        <w:rPr>
          <w:rFonts w:ascii="Times New Roman" w:hAnsi="Times New Roman" w:cs="Times New Roman"/>
          <w:sz w:val="24"/>
          <w:szCs w:val="24"/>
        </w:rPr>
        <w:t xml:space="preserve"> reduction</w:t>
      </w:r>
      <w:commentRangeStart w:id="22"/>
      <w:commentRangeStart w:id="23"/>
      <w:del w:id="24" w:author="Vourlaki, Ioanna" w:date="2026-02-23T13:55:00Z" w16du:dateUtc="2026-02-23T12:55:00Z">
        <w:r w:rsidR="00361391" w:rsidRPr="00236A71" w:rsidDel="000661EB">
          <w:rPr>
            <w:rFonts w:ascii="Times New Roman" w:hAnsi="Times New Roman" w:cs="Times New Roman"/>
            <w:sz w:val="24"/>
            <w:szCs w:val="24"/>
          </w:rPr>
          <w:delText>biologically infor</w:delText>
        </w:r>
      </w:del>
      <w:del w:id="25" w:author="Vourlaki, Ioanna" w:date="2026-02-23T13:54:00Z" w16du:dateUtc="2026-02-23T12:54:00Z">
        <w:r w:rsidR="00361391" w:rsidRPr="00236A71" w:rsidDel="000661EB">
          <w:rPr>
            <w:rFonts w:ascii="Times New Roman" w:hAnsi="Times New Roman" w:cs="Times New Roman"/>
            <w:sz w:val="24"/>
            <w:szCs w:val="24"/>
          </w:rPr>
          <w:delText>med</w:delText>
        </w:r>
      </w:del>
      <w:commentRangeEnd w:id="22"/>
      <w:del w:id="26" w:author="Vourlaki, Ioanna" w:date="2026-02-24T16:19:00Z" w16du:dateUtc="2026-02-24T15:19:00Z">
        <w:r w:rsidR="00181A9C" w:rsidRPr="00236A71" w:rsidDel="00181A9C">
          <w:rPr>
            <w:rStyle w:val="CommentReference"/>
            <w:rFonts w:ascii="Times New Roman" w:hAnsi="Times New Roman" w:cs="Times New Roman"/>
            <w:sz w:val="24"/>
            <w:szCs w:val="24"/>
          </w:rPr>
          <w:commentReference w:id="22"/>
        </w:r>
        <w:commentRangeEnd w:id="23"/>
        <w:r w:rsidR="00343085" w:rsidRPr="00236A71" w:rsidDel="00181A9C">
          <w:rPr>
            <w:rStyle w:val="CommentReference"/>
            <w:rFonts w:ascii="Times New Roman" w:hAnsi="Times New Roman" w:cs="Times New Roman"/>
            <w:sz w:val="24"/>
            <w:szCs w:val="24"/>
          </w:rPr>
          <w:commentReference w:id="23"/>
        </w:r>
        <w:r w:rsidR="00361391" w:rsidRPr="00236A71" w:rsidDel="00181A9C">
          <w:rPr>
            <w:rFonts w:ascii="Times New Roman" w:hAnsi="Times New Roman" w:cs="Times New Roman"/>
            <w:sz w:val="24"/>
            <w:szCs w:val="24"/>
          </w:rPr>
          <w:delText xml:space="preserve"> reduction</w:delText>
        </w:r>
      </w:del>
      <w:r w:rsidR="00361391" w:rsidRPr="00236A71">
        <w:rPr>
          <w:rFonts w:ascii="Times New Roman" w:hAnsi="Times New Roman" w:cs="Times New Roman"/>
          <w:sz w:val="24"/>
          <w:szCs w:val="24"/>
        </w:rPr>
        <w:t xml:space="preserve"> that preserves cross-omics relationships.</w:t>
      </w:r>
      <w:r w:rsidR="001A342F" w:rsidRPr="00236A71">
        <w:rPr>
          <w:rFonts w:ascii="Times New Roman" w:hAnsi="Times New Roman" w:cs="Times New Roman"/>
          <w:sz w:val="24"/>
          <w:szCs w:val="24"/>
        </w:rPr>
        <w:t xml:space="preserve"> </w:t>
      </w:r>
    </w:p>
    <w:p w14:paraId="7E91633A" w14:textId="4D8C0978" w:rsidR="0046167E" w:rsidRPr="00236A71" w:rsidRDefault="001D7289" w:rsidP="00D476FD">
      <w:pPr>
        <w:jc w:val="both"/>
        <w:rPr>
          <w:rFonts w:ascii="Times New Roman" w:hAnsi="Times New Roman" w:cs="Times New Roman"/>
          <w:sz w:val="24"/>
          <w:szCs w:val="24"/>
        </w:rPr>
      </w:pPr>
      <w:r w:rsidRPr="00236A71">
        <w:rPr>
          <w:rFonts w:ascii="Times New Roman" w:hAnsi="Times New Roman" w:cs="Times New Roman"/>
          <w:sz w:val="24"/>
          <w:szCs w:val="24"/>
        </w:rPr>
        <w:t xml:space="preserve">In this study, MOFA was used as a </w:t>
      </w:r>
      <w:r w:rsidR="00E07276" w:rsidRPr="00236A71">
        <w:rPr>
          <w:rFonts w:ascii="Times New Roman" w:hAnsi="Times New Roman" w:cs="Times New Roman"/>
          <w:sz w:val="24"/>
          <w:szCs w:val="24"/>
        </w:rPr>
        <w:t>FS</w:t>
      </w:r>
      <w:r w:rsidRPr="00236A71">
        <w:rPr>
          <w:rFonts w:ascii="Times New Roman" w:hAnsi="Times New Roman" w:cs="Times New Roman"/>
          <w:sz w:val="24"/>
          <w:szCs w:val="24"/>
        </w:rPr>
        <w:t xml:space="preserve"> method prior to prediction and was applied independently within each training set to prevent information leakage into the test data. The full SNP dataset and the full set of gene expression features</w:t>
      </w:r>
      <w:r w:rsidR="004D1AD1" w:rsidRPr="00236A71">
        <w:rPr>
          <w:rFonts w:ascii="Times New Roman" w:hAnsi="Times New Roman" w:cs="Times New Roman"/>
          <w:sz w:val="24"/>
          <w:szCs w:val="24"/>
        </w:rPr>
        <w:t xml:space="preserve"> </w:t>
      </w:r>
      <w:r w:rsidRPr="00236A71">
        <w:rPr>
          <w:rFonts w:ascii="Times New Roman" w:hAnsi="Times New Roman" w:cs="Times New Roman"/>
          <w:sz w:val="24"/>
          <w:szCs w:val="24"/>
        </w:rPr>
        <w:t>were used. Because MOFA requires sufficient variability to identify meaningful latent factors, the CpG</w:t>
      </w:r>
      <w:r w:rsidR="00EF2F72" w:rsidRPr="00236A71">
        <w:rPr>
          <w:rFonts w:ascii="Times New Roman" w:hAnsi="Times New Roman" w:cs="Times New Roman"/>
          <w:sz w:val="24"/>
          <w:szCs w:val="24"/>
        </w:rPr>
        <w:t xml:space="preserve"> </w:t>
      </w:r>
      <w:r w:rsidRPr="00236A71">
        <w:rPr>
          <w:rFonts w:ascii="Times New Roman" w:hAnsi="Times New Roman" w:cs="Times New Roman"/>
          <w:sz w:val="24"/>
          <w:szCs w:val="24"/>
        </w:rPr>
        <w:t>variance-filtered</w:t>
      </w:r>
      <w:r w:rsidR="00EF2F72" w:rsidRPr="00236A71">
        <w:rPr>
          <w:rFonts w:ascii="Times New Roman" w:hAnsi="Times New Roman" w:cs="Times New Roman"/>
          <w:sz w:val="24"/>
          <w:szCs w:val="24"/>
        </w:rPr>
        <w:t xml:space="preserve"> matrix (</w:t>
      </w:r>
      <w:r w:rsidR="00F32C17" w:rsidRPr="00236A71">
        <w:rPr>
          <w:rFonts w:ascii="Times New Roman" w:hAnsi="Times New Roman" w:cs="Times New Roman"/>
          <w:sz w:val="24"/>
          <w:szCs w:val="24"/>
        </w:rPr>
        <w:t>VF0</w:t>
      </w:r>
      <w:r w:rsidR="00C96D88" w:rsidRPr="00236A71">
        <w:rPr>
          <w:rFonts w:ascii="Times New Roman" w:hAnsi="Times New Roman" w:cs="Times New Roman"/>
          <w:sz w:val="24"/>
          <w:szCs w:val="24"/>
        </w:rPr>
        <w:t>.</w:t>
      </w:r>
      <w:r w:rsidR="00F32C17" w:rsidRPr="00236A71">
        <w:rPr>
          <w:rFonts w:ascii="Times New Roman" w:hAnsi="Times New Roman" w:cs="Times New Roman"/>
          <w:sz w:val="24"/>
          <w:szCs w:val="24"/>
        </w:rPr>
        <w:t>05</w:t>
      </w:r>
      <w:r w:rsidR="00EF2F72" w:rsidRPr="00236A71">
        <w:rPr>
          <w:rFonts w:ascii="Times New Roman" w:hAnsi="Times New Roman" w:cs="Times New Roman"/>
          <w:sz w:val="24"/>
          <w:szCs w:val="24"/>
        </w:rPr>
        <w:t>)</w:t>
      </w:r>
      <w:r w:rsidRPr="00236A71">
        <w:rPr>
          <w:rFonts w:ascii="Times New Roman" w:hAnsi="Times New Roman" w:cs="Times New Roman"/>
          <w:sz w:val="24"/>
          <w:szCs w:val="24"/>
        </w:rPr>
        <w:t xml:space="preserve">, </w:t>
      </w:r>
      <w:r w:rsidR="008D67CE" w:rsidRPr="00236A71">
        <w:rPr>
          <w:rFonts w:ascii="Times New Roman" w:hAnsi="Times New Roman" w:cs="Times New Roman"/>
          <w:sz w:val="24"/>
          <w:szCs w:val="24"/>
        </w:rPr>
        <w:t xml:space="preserve">of </w:t>
      </w:r>
      <w:r w:rsidRPr="00236A71">
        <w:rPr>
          <w:rFonts w:ascii="Times New Roman" w:hAnsi="Times New Roman" w:cs="Times New Roman"/>
          <w:sz w:val="24"/>
          <w:szCs w:val="24"/>
        </w:rPr>
        <w:t xml:space="preserve">14,493 sites </w:t>
      </w:r>
      <w:r w:rsidR="00751744" w:rsidRPr="00236A71">
        <w:rPr>
          <w:rFonts w:ascii="Times New Roman" w:hAnsi="Times New Roman" w:cs="Times New Roman"/>
          <w:sz w:val="24"/>
          <w:szCs w:val="24"/>
        </w:rPr>
        <w:t xml:space="preserve">was </w:t>
      </w:r>
      <w:r w:rsidR="008D67CE" w:rsidRPr="00236A71">
        <w:rPr>
          <w:rFonts w:ascii="Times New Roman" w:hAnsi="Times New Roman" w:cs="Times New Roman"/>
          <w:sz w:val="24"/>
          <w:szCs w:val="24"/>
        </w:rPr>
        <w:t>used as</w:t>
      </w:r>
      <w:r w:rsidRPr="00236A71">
        <w:rPr>
          <w:rFonts w:ascii="Times New Roman" w:hAnsi="Times New Roman" w:cs="Times New Roman"/>
          <w:sz w:val="24"/>
          <w:szCs w:val="24"/>
        </w:rPr>
        <w:t xml:space="preserve"> MOFA input.</w:t>
      </w:r>
      <w:r w:rsidR="00446FC0" w:rsidRPr="00236A71">
        <w:rPr>
          <w:rFonts w:ascii="Times New Roman" w:hAnsi="Times New Roman" w:cs="Times New Roman"/>
          <w:sz w:val="24"/>
          <w:szCs w:val="24"/>
        </w:rPr>
        <w:t xml:space="preserve"> </w:t>
      </w:r>
      <w:r w:rsidR="00791538" w:rsidRPr="00236A71">
        <w:rPr>
          <w:rFonts w:ascii="Times New Roman" w:hAnsi="Times New Roman" w:cs="Times New Roman"/>
          <w:sz w:val="24"/>
          <w:szCs w:val="24"/>
        </w:rPr>
        <w:t>MOFA</w:t>
      </w:r>
      <w:r w:rsidR="0074155F" w:rsidRPr="00236A71">
        <w:rPr>
          <w:rFonts w:ascii="Times New Roman" w:hAnsi="Times New Roman" w:cs="Times New Roman"/>
          <w:sz w:val="24"/>
          <w:szCs w:val="24"/>
        </w:rPr>
        <w:t xml:space="preserve">+ </w:t>
      </w:r>
      <w:r w:rsidR="00791538" w:rsidRPr="00236A71">
        <w:rPr>
          <w:rFonts w:ascii="Times New Roman" w:hAnsi="Times New Roman" w:cs="Times New Roman"/>
          <w:sz w:val="24"/>
          <w:szCs w:val="24"/>
        </w:rPr>
        <w:t xml:space="preserve">was used to extract latent factors for </w:t>
      </w:r>
      <w:r w:rsidR="00E07276" w:rsidRPr="00236A71">
        <w:rPr>
          <w:rFonts w:ascii="Times New Roman" w:hAnsi="Times New Roman" w:cs="Times New Roman"/>
          <w:sz w:val="24"/>
          <w:szCs w:val="24"/>
        </w:rPr>
        <w:t>FS</w:t>
      </w:r>
      <w:r w:rsidR="00791538" w:rsidRPr="00236A71">
        <w:rPr>
          <w:rFonts w:ascii="Times New Roman" w:hAnsi="Times New Roman" w:cs="Times New Roman"/>
          <w:sz w:val="24"/>
          <w:szCs w:val="24"/>
        </w:rPr>
        <w:t xml:space="preserve"> prior to prediction. Model options were defined as follows: all omics datasets (SNPs, gene expression, and </w:t>
      </w:r>
      <w:proofErr w:type="spellStart"/>
      <w:r w:rsidR="00791538" w:rsidRPr="00236A71">
        <w:rPr>
          <w:rFonts w:ascii="Times New Roman" w:hAnsi="Times New Roman" w:cs="Times New Roman"/>
          <w:sz w:val="24"/>
          <w:szCs w:val="24"/>
        </w:rPr>
        <w:t>CpGs</w:t>
      </w:r>
      <w:proofErr w:type="spellEnd"/>
      <w:r w:rsidR="00791538" w:rsidRPr="00236A71">
        <w:rPr>
          <w:rFonts w:ascii="Times New Roman" w:hAnsi="Times New Roman" w:cs="Times New Roman"/>
          <w:sz w:val="24"/>
          <w:szCs w:val="24"/>
        </w:rPr>
        <w:t>) were model</w:t>
      </w:r>
      <w:ins w:id="27" w:author="Vourlaki, Ioanna" w:date="2026-02-24T11:16:00Z" w16du:dateUtc="2026-02-24T10:16:00Z">
        <w:r w:rsidR="00DA6635" w:rsidRPr="00236A71">
          <w:rPr>
            <w:rFonts w:ascii="Times New Roman" w:hAnsi="Times New Roman" w:cs="Times New Roman"/>
            <w:sz w:val="24"/>
            <w:szCs w:val="24"/>
          </w:rPr>
          <w:t>l</w:t>
        </w:r>
      </w:ins>
      <w:r w:rsidR="00791538" w:rsidRPr="00236A71">
        <w:rPr>
          <w:rFonts w:ascii="Times New Roman" w:hAnsi="Times New Roman" w:cs="Times New Roman"/>
          <w:sz w:val="24"/>
          <w:szCs w:val="24"/>
        </w:rPr>
        <w:t>ed using a Gaussian likelihood, and the number of latent factors was set to 20.</w:t>
      </w:r>
      <w:r w:rsidR="000F4CA9" w:rsidRPr="00236A71">
        <w:rPr>
          <w:rFonts w:ascii="Times New Roman" w:hAnsi="Times New Roman" w:cs="Times New Roman"/>
          <w:sz w:val="24"/>
          <w:szCs w:val="24"/>
        </w:rPr>
        <w:t xml:space="preserve"> Training options were defined to ensure robust factor estimation: a random seed was used </w:t>
      </w:r>
      <w:ins w:id="28" w:author="Calus, Mario" w:date="2026-02-19T17:06:00Z" w16du:dateUtc="2026-02-19T16:06:00Z">
        <w:r w:rsidR="00C311A1" w:rsidRPr="00236A71">
          <w:rPr>
            <w:rFonts w:ascii="Times New Roman" w:hAnsi="Times New Roman" w:cs="Times New Roman"/>
            <w:sz w:val="24"/>
            <w:szCs w:val="24"/>
          </w:rPr>
          <w:t xml:space="preserve">and stored </w:t>
        </w:r>
      </w:ins>
      <w:r w:rsidR="000F4CA9" w:rsidRPr="00236A71">
        <w:rPr>
          <w:rFonts w:ascii="Times New Roman" w:hAnsi="Times New Roman" w:cs="Times New Roman"/>
          <w:sz w:val="24"/>
          <w:szCs w:val="24"/>
        </w:rPr>
        <w:t xml:space="preserve">for reproducibility, </w:t>
      </w:r>
      <w:ins w:id="29" w:author="Calus, Mario" w:date="2026-02-19T17:09:00Z" w16du:dateUtc="2026-02-19T16:09:00Z">
        <w:r w:rsidR="00F85CCB" w:rsidRPr="00236A71">
          <w:rPr>
            <w:rFonts w:ascii="Times New Roman" w:hAnsi="Times New Roman" w:cs="Times New Roman"/>
            <w:sz w:val="24"/>
            <w:szCs w:val="24"/>
          </w:rPr>
          <w:t xml:space="preserve">latent </w:t>
        </w:r>
      </w:ins>
      <w:commentRangeStart w:id="30"/>
      <w:commentRangeStart w:id="31"/>
      <w:r w:rsidR="000F4CA9" w:rsidRPr="00236A71">
        <w:rPr>
          <w:rFonts w:ascii="Times New Roman" w:hAnsi="Times New Roman" w:cs="Times New Roman"/>
          <w:sz w:val="24"/>
          <w:szCs w:val="24"/>
        </w:rPr>
        <w:t xml:space="preserve">factors explaining less than 3% of variance across all omics </w:t>
      </w:r>
      <w:commentRangeEnd w:id="30"/>
      <w:r w:rsidR="00F85CCB" w:rsidRPr="00236A71">
        <w:rPr>
          <w:rStyle w:val="CommentReference"/>
          <w:rFonts w:ascii="Times New Roman" w:hAnsi="Times New Roman" w:cs="Times New Roman"/>
          <w:sz w:val="24"/>
          <w:szCs w:val="24"/>
        </w:rPr>
        <w:commentReference w:id="30"/>
      </w:r>
      <w:commentRangeEnd w:id="31"/>
      <w:r w:rsidR="00737660" w:rsidRPr="00236A71">
        <w:rPr>
          <w:rStyle w:val="CommentReference"/>
          <w:rFonts w:ascii="Times New Roman" w:hAnsi="Times New Roman" w:cs="Times New Roman"/>
          <w:sz w:val="24"/>
          <w:szCs w:val="24"/>
        </w:rPr>
        <w:commentReference w:id="31"/>
      </w:r>
      <w:r w:rsidR="000F4CA9" w:rsidRPr="00236A71">
        <w:rPr>
          <w:rFonts w:ascii="Times New Roman" w:hAnsi="Times New Roman" w:cs="Times New Roman"/>
          <w:sz w:val="24"/>
          <w:szCs w:val="24"/>
        </w:rPr>
        <w:t>were automatically dropped</w:t>
      </w:r>
      <w:ins w:id="32" w:author="Vourlaki, Ioanna" w:date="2026-02-23T14:14:00Z" w16du:dateUtc="2026-02-23T13:14:00Z">
        <w:r w:rsidR="00126403" w:rsidRPr="00236A71">
          <w:rPr>
            <w:rFonts w:ascii="Times New Roman" w:hAnsi="Times New Roman" w:cs="Times New Roman"/>
            <w:sz w:val="24"/>
            <w:szCs w:val="24"/>
          </w:rPr>
          <w:t xml:space="preserve"> to remove</w:t>
        </w:r>
      </w:ins>
      <w:ins w:id="33" w:author="Vourlaki, Ioanna" w:date="2026-02-23T14:15:00Z" w16du:dateUtc="2026-02-23T13:15:00Z">
        <w:r w:rsidR="00126403" w:rsidRPr="00236A71">
          <w:rPr>
            <w:rFonts w:ascii="Times New Roman" w:hAnsi="Times New Roman" w:cs="Times New Roman"/>
            <w:sz w:val="24"/>
            <w:szCs w:val="24"/>
          </w:rPr>
          <w:t xml:space="preserve"> uninformative factors, ensuring that only factors capturing meaningful variation were </w:t>
        </w:r>
        <w:proofErr w:type="spellStart"/>
        <w:r w:rsidR="00126403" w:rsidRPr="00236A71">
          <w:rPr>
            <w:rFonts w:ascii="Times New Roman" w:hAnsi="Times New Roman" w:cs="Times New Roman"/>
            <w:sz w:val="24"/>
            <w:szCs w:val="24"/>
          </w:rPr>
          <w:t>retained.A</w:t>
        </w:r>
      </w:ins>
      <w:proofErr w:type="spellEnd"/>
      <w:del w:id="34" w:author="Vourlaki, Ioanna" w:date="2026-02-23T14:15:00Z" w16du:dateUtc="2026-02-23T13:15:00Z">
        <w:r w:rsidR="000F4CA9" w:rsidRPr="00236A71" w:rsidDel="00126403">
          <w:rPr>
            <w:rFonts w:ascii="Times New Roman" w:hAnsi="Times New Roman" w:cs="Times New Roman"/>
            <w:sz w:val="24"/>
            <w:szCs w:val="24"/>
          </w:rPr>
          <w:delText>, and a</w:delText>
        </w:r>
      </w:del>
      <w:r w:rsidR="000F4CA9" w:rsidRPr="00236A71">
        <w:rPr>
          <w:rFonts w:ascii="Times New Roman" w:hAnsi="Times New Roman" w:cs="Times New Roman"/>
          <w:sz w:val="24"/>
          <w:szCs w:val="24"/>
        </w:rPr>
        <w:t xml:space="preserve"> maximum of 1,000 iterations were allowed. </w:t>
      </w:r>
      <w:r w:rsidR="001A65BA" w:rsidRPr="00236A71">
        <w:rPr>
          <w:rFonts w:ascii="Times New Roman" w:hAnsi="Times New Roman" w:cs="Times New Roman"/>
          <w:sz w:val="24"/>
          <w:szCs w:val="24"/>
        </w:rPr>
        <w:t xml:space="preserve">Feature selection using MOFA was performed as follows. After the model identified the </w:t>
      </w:r>
      <w:ins w:id="35" w:author="Vourlaki, Ioanna" w:date="2026-02-23T14:21:00Z" w16du:dateUtc="2026-02-23T13:21:00Z">
        <w:r w:rsidR="001B5311" w:rsidRPr="00236A71">
          <w:rPr>
            <w:rFonts w:ascii="Times New Roman" w:hAnsi="Times New Roman" w:cs="Times New Roman"/>
            <w:sz w:val="24"/>
            <w:szCs w:val="24"/>
          </w:rPr>
          <w:t>optimal</w:t>
        </w:r>
      </w:ins>
      <w:commentRangeStart w:id="36"/>
      <w:commentRangeStart w:id="37"/>
      <w:del w:id="38" w:author="Vourlaki, Ioanna" w:date="2026-02-23T14:21:00Z" w16du:dateUtc="2026-02-23T13:21:00Z">
        <w:r w:rsidR="001A65BA" w:rsidRPr="00236A71" w:rsidDel="001B5311">
          <w:rPr>
            <w:rFonts w:ascii="Times New Roman" w:hAnsi="Times New Roman" w:cs="Times New Roman"/>
            <w:sz w:val="24"/>
            <w:szCs w:val="24"/>
          </w:rPr>
          <w:delText>specified</w:delText>
        </w:r>
      </w:del>
      <w:r w:rsidR="001A65BA" w:rsidRPr="00236A71">
        <w:rPr>
          <w:rFonts w:ascii="Times New Roman" w:hAnsi="Times New Roman" w:cs="Times New Roman"/>
          <w:sz w:val="24"/>
          <w:szCs w:val="24"/>
        </w:rPr>
        <w:t xml:space="preserve"> number of latent factors</w:t>
      </w:r>
      <w:commentRangeEnd w:id="36"/>
      <w:r w:rsidR="00963AEA" w:rsidRPr="00236A71">
        <w:rPr>
          <w:rStyle w:val="CommentReference"/>
          <w:rFonts w:ascii="Times New Roman" w:hAnsi="Times New Roman" w:cs="Times New Roman"/>
          <w:sz w:val="24"/>
          <w:szCs w:val="24"/>
        </w:rPr>
        <w:commentReference w:id="36"/>
      </w:r>
      <w:commentRangeEnd w:id="37"/>
      <w:r w:rsidR="00EB4539" w:rsidRPr="00236A71">
        <w:rPr>
          <w:rStyle w:val="CommentReference"/>
          <w:rFonts w:ascii="Times New Roman" w:hAnsi="Times New Roman" w:cs="Times New Roman"/>
          <w:sz w:val="24"/>
          <w:szCs w:val="24"/>
        </w:rPr>
        <w:commentReference w:id="37"/>
      </w:r>
      <w:r w:rsidR="001A65BA" w:rsidRPr="00236A71">
        <w:rPr>
          <w:rFonts w:ascii="Times New Roman" w:hAnsi="Times New Roman" w:cs="Times New Roman"/>
          <w:sz w:val="24"/>
          <w:szCs w:val="24"/>
        </w:rPr>
        <w:t xml:space="preserve">, we focused on factors that captured variation shared across all </w:t>
      </w:r>
      <w:r w:rsidR="003C4FFD" w:rsidRPr="00236A71">
        <w:rPr>
          <w:rFonts w:ascii="Times New Roman" w:hAnsi="Times New Roman" w:cs="Times New Roman"/>
          <w:sz w:val="24"/>
          <w:szCs w:val="24"/>
        </w:rPr>
        <w:t>modelled</w:t>
      </w:r>
      <w:r w:rsidR="001A65BA" w:rsidRPr="00236A71">
        <w:rPr>
          <w:rFonts w:ascii="Times New Roman" w:hAnsi="Times New Roman" w:cs="Times New Roman"/>
          <w:sz w:val="24"/>
          <w:szCs w:val="24"/>
        </w:rPr>
        <w:t xml:space="preserve"> omics layers. </w:t>
      </w:r>
      <w:r w:rsidR="00715D2A" w:rsidRPr="00236A71">
        <w:rPr>
          <w:rFonts w:ascii="Times New Roman" w:hAnsi="Times New Roman" w:cs="Times New Roman"/>
          <w:sz w:val="24"/>
          <w:szCs w:val="24"/>
        </w:rPr>
        <w:t xml:space="preserve">From the MOFA output matrices, we extracted the contribution of each feature to the </w:t>
      </w:r>
      <w:ins w:id="39" w:author="Vourlaki, Ioanna" w:date="2026-02-23T14:16:00Z" w16du:dateUtc="2026-02-23T13:16:00Z">
        <w:r w:rsidR="00110EE4" w:rsidRPr="00236A71">
          <w:rPr>
            <w:rFonts w:ascii="Times New Roman" w:hAnsi="Times New Roman" w:cs="Times New Roman"/>
            <w:sz w:val="24"/>
            <w:szCs w:val="24"/>
          </w:rPr>
          <w:t>identified</w:t>
        </w:r>
      </w:ins>
      <w:del w:id="40" w:author="Vourlaki, Ioanna" w:date="2026-02-23T14:16:00Z" w16du:dateUtc="2026-02-23T13:16:00Z">
        <w:r w:rsidR="00715D2A" w:rsidRPr="00236A71" w:rsidDel="00110EE4">
          <w:rPr>
            <w:rFonts w:ascii="Times New Roman" w:hAnsi="Times New Roman" w:cs="Times New Roman"/>
            <w:sz w:val="24"/>
            <w:szCs w:val="24"/>
          </w:rPr>
          <w:delText>selected</w:delText>
        </w:r>
      </w:del>
      <w:r w:rsidR="00715D2A" w:rsidRPr="00236A71">
        <w:rPr>
          <w:rFonts w:ascii="Times New Roman" w:hAnsi="Times New Roman" w:cs="Times New Roman"/>
          <w:sz w:val="24"/>
          <w:szCs w:val="24"/>
        </w:rPr>
        <w:t xml:space="preserve"> latent factor. Features were ranked by the absolute value of their contributions, and subsets of varying sizes (10, 100, 200, 500, 1,000, 3,000, and 5,000 features) were retained independently for each omics layer. For example, the top 100 SNPs, top 100 genes, and top 100 CpG sites were selected based on their respective contributions to the </w:t>
      </w:r>
      <w:commentRangeStart w:id="41"/>
      <w:commentRangeStart w:id="42"/>
      <w:r w:rsidR="006F0A16" w:rsidRPr="00236A71">
        <w:rPr>
          <w:rFonts w:ascii="Times New Roman" w:hAnsi="Times New Roman" w:cs="Times New Roman"/>
          <w:sz w:val="24"/>
          <w:szCs w:val="24"/>
        </w:rPr>
        <w:t xml:space="preserve">latent </w:t>
      </w:r>
      <w:r w:rsidR="00715D2A" w:rsidRPr="00236A71">
        <w:rPr>
          <w:rFonts w:ascii="Times New Roman" w:hAnsi="Times New Roman" w:cs="Times New Roman"/>
          <w:sz w:val="24"/>
          <w:szCs w:val="24"/>
        </w:rPr>
        <w:t xml:space="preserve">factor </w:t>
      </w:r>
      <w:commentRangeEnd w:id="41"/>
      <w:r w:rsidR="00CE2169" w:rsidRPr="00236A71">
        <w:rPr>
          <w:rStyle w:val="CommentReference"/>
          <w:rFonts w:ascii="Times New Roman" w:hAnsi="Times New Roman" w:cs="Times New Roman"/>
          <w:sz w:val="24"/>
          <w:szCs w:val="24"/>
        </w:rPr>
        <w:commentReference w:id="41"/>
      </w:r>
      <w:commentRangeEnd w:id="42"/>
      <w:r w:rsidR="00255131" w:rsidRPr="00236A71">
        <w:rPr>
          <w:rStyle w:val="CommentReference"/>
          <w:rFonts w:ascii="Times New Roman" w:hAnsi="Times New Roman" w:cs="Times New Roman"/>
          <w:sz w:val="24"/>
          <w:szCs w:val="24"/>
        </w:rPr>
        <w:commentReference w:id="42"/>
      </w:r>
      <w:commentRangeStart w:id="43"/>
      <w:commentRangeStart w:id="44"/>
      <w:del w:id="45" w:author="Vourlaki, Ioanna" w:date="2026-02-23T14:29:00Z" w16du:dateUtc="2026-02-23T13:29:00Z">
        <w:r w:rsidR="00715D2A" w:rsidRPr="00236A71" w:rsidDel="002C63E9">
          <w:rPr>
            <w:rFonts w:ascii="Times New Roman" w:hAnsi="Times New Roman" w:cs="Times New Roman"/>
            <w:sz w:val="24"/>
            <w:szCs w:val="24"/>
          </w:rPr>
          <w:delText>in separate MOFA models</w:delText>
        </w:r>
      </w:del>
      <w:commentRangeEnd w:id="43"/>
      <w:r w:rsidR="00BD32FF" w:rsidRPr="00236A71">
        <w:rPr>
          <w:rStyle w:val="CommentReference"/>
          <w:rFonts w:ascii="Times New Roman" w:hAnsi="Times New Roman" w:cs="Times New Roman"/>
          <w:sz w:val="24"/>
          <w:szCs w:val="24"/>
        </w:rPr>
        <w:commentReference w:id="43"/>
      </w:r>
      <w:commentRangeEnd w:id="44"/>
      <w:r w:rsidR="003505F0" w:rsidRPr="00236A71">
        <w:rPr>
          <w:rStyle w:val="CommentReference"/>
          <w:rFonts w:ascii="Times New Roman" w:hAnsi="Times New Roman" w:cs="Times New Roman"/>
          <w:sz w:val="24"/>
          <w:szCs w:val="24"/>
        </w:rPr>
        <w:commentReference w:id="44"/>
      </w:r>
      <w:r w:rsidR="00715D2A" w:rsidRPr="00236A71">
        <w:rPr>
          <w:rFonts w:ascii="Times New Roman" w:hAnsi="Times New Roman" w:cs="Times New Roman"/>
          <w:sz w:val="24"/>
          <w:szCs w:val="24"/>
        </w:rPr>
        <w:t>. These subsets were then used as inputs for the deep learning model, ensuring that the most informative features from each omics dataset were preserved.</w:t>
      </w:r>
      <w:r w:rsidR="008B2936" w:rsidRPr="00236A71">
        <w:rPr>
          <w:rFonts w:ascii="Times New Roman" w:hAnsi="Times New Roman" w:cs="Times New Roman"/>
          <w:sz w:val="24"/>
          <w:szCs w:val="24"/>
        </w:rPr>
        <w:t xml:space="preserve"> </w:t>
      </w:r>
      <w:r w:rsidR="009656DF" w:rsidRPr="00236A71">
        <w:rPr>
          <w:rFonts w:ascii="Times New Roman" w:hAnsi="Times New Roman" w:cs="Times New Roman"/>
          <w:sz w:val="24"/>
          <w:szCs w:val="24"/>
        </w:rPr>
        <w:t xml:space="preserve">All the above-mentioned input strategies were applied for the intermediate integration method. A summary of all methods and </w:t>
      </w:r>
      <w:r w:rsidR="00E07276" w:rsidRPr="00236A71">
        <w:rPr>
          <w:rFonts w:ascii="Times New Roman" w:hAnsi="Times New Roman" w:cs="Times New Roman"/>
          <w:sz w:val="24"/>
          <w:szCs w:val="24"/>
        </w:rPr>
        <w:t>FS</w:t>
      </w:r>
      <w:r w:rsidR="009656DF" w:rsidRPr="00236A71">
        <w:rPr>
          <w:rFonts w:ascii="Times New Roman" w:hAnsi="Times New Roman" w:cs="Times New Roman"/>
          <w:sz w:val="24"/>
          <w:szCs w:val="24"/>
        </w:rPr>
        <w:t xml:space="preserve"> strategies is provided in Table </w:t>
      </w:r>
      <w:r w:rsidR="00A8775E" w:rsidRPr="00236A71">
        <w:rPr>
          <w:rFonts w:ascii="Times New Roman" w:hAnsi="Times New Roman" w:cs="Times New Roman"/>
          <w:sz w:val="24"/>
          <w:szCs w:val="24"/>
        </w:rPr>
        <w:t>1</w:t>
      </w:r>
      <w:r w:rsidR="009656DF" w:rsidRPr="00236A71">
        <w:rPr>
          <w:rFonts w:ascii="Times New Roman" w:hAnsi="Times New Roman" w:cs="Times New Roman"/>
          <w:sz w:val="24"/>
          <w:szCs w:val="24"/>
        </w:rPr>
        <w:t>.</w:t>
      </w:r>
    </w:p>
    <w:p w14:paraId="4D96F45F" w14:textId="77777777" w:rsidR="00A25FBE" w:rsidRPr="00236A71" w:rsidRDefault="00A25FBE" w:rsidP="00D476FD">
      <w:pPr>
        <w:jc w:val="both"/>
        <w:rPr>
          <w:rFonts w:ascii="Times New Roman" w:hAnsi="Times New Roman" w:cs="Times New Roman"/>
          <w:sz w:val="24"/>
          <w:szCs w:val="24"/>
        </w:rPr>
      </w:pPr>
    </w:p>
    <w:p w14:paraId="7D691BCE" w14:textId="4BF1106C" w:rsidR="00822FC0" w:rsidRPr="00236A71" w:rsidRDefault="007F17E0" w:rsidP="007F17E0">
      <w:pPr>
        <w:spacing w:after="0"/>
        <w:jc w:val="both"/>
        <w:rPr>
          <w:rFonts w:ascii="Times New Roman" w:hAnsi="Times New Roman" w:cs="Times New Roman"/>
        </w:rPr>
      </w:pPr>
      <w:r w:rsidRPr="00236A71">
        <w:rPr>
          <w:rFonts w:ascii="Times New Roman" w:hAnsi="Times New Roman" w:cs="Times New Roman"/>
        </w:rPr>
        <w:t xml:space="preserve">Table 1: Model setup including the two integration strategies and the different input strategies. Each model variant (combination of integration and input strategy) run separately for each trait and each training dataset. </w:t>
      </w:r>
    </w:p>
    <w:tbl>
      <w:tblPr>
        <w:tblStyle w:val="TableGrid"/>
        <w:tblW w:w="5000" w:type="pct"/>
        <w:tblLook w:val="0420" w:firstRow="1" w:lastRow="0" w:firstColumn="0" w:lastColumn="0" w:noHBand="0" w:noVBand="1"/>
      </w:tblPr>
      <w:tblGrid>
        <w:gridCol w:w="1300"/>
        <w:gridCol w:w="970"/>
        <w:gridCol w:w="1378"/>
        <w:gridCol w:w="482"/>
        <w:gridCol w:w="482"/>
        <w:gridCol w:w="482"/>
        <w:gridCol w:w="241"/>
        <w:gridCol w:w="241"/>
        <w:gridCol w:w="482"/>
        <w:gridCol w:w="482"/>
        <w:gridCol w:w="482"/>
        <w:gridCol w:w="1472"/>
      </w:tblGrid>
      <w:tr w:rsidR="00DE5E02" w:rsidRPr="00236A71" w14:paraId="2DB7D46F" w14:textId="77777777" w:rsidTr="007C4192">
        <w:trPr>
          <w:trHeight w:val="588"/>
        </w:trPr>
        <w:tc>
          <w:tcPr>
            <w:tcW w:w="809" w:type="pct"/>
          </w:tcPr>
          <w:p w14:paraId="0422B726" w14:textId="77777777" w:rsidR="00A56C5D" w:rsidRPr="00236A71" w:rsidRDefault="00A56C5D" w:rsidP="001938A0">
            <w:pPr>
              <w:jc w:val="both"/>
              <w:rPr>
                <w:rFonts w:ascii="Times New Roman" w:hAnsi="Times New Roman" w:cs="Times New Roman"/>
              </w:rPr>
            </w:pPr>
          </w:p>
        </w:tc>
        <w:tc>
          <w:tcPr>
            <w:tcW w:w="3161" w:type="pct"/>
            <w:gridSpan w:val="10"/>
          </w:tcPr>
          <w:p w14:paraId="7E10D3C2" w14:textId="123A1A3F" w:rsidR="00A56C5D" w:rsidRPr="00236A71" w:rsidRDefault="00A56C5D" w:rsidP="00845583">
            <w:pPr>
              <w:jc w:val="center"/>
              <w:rPr>
                <w:rFonts w:ascii="Times New Roman" w:hAnsi="Times New Roman" w:cs="Times New Roman"/>
                <w:b/>
                <w:bCs/>
              </w:rPr>
            </w:pPr>
            <w:r w:rsidRPr="00236A71">
              <w:rPr>
                <w:rFonts w:ascii="Times New Roman" w:hAnsi="Times New Roman" w:cs="Times New Roman"/>
                <w:b/>
                <w:bCs/>
              </w:rPr>
              <w:t>Intermediate Integration</w:t>
            </w:r>
          </w:p>
        </w:tc>
        <w:tc>
          <w:tcPr>
            <w:tcW w:w="1030" w:type="pct"/>
          </w:tcPr>
          <w:p w14:paraId="7E0555C1" w14:textId="69C61C2E" w:rsidR="00A56C5D" w:rsidRPr="00236A71" w:rsidRDefault="00A56C5D" w:rsidP="00845583">
            <w:pPr>
              <w:jc w:val="center"/>
              <w:rPr>
                <w:rFonts w:ascii="Times New Roman" w:hAnsi="Times New Roman" w:cs="Times New Roman"/>
                <w:b/>
                <w:bCs/>
              </w:rPr>
            </w:pPr>
            <w:r w:rsidRPr="00236A71">
              <w:rPr>
                <w:rFonts w:ascii="Times New Roman" w:hAnsi="Times New Roman" w:cs="Times New Roman"/>
                <w:b/>
                <w:bCs/>
              </w:rPr>
              <w:t>Intermediate and Early Integration</w:t>
            </w:r>
          </w:p>
        </w:tc>
      </w:tr>
      <w:tr w:rsidR="00DE5E02" w:rsidRPr="00236A71" w14:paraId="1B50F727" w14:textId="77777777" w:rsidTr="007C4192">
        <w:trPr>
          <w:trHeight w:val="388"/>
        </w:trPr>
        <w:tc>
          <w:tcPr>
            <w:tcW w:w="809" w:type="pct"/>
            <w:vMerge w:val="restart"/>
            <w:hideMark/>
          </w:tcPr>
          <w:p w14:paraId="4A920B71" w14:textId="77777777" w:rsidR="00297EF1" w:rsidRPr="00236A71" w:rsidRDefault="00297EF1" w:rsidP="001938A0">
            <w:pPr>
              <w:jc w:val="both"/>
              <w:rPr>
                <w:rFonts w:ascii="Times New Roman" w:hAnsi="Times New Roman" w:cs="Times New Roman"/>
              </w:rPr>
            </w:pPr>
          </w:p>
        </w:tc>
        <w:tc>
          <w:tcPr>
            <w:tcW w:w="731" w:type="pct"/>
            <w:vMerge w:val="restart"/>
            <w:hideMark/>
          </w:tcPr>
          <w:p w14:paraId="5FCDBFF2" w14:textId="079648F5" w:rsidR="00297EF1" w:rsidRPr="00236A71" w:rsidRDefault="00297EF1" w:rsidP="00845583">
            <w:pPr>
              <w:jc w:val="center"/>
              <w:rPr>
                <w:rFonts w:ascii="Times New Roman" w:hAnsi="Times New Roman" w:cs="Times New Roman"/>
              </w:rPr>
            </w:pPr>
            <w:r w:rsidRPr="00236A71">
              <w:rPr>
                <w:rFonts w:ascii="Times New Roman" w:hAnsi="Times New Roman" w:cs="Times New Roman"/>
                <w:b/>
                <w:bCs/>
              </w:rPr>
              <w:t>All features (AF)</w:t>
            </w:r>
          </w:p>
        </w:tc>
        <w:tc>
          <w:tcPr>
            <w:tcW w:w="997" w:type="pct"/>
            <w:vMerge w:val="restart"/>
            <w:hideMark/>
          </w:tcPr>
          <w:p w14:paraId="73499535" w14:textId="7B18F47C" w:rsidR="00297EF1" w:rsidRPr="00236A71" w:rsidRDefault="00297EF1" w:rsidP="00845583">
            <w:pPr>
              <w:jc w:val="center"/>
              <w:rPr>
                <w:rFonts w:ascii="Times New Roman" w:hAnsi="Times New Roman" w:cs="Times New Roman"/>
              </w:rPr>
            </w:pPr>
            <w:r w:rsidRPr="00236A71">
              <w:rPr>
                <w:rFonts w:ascii="Times New Roman" w:hAnsi="Times New Roman" w:cs="Times New Roman"/>
                <w:b/>
                <w:bCs/>
              </w:rPr>
              <w:t>Variance-filtering (VF) features</w:t>
            </w:r>
          </w:p>
        </w:tc>
        <w:tc>
          <w:tcPr>
            <w:tcW w:w="805" w:type="pct"/>
            <w:gridSpan w:val="4"/>
            <w:hideMark/>
          </w:tcPr>
          <w:p w14:paraId="77BE4FE6" w14:textId="77777777" w:rsidR="00297EF1" w:rsidRPr="00236A71" w:rsidRDefault="00297EF1" w:rsidP="00845583">
            <w:pPr>
              <w:jc w:val="center"/>
              <w:rPr>
                <w:rFonts w:ascii="Times New Roman" w:hAnsi="Times New Roman" w:cs="Times New Roman"/>
              </w:rPr>
            </w:pPr>
            <w:r w:rsidRPr="00236A71">
              <w:rPr>
                <w:rFonts w:ascii="Times New Roman" w:hAnsi="Times New Roman" w:cs="Times New Roman"/>
                <w:b/>
                <w:bCs/>
              </w:rPr>
              <w:t xml:space="preserve">PLS </w:t>
            </w:r>
          </w:p>
        </w:tc>
        <w:tc>
          <w:tcPr>
            <w:tcW w:w="628" w:type="pct"/>
            <w:gridSpan w:val="4"/>
          </w:tcPr>
          <w:p w14:paraId="32AAEE99" w14:textId="32E0DE56" w:rsidR="00297EF1" w:rsidRPr="00236A71" w:rsidRDefault="00297EF1" w:rsidP="00845583">
            <w:pPr>
              <w:jc w:val="center"/>
              <w:rPr>
                <w:rFonts w:ascii="Times New Roman" w:hAnsi="Times New Roman" w:cs="Times New Roman"/>
              </w:rPr>
            </w:pPr>
            <w:r w:rsidRPr="00236A71">
              <w:rPr>
                <w:rFonts w:ascii="Times New Roman" w:hAnsi="Times New Roman" w:cs="Times New Roman"/>
                <w:b/>
                <w:bCs/>
              </w:rPr>
              <w:t xml:space="preserve">MOFA  </w:t>
            </w:r>
          </w:p>
        </w:tc>
        <w:tc>
          <w:tcPr>
            <w:tcW w:w="1030" w:type="pct"/>
            <w:vMerge w:val="restart"/>
            <w:hideMark/>
          </w:tcPr>
          <w:p w14:paraId="1EA42CA2" w14:textId="77777777" w:rsidR="00297EF1" w:rsidRPr="00236A71" w:rsidRDefault="00297EF1" w:rsidP="00845583">
            <w:pPr>
              <w:jc w:val="center"/>
              <w:rPr>
                <w:rFonts w:ascii="Times New Roman" w:hAnsi="Times New Roman" w:cs="Times New Roman"/>
              </w:rPr>
            </w:pPr>
            <w:r w:rsidRPr="00236A71">
              <w:rPr>
                <w:rFonts w:ascii="Times New Roman" w:hAnsi="Times New Roman" w:cs="Times New Roman"/>
                <w:b/>
                <w:bCs/>
              </w:rPr>
              <w:t>PCA &gt; 90%</w:t>
            </w:r>
          </w:p>
        </w:tc>
      </w:tr>
      <w:tr w:rsidR="00297EF1" w:rsidRPr="00236A71" w14:paraId="0875A26F" w14:textId="77777777" w:rsidTr="007C4192">
        <w:trPr>
          <w:trHeight w:val="779"/>
        </w:trPr>
        <w:tc>
          <w:tcPr>
            <w:tcW w:w="809" w:type="pct"/>
            <w:vMerge/>
          </w:tcPr>
          <w:p w14:paraId="7D563A25" w14:textId="77777777" w:rsidR="00297EF1" w:rsidRPr="00236A71" w:rsidRDefault="00297EF1" w:rsidP="001938A0">
            <w:pPr>
              <w:jc w:val="both"/>
              <w:rPr>
                <w:rFonts w:ascii="Times New Roman" w:hAnsi="Times New Roman" w:cs="Times New Roman"/>
              </w:rPr>
            </w:pPr>
          </w:p>
        </w:tc>
        <w:tc>
          <w:tcPr>
            <w:tcW w:w="731" w:type="pct"/>
            <w:vMerge/>
          </w:tcPr>
          <w:p w14:paraId="70019A6B" w14:textId="77777777" w:rsidR="00297EF1" w:rsidRPr="00236A71" w:rsidRDefault="00297EF1" w:rsidP="00845583">
            <w:pPr>
              <w:jc w:val="center"/>
              <w:rPr>
                <w:rFonts w:ascii="Times New Roman" w:hAnsi="Times New Roman" w:cs="Times New Roman"/>
                <w:b/>
                <w:bCs/>
              </w:rPr>
            </w:pPr>
          </w:p>
        </w:tc>
        <w:tc>
          <w:tcPr>
            <w:tcW w:w="997" w:type="pct"/>
            <w:vMerge/>
          </w:tcPr>
          <w:p w14:paraId="088DFA2E" w14:textId="77777777" w:rsidR="00297EF1" w:rsidRPr="00236A71" w:rsidRDefault="00297EF1" w:rsidP="00845583">
            <w:pPr>
              <w:jc w:val="center"/>
              <w:rPr>
                <w:rFonts w:ascii="Times New Roman" w:hAnsi="Times New Roman" w:cs="Times New Roman"/>
                <w:b/>
                <w:bCs/>
              </w:rPr>
            </w:pPr>
          </w:p>
        </w:tc>
        <w:tc>
          <w:tcPr>
            <w:tcW w:w="1433" w:type="pct"/>
            <w:gridSpan w:val="8"/>
          </w:tcPr>
          <w:p w14:paraId="49C35B33" w14:textId="79AE4A13" w:rsidR="00297EF1" w:rsidRPr="00236A71" w:rsidRDefault="00297EF1" w:rsidP="00297EF1">
            <w:pPr>
              <w:jc w:val="center"/>
              <w:rPr>
                <w:rFonts w:ascii="Times New Roman" w:hAnsi="Times New Roman" w:cs="Times New Roman"/>
                <w:b/>
                <w:bCs/>
              </w:rPr>
            </w:pPr>
            <w:r w:rsidRPr="00236A71">
              <w:rPr>
                <w:rFonts w:ascii="Times New Roman" w:hAnsi="Times New Roman" w:cs="Times New Roman"/>
                <w:b/>
                <w:bCs/>
              </w:rPr>
              <w:t xml:space="preserve">Subset </w:t>
            </w:r>
            <w:r w:rsidR="00152CEE" w:rsidRPr="00236A71">
              <w:rPr>
                <w:rFonts w:ascii="Times New Roman" w:hAnsi="Times New Roman" w:cs="Times New Roman"/>
                <w:b/>
                <w:bCs/>
              </w:rPr>
              <w:t xml:space="preserve">size </w:t>
            </w:r>
            <w:r w:rsidRPr="00236A71">
              <w:rPr>
                <w:rFonts w:ascii="Times New Roman" w:hAnsi="Times New Roman" w:cs="Times New Roman"/>
                <w:b/>
                <w:bCs/>
              </w:rPr>
              <w:t>of selected features</w:t>
            </w:r>
          </w:p>
        </w:tc>
        <w:tc>
          <w:tcPr>
            <w:tcW w:w="1030" w:type="pct"/>
            <w:vMerge/>
          </w:tcPr>
          <w:p w14:paraId="668E9EF9" w14:textId="77777777" w:rsidR="00297EF1" w:rsidRPr="00236A71" w:rsidRDefault="00297EF1" w:rsidP="00845583">
            <w:pPr>
              <w:jc w:val="center"/>
              <w:rPr>
                <w:rFonts w:ascii="Times New Roman" w:hAnsi="Times New Roman" w:cs="Times New Roman"/>
                <w:b/>
                <w:bCs/>
              </w:rPr>
            </w:pPr>
          </w:p>
        </w:tc>
      </w:tr>
      <w:tr w:rsidR="00297EF1" w:rsidRPr="00236A71" w14:paraId="06143E94" w14:textId="77777777" w:rsidTr="00F40E38">
        <w:trPr>
          <w:trHeight w:val="724"/>
        </w:trPr>
        <w:tc>
          <w:tcPr>
            <w:tcW w:w="809" w:type="pct"/>
            <w:vMerge/>
          </w:tcPr>
          <w:p w14:paraId="67686F04" w14:textId="77777777" w:rsidR="00297EF1" w:rsidRPr="00236A71" w:rsidRDefault="00297EF1" w:rsidP="001938A0">
            <w:pPr>
              <w:jc w:val="both"/>
              <w:rPr>
                <w:rFonts w:ascii="Times New Roman" w:hAnsi="Times New Roman" w:cs="Times New Roman"/>
              </w:rPr>
            </w:pPr>
          </w:p>
        </w:tc>
        <w:tc>
          <w:tcPr>
            <w:tcW w:w="731" w:type="pct"/>
            <w:vMerge/>
          </w:tcPr>
          <w:p w14:paraId="2C77DA26" w14:textId="77777777" w:rsidR="00297EF1" w:rsidRPr="00236A71" w:rsidRDefault="00297EF1" w:rsidP="00845583">
            <w:pPr>
              <w:jc w:val="center"/>
              <w:rPr>
                <w:rFonts w:ascii="Times New Roman" w:hAnsi="Times New Roman" w:cs="Times New Roman"/>
                <w:b/>
                <w:bCs/>
              </w:rPr>
            </w:pPr>
          </w:p>
        </w:tc>
        <w:tc>
          <w:tcPr>
            <w:tcW w:w="997" w:type="pct"/>
            <w:vMerge/>
          </w:tcPr>
          <w:p w14:paraId="0CF8BAA6" w14:textId="77777777" w:rsidR="00297EF1" w:rsidRPr="00236A71" w:rsidRDefault="00297EF1" w:rsidP="00845583">
            <w:pPr>
              <w:jc w:val="center"/>
              <w:rPr>
                <w:rFonts w:ascii="Times New Roman" w:hAnsi="Times New Roman" w:cs="Times New Roman"/>
                <w:b/>
                <w:bCs/>
              </w:rPr>
            </w:pPr>
          </w:p>
        </w:tc>
        <w:tc>
          <w:tcPr>
            <w:tcW w:w="379" w:type="pct"/>
            <w:textDirection w:val="btLr"/>
          </w:tcPr>
          <w:p w14:paraId="347D3614" w14:textId="7FCB8538"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10</w:t>
            </w:r>
          </w:p>
        </w:tc>
        <w:tc>
          <w:tcPr>
            <w:tcW w:w="202" w:type="pct"/>
            <w:textDirection w:val="btLr"/>
          </w:tcPr>
          <w:p w14:paraId="42906DE3" w14:textId="3F128FCF"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100</w:t>
            </w:r>
          </w:p>
        </w:tc>
        <w:tc>
          <w:tcPr>
            <w:tcW w:w="202" w:type="pct"/>
            <w:textDirection w:val="btLr"/>
          </w:tcPr>
          <w:p w14:paraId="39D48863" w14:textId="23BB61ED"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200</w:t>
            </w:r>
          </w:p>
        </w:tc>
        <w:tc>
          <w:tcPr>
            <w:tcW w:w="44" w:type="pct"/>
            <w:gridSpan w:val="2"/>
            <w:textDirection w:val="btLr"/>
          </w:tcPr>
          <w:p w14:paraId="29811F86" w14:textId="55D13D00"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500</w:t>
            </w:r>
          </w:p>
        </w:tc>
        <w:tc>
          <w:tcPr>
            <w:tcW w:w="202" w:type="pct"/>
            <w:textDirection w:val="btLr"/>
          </w:tcPr>
          <w:p w14:paraId="59A31E30" w14:textId="6870B19D"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1000</w:t>
            </w:r>
          </w:p>
        </w:tc>
        <w:tc>
          <w:tcPr>
            <w:tcW w:w="202" w:type="pct"/>
            <w:textDirection w:val="btLr"/>
          </w:tcPr>
          <w:p w14:paraId="61C9EE5A" w14:textId="258079EB"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30</w:t>
            </w:r>
            <w:r w:rsidR="003D78BC" w:rsidRPr="00236A71">
              <w:rPr>
                <w:rFonts w:ascii="Times New Roman" w:hAnsi="Times New Roman" w:cs="Times New Roman"/>
                <w:b/>
                <w:bCs/>
              </w:rPr>
              <w:t>0</w:t>
            </w:r>
            <w:r w:rsidRPr="00236A71">
              <w:rPr>
                <w:rFonts w:ascii="Times New Roman" w:hAnsi="Times New Roman" w:cs="Times New Roman"/>
                <w:b/>
                <w:bCs/>
              </w:rPr>
              <w:t>00</w:t>
            </w:r>
          </w:p>
        </w:tc>
        <w:tc>
          <w:tcPr>
            <w:tcW w:w="202" w:type="pct"/>
            <w:textDirection w:val="btLr"/>
          </w:tcPr>
          <w:p w14:paraId="253EB8CD" w14:textId="4E2351EF" w:rsidR="00297EF1" w:rsidRPr="00236A71" w:rsidRDefault="00297EF1" w:rsidP="00481381">
            <w:pPr>
              <w:jc w:val="center"/>
              <w:rPr>
                <w:rFonts w:ascii="Times New Roman" w:hAnsi="Times New Roman" w:cs="Times New Roman"/>
                <w:b/>
                <w:bCs/>
              </w:rPr>
            </w:pPr>
            <w:r w:rsidRPr="00236A71">
              <w:rPr>
                <w:rFonts w:ascii="Times New Roman" w:hAnsi="Times New Roman" w:cs="Times New Roman"/>
                <w:b/>
                <w:bCs/>
              </w:rPr>
              <w:t>5000</w:t>
            </w:r>
          </w:p>
        </w:tc>
        <w:tc>
          <w:tcPr>
            <w:tcW w:w="1030" w:type="pct"/>
            <w:vMerge/>
          </w:tcPr>
          <w:p w14:paraId="41B2DEA5" w14:textId="77777777" w:rsidR="00297EF1" w:rsidRPr="00236A71" w:rsidRDefault="00297EF1" w:rsidP="00845583">
            <w:pPr>
              <w:jc w:val="center"/>
              <w:rPr>
                <w:rFonts w:ascii="Times New Roman" w:hAnsi="Times New Roman" w:cs="Times New Roman"/>
                <w:b/>
                <w:bCs/>
              </w:rPr>
            </w:pPr>
          </w:p>
        </w:tc>
      </w:tr>
      <w:tr w:rsidR="00297EF1" w:rsidRPr="00236A71" w14:paraId="46FE6F07" w14:textId="77777777" w:rsidTr="007C4192">
        <w:trPr>
          <w:trHeight w:val="651"/>
        </w:trPr>
        <w:tc>
          <w:tcPr>
            <w:tcW w:w="809" w:type="pct"/>
            <w:hideMark/>
          </w:tcPr>
          <w:p w14:paraId="0C2664C5" w14:textId="77777777" w:rsidR="00BE7ADE" w:rsidRPr="00236A71" w:rsidRDefault="00BE7ADE" w:rsidP="001938A0">
            <w:pPr>
              <w:jc w:val="both"/>
              <w:rPr>
                <w:rFonts w:ascii="Times New Roman" w:hAnsi="Times New Roman" w:cs="Times New Roman"/>
                <w:b/>
                <w:bCs/>
              </w:rPr>
            </w:pPr>
            <w:r w:rsidRPr="00236A71">
              <w:rPr>
                <w:rFonts w:ascii="Times New Roman" w:hAnsi="Times New Roman" w:cs="Times New Roman"/>
                <w:b/>
                <w:bCs/>
              </w:rPr>
              <w:t>SNPs</w:t>
            </w:r>
          </w:p>
        </w:tc>
        <w:tc>
          <w:tcPr>
            <w:tcW w:w="731" w:type="pct"/>
            <w:hideMark/>
          </w:tcPr>
          <w:p w14:paraId="37F485A0"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ALL</w:t>
            </w:r>
          </w:p>
        </w:tc>
        <w:tc>
          <w:tcPr>
            <w:tcW w:w="997" w:type="pct"/>
            <w:hideMark/>
          </w:tcPr>
          <w:p w14:paraId="3AB71D79" w14:textId="1C9D4B61" w:rsidR="00BE7ADE" w:rsidRPr="00236A71" w:rsidRDefault="00BE7ADE" w:rsidP="00B83C47">
            <w:pPr>
              <w:jc w:val="center"/>
              <w:rPr>
                <w:rFonts w:ascii="Times New Roman" w:hAnsi="Times New Roman" w:cs="Times New Roman"/>
              </w:rPr>
            </w:pPr>
            <w:r w:rsidRPr="00236A71">
              <w:rPr>
                <w:rFonts w:ascii="Times New Roman" w:hAnsi="Times New Roman" w:cs="Times New Roman"/>
              </w:rPr>
              <w:t>ALL</w:t>
            </w:r>
          </w:p>
        </w:tc>
        <w:tc>
          <w:tcPr>
            <w:tcW w:w="1433" w:type="pct"/>
            <w:gridSpan w:val="8"/>
            <w:hideMark/>
          </w:tcPr>
          <w:p w14:paraId="79B290BD"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Selected</w:t>
            </w:r>
          </w:p>
        </w:tc>
        <w:tc>
          <w:tcPr>
            <w:tcW w:w="1030" w:type="pct"/>
            <w:hideMark/>
          </w:tcPr>
          <w:p w14:paraId="6B44BC73"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Selected</w:t>
            </w:r>
          </w:p>
        </w:tc>
      </w:tr>
      <w:tr w:rsidR="00297EF1" w:rsidRPr="00236A71" w14:paraId="55ABEA57" w14:textId="77777777" w:rsidTr="007C4192">
        <w:trPr>
          <w:trHeight w:val="552"/>
        </w:trPr>
        <w:tc>
          <w:tcPr>
            <w:tcW w:w="809" w:type="pct"/>
            <w:hideMark/>
          </w:tcPr>
          <w:p w14:paraId="29F64513" w14:textId="13C87972" w:rsidR="00BE7ADE" w:rsidRPr="00236A71" w:rsidRDefault="002A6ACB" w:rsidP="001938A0">
            <w:pPr>
              <w:jc w:val="both"/>
              <w:rPr>
                <w:rFonts w:ascii="Times New Roman" w:hAnsi="Times New Roman" w:cs="Times New Roman"/>
                <w:b/>
                <w:bCs/>
              </w:rPr>
            </w:pPr>
            <w:r w:rsidRPr="00236A71">
              <w:rPr>
                <w:rFonts w:ascii="Times New Roman" w:hAnsi="Times New Roman" w:cs="Times New Roman"/>
                <w:b/>
                <w:bCs/>
              </w:rPr>
              <w:t>Transcripts</w:t>
            </w:r>
          </w:p>
        </w:tc>
        <w:tc>
          <w:tcPr>
            <w:tcW w:w="731" w:type="pct"/>
            <w:hideMark/>
          </w:tcPr>
          <w:p w14:paraId="67C4A219"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ALL</w:t>
            </w:r>
          </w:p>
        </w:tc>
        <w:tc>
          <w:tcPr>
            <w:tcW w:w="997" w:type="pct"/>
            <w:hideMark/>
          </w:tcPr>
          <w:p w14:paraId="7D8B7BC2" w14:textId="596180CF" w:rsidR="00BE7ADE" w:rsidRPr="00236A71" w:rsidRDefault="00BE7ADE" w:rsidP="00B83C47">
            <w:pPr>
              <w:jc w:val="center"/>
              <w:rPr>
                <w:rFonts w:ascii="Times New Roman" w:hAnsi="Times New Roman" w:cs="Times New Roman"/>
              </w:rPr>
            </w:pPr>
            <w:r w:rsidRPr="00236A71">
              <w:rPr>
                <w:rFonts w:ascii="Times New Roman" w:hAnsi="Times New Roman" w:cs="Times New Roman"/>
              </w:rPr>
              <w:t>ALL</w:t>
            </w:r>
          </w:p>
        </w:tc>
        <w:tc>
          <w:tcPr>
            <w:tcW w:w="1433" w:type="pct"/>
            <w:gridSpan w:val="8"/>
            <w:hideMark/>
          </w:tcPr>
          <w:p w14:paraId="0AB2D346"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Selected</w:t>
            </w:r>
          </w:p>
        </w:tc>
        <w:tc>
          <w:tcPr>
            <w:tcW w:w="1030" w:type="pct"/>
            <w:hideMark/>
          </w:tcPr>
          <w:p w14:paraId="3C103AC8"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Selected</w:t>
            </w:r>
          </w:p>
        </w:tc>
      </w:tr>
      <w:tr w:rsidR="00297EF1" w:rsidRPr="00236A71" w14:paraId="1565A487" w14:textId="77777777" w:rsidTr="007C4192">
        <w:trPr>
          <w:trHeight w:val="433"/>
        </w:trPr>
        <w:tc>
          <w:tcPr>
            <w:tcW w:w="809" w:type="pct"/>
            <w:vMerge w:val="restart"/>
            <w:hideMark/>
          </w:tcPr>
          <w:p w14:paraId="3F49E3B9" w14:textId="77777777" w:rsidR="00BE7ADE" w:rsidRPr="00236A71" w:rsidRDefault="00BE7ADE" w:rsidP="001938A0">
            <w:pPr>
              <w:jc w:val="both"/>
              <w:rPr>
                <w:rFonts w:ascii="Times New Roman" w:hAnsi="Times New Roman" w:cs="Times New Roman"/>
                <w:b/>
                <w:bCs/>
              </w:rPr>
            </w:pPr>
            <w:proofErr w:type="spellStart"/>
            <w:r w:rsidRPr="00236A71">
              <w:rPr>
                <w:rFonts w:ascii="Times New Roman" w:hAnsi="Times New Roman" w:cs="Times New Roman"/>
                <w:b/>
                <w:bCs/>
              </w:rPr>
              <w:t>CpGs</w:t>
            </w:r>
            <w:proofErr w:type="spellEnd"/>
          </w:p>
        </w:tc>
        <w:tc>
          <w:tcPr>
            <w:tcW w:w="731" w:type="pct"/>
            <w:vMerge w:val="restart"/>
            <w:hideMark/>
          </w:tcPr>
          <w:p w14:paraId="10B1FB10"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ALL</w:t>
            </w:r>
          </w:p>
        </w:tc>
        <w:tc>
          <w:tcPr>
            <w:tcW w:w="997" w:type="pct"/>
            <w:hideMark/>
          </w:tcPr>
          <w:p w14:paraId="16F959E6" w14:textId="558BCE5A" w:rsidR="00BE7ADE" w:rsidRPr="00236A71" w:rsidRDefault="00BE7ADE" w:rsidP="00B83C47">
            <w:pPr>
              <w:jc w:val="center"/>
              <w:rPr>
                <w:rFonts w:ascii="Times New Roman" w:hAnsi="Times New Roman" w:cs="Times New Roman"/>
              </w:rPr>
            </w:pPr>
            <w:r w:rsidRPr="00236A71">
              <w:rPr>
                <w:rFonts w:ascii="Times New Roman" w:hAnsi="Times New Roman" w:cs="Times New Roman"/>
              </w:rPr>
              <w:t>threshold &gt; 0.01</w:t>
            </w:r>
            <w:r w:rsidR="00596D0B" w:rsidRPr="00236A71">
              <w:rPr>
                <w:rFonts w:ascii="Times New Roman" w:hAnsi="Times New Roman" w:cs="Times New Roman"/>
              </w:rPr>
              <w:t xml:space="preserve"> (VF.001)</w:t>
            </w:r>
          </w:p>
        </w:tc>
        <w:tc>
          <w:tcPr>
            <w:tcW w:w="1433" w:type="pct"/>
            <w:gridSpan w:val="8"/>
            <w:vMerge w:val="restart"/>
            <w:hideMark/>
          </w:tcPr>
          <w:p w14:paraId="05C62549"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Selected</w:t>
            </w:r>
          </w:p>
        </w:tc>
        <w:tc>
          <w:tcPr>
            <w:tcW w:w="1030" w:type="pct"/>
            <w:vMerge w:val="restart"/>
            <w:hideMark/>
          </w:tcPr>
          <w:p w14:paraId="61D3CCD3" w14:textId="77777777" w:rsidR="00BE7ADE" w:rsidRPr="00236A71" w:rsidRDefault="00BE7ADE" w:rsidP="00B83C47">
            <w:pPr>
              <w:jc w:val="center"/>
              <w:rPr>
                <w:rFonts w:ascii="Times New Roman" w:hAnsi="Times New Roman" w:cs="Times New Roman"/>
              </w:rPr>
            </w:pPr>
            <w:r w:rsidRPr="00236A71">
              <w:rPr>
                <w:rFonts w:ascii="Times New Roman" w:hAnsi="Times New Roman" w:cs="Times New Roman"/>
              </w:rPr>
              <w:t>Selected</w:t>
            </w:r>
          </w:p>
        </w:tc>
      </w:tr>
      <w:tr w:rsidR="00297EF1" w:rsidRPr="00236A71" w14:paraId="6B870009" w14:textId="77777777" w:rsidTr="007C4192">
        <w:trPr>
          <w:trHeight w:val="433"/>
        </w:trPr>
        <w:tc>
          <w:tcPr>
            <w:tcW w:w="809" w:type="pct"/>
            <w:vMerge/>
          </w:tcPr>
          <w:p w14:paraId="1C64F190" w14:textId="77777777" w:rsidR="00BE7ADE" w:rsidRPr="00236A71" w:rsidRDefault="00BE7ADE" w:rsidP="001938A0">
            <w:pPr>
              <w:jc w:val="both"/>
              <w:rPr>
                <w:rFonts w:ascii="Times New Roman" w:hAnsi="Times New Roman" w:cs="Times New Roman"/>
                <w:b/>
                <w:bCs/>
              </w:rPr>
            </w:pPr>
          </w:p>
        </w:tc>
        <w:tc>
          <w:tcPr>
            <w:tcW w:w="731" w:type="pct"/>
            <w:vMerge/>
          </w:tcPr>
          <w:p w14:paraId="6793DC94" w14:textId="77777777" w:rsidR="00BE7ADE" w:rsidRPr="00236A71" w:rsidRDefault="00BE7ADE" w:rsidP="00B83C47">
            <w:pPr>
              <w:jc w:val="center"/>
              <w:rPr>
                <w:rFonts w:ascii="Times New Roman" w:hAnsi="Times New Roman" w:cs="Times New Roman"/>
              </w:rPr>
            </w:pPr>
          </w:p>
        </w:tc>
        <w:tc>
          <w:tcPr>
            <w:tcW w:w="997" w:type="pct"/>
          </w:tcPr>
          <w:p w14:paraId="2E820D9B" w14:textId="5D158521" w:rsidR="00BE7ADE" w:rsidRPr="00236A71" w:rsidRDefault="00BE7ADE" w:rsidP="00B83C47">
            <w:pPr>
              <w:jc w:val="center"/>
              <w:rPr>
                <w:rFonts w:ascii="Times New Roman" w:hAnsi="Times New Roman" w:cs="Times New Roman"/>
              </w:rPr>
            </w:pPr>
            <w:r w:rsidRPr="00236A71">
              <w:rPr>
                <w:rFonts w:ascii="Times New Roman" w:hAnsi="Times New Roman" w:cs="Times New Roman"/>
              </w:rPr>
              <w:t>threshold &gt; 0.05</w:t>
            </w:r>
            <w:r w:rsidR="00596D0B" w:rsidRPr="00236A71">
              <w:rPr>
                <w:rFonts w:ascii="Times New Roman" w:hAnsi="Times New Roman" w:cs="Times New Roman"/>
              </w:rPr>
              <w:t xml:space="preserve"> (VF.005)</w:t>
            </w:r>
          </w:p>
        </w:tc>
        <w:tc>
          <w:tcPr>
            <w:tcW w:w="1433" w:type="pct"/>
            <w:gridSpan w:val="8"/>
            <w:vMerge/>
          </w:tcPr>
          <w:p w14:paraId="0BCCC8A3" w14:textId="77777777" w:rsidR="00BE7ADE" w:rsidRPr="00236A71" w:rsidRDefault="00BE7ADE" w:rsidP="00B83C47">
            <w:pPr>
              <w:jc w:val="center"/>
              <w:rPr>
                <w:rFonts w:ascii="Times New Roman" w:hAnsi="Times New Roman" w:cs="Times New Roman"/>
              </w:rPr>
            </w:pPr>
          </w:p>
        </w:tc>
        <w:tc>
          <w:tcPr>
            <w:tcW w:w="1030" w:type="pct"/>
            <w:vMerge/>
          </w:tcPr>
          <w:p w14:paraId="26537A49" w14:textId="77777777" w:rsidR="00BE7ADE" w:rsidRPr="00236A71" w:rsidRDefault="00BE7ADE" w:rsidP="00B83C47">
            <w:pPr>
              <w:jc w:val="center"/>
              <w:rPr>
                <w:rFonts w:ascii="Times New Roman" w:hAnsi="Times New Roman" w:cs="Times New Roman"/>
              </w:rPr>
            </w:pPr>
          </w:p>
        </w:tc>
      </w:tr>
    </w:tbl>
    <w:p w14:paraId="4FB1E0A1" w14:textId="77777777" w:rsidR="00A03CA4" w:rsidRPr="00236A71" w:rsidRDefault="00A03CA4" w:rsidP="00D476FD">
      <w:pPr>
        <w:jc w:val="both"/>
        <w:rPr>
          <w:rFonts w:ascii="Times New Roman" w:hAnsi="Times New Roman" w:cs="Times New Roman"/>
          <w:sz w:val="24"/>
          <w:szCs w:val="24"/>
        </w:rPr>
      </w:pPr>
    </w:p>
    <w:p w14:paraId="574FC7AC" w14:textId="77777777" w:rsidR="00C35570" w:rsidRPr="00236A71" w:rsidRDefault="00C35570" w:rsidP="00D476FD">
      <w:pPr>
        <w:jc w:val="both"/>
        <w:rPr>
          <w:rFonts w:ascii="Times New Roman" w:hAnsi="Times New Roman" w:cs="Times New Roman"/>
          <w:b/>
          <w:bCs/>
          <w:sz w:val="24"/>
          <w:szCs w:val="24"/>
        </w:rPr>
      </w:pPr>
    </w:p>
    <w:p w14:paraId="6AC53755" w14:textId="7C620466" w:rsidR="000B46D9" w:rsidRPr="00236A71" w:rsidRDefault="00DF44BC" w:rsidP="00D476FD">
      <w:pPr>
        <w:jc w:val="both"/>
        <w:rPr>
          <w:rFonts w:ascii="Times New Roman" w:hAnsi="Times New Roman" w:cs="Times New Roman"/>
          <w:b/>
          <w:bCs/>
          <w:sz w:val="24"/>
          <w:szCs w:val="24"/>
        </w:rPr>
      </w:pPr>
      <w:r w:rsidRPr="00236A71">
        <w:rPr>
          <w:rFonts w:ascii="Times New Roman" w:hAnsi="Times New Roman" w:cs="Times New Roman"/>
          <w:b/>
          <w:bCs/>
          <w:sz w:val="24"/>
          <w:szCs w:val="24"/>
        </w:rPr>
        <w:t>Sampling process and validation</w:t>
      </w:r>
    </w:p>
    <w:p w14:paraId="418F4DC0" w14:textId="2B39008E" w:rsidR="00F777CC" w:rsidRPr="00236A71" w:rsidRDefault="00521408" w:rsidP="000B7FC6">
      <w:pPr>
        <w:jc w:val="both"/>
        <w:rPr>
          <w:rFonts w:ascii="Times New Roman" w:hAnsi="Times New Roman" w:cs="Times New Roman"/>
          <w:sz w:val="24"/>
          <w:szCs w:val="24"/>
        </w:rPr>
      </w:pPr>
      <w:r w:rsidRPr="00236A71">
        <w:rPr>
          <w:rFonts w:ascii="Times New Roman" w:hAnsi="Times New Roman" w:cs="Times New Roman"/>
          <w:sz w:val="24"/>
          <w:szCs w:val="24"/>
        </w:rPr>
        <w:t>Prediction performance was evaluated</w:t>
      </w:r>
      <w:r w:rsidR="00C10F6E" w:rsidRPr="00236A71">
        <w:rPr>
          <w:rFonts w:ascii="Times New Roman" w:hAnsi="Times New Roman" w:cs="Times New Roman"/>
          <w:sz w:val="24"/>
          <w:szCs w:val="24"/>
        </w:rPr>
        <w:t xml:space="preserve"> under two </w:t>
      </w:r>
      <w:r w:rsidR="00B4069F" w:rsidRPr="00236A71">
        <w:rPr>
          <w:rFonts w:ascii="Times New Roman" w:hAnsi="Times New Roman" w:cs="Times New Roman"/>
          <w:sz w:val="24"/>
          <w:szCs w:val="24"/>
        </w:rPr>
        <w:t>distinct</w:t>
      </w:r>
      <w:r w:rsidR="00650316" w:rsidRPr="00236A71">
        <w:rPr>
          <w:rFonts w:ascii="Times New Roman" w:hAnsi="Times New Roman" w:cs="Times New Roman"/>
          <w:sz w:val="24"/>
          <w:szCs w:val="24"/>
        </w:rPr>
        <w:t xml:space="preserve"> scenarios: 1) </w:t>
      </w:r>
      <w:r w:rsidR="00C60618" w:rsidRPr="00236A71">
        <w:rPr>
          <w:rFonts w:ascii="Times New Roman" w:hAnsi="Times New Roman" w:cs="Times New Roman"/>
          <w:sz w:val="24"/>
          <w:szCs w:val="24"/>
        </w:rPr>
        <w:t>Across breeds</w:t>
      </w:r>
      <w:r w:rsidR="00B4069F" w:rsidRPr="00236A71">
        <w:rPr>
          <w:rFonts w:ascii="Times New Roman" w:hAnsi="Times New Roman" w:cs="Times New Roman"/>
          <w:sz w:val="24"/>
          <w:szCs w:val="24"/>
        </w:rPr>
        <w:t>,</w:t>
      </w:r>
      <w:r w:rsidR="00C60618" w:rsidRPr="00236A71">
        <w:rPr>
          <w:rFonts w:ascii="Times New Roman" w:hAnsi="Times New Roman" w:cs="Times New Roman"/>
          <w:sz w:val="24"/>
          <w:szCs w:val="24"/>
        </w:rPr>
        <w:t xml:space="preserve"> and 2) Within a </w:t>
      </w:r>
      <w:r w:rsidR="00B4069F" w:rsidRPr="00236A71">
        <w:rPr>
          <w:rFonts w:ascii="Times New Roman" w:hAnsi="Times New Roman" w:cs="Times New Roman"/>
          <w:sz w:val="24"/>
          <w:szCs w:val="24"/>
        </w:rPr>
        <w:t>single</w:t>
      </w:r>
      <w:r w:rsidR="00C60618" w:rsidRPr="00236A71">
        <w:rPr>
          <w:rFonts w:ascii="Times New Roman" w:hAnsi="Times New Roman" w:cs="Times New Roman"/>
          <w:sz w:val="24"/>
          <w:szCs w:val="24"/>
        </w:rPr>
        <w:t xml:space="preserve"> mixed population </w:t>
      </w:r>
      <w:r w:rsidR="00B5193C" w:rsidRPr="00236A71">
        <w:rPr>
          <w:rFonts w:ascii="Times New Roman" w:hAnsi="Times New Roman" w:cs="Times New Roman"/>
          <w:sz w:val="24"/>
          <w:szCs w:val="24"/>
        </w:rPr>
        <w:t>comprising all</w:t>
      </w:r>
      <w:r w:rsidR="00EF0862" w:rsidRPr="00236A71">
        <w:rPr>
          <w:rFonts w:ascii="Times New Roman" w:hAnsi="Times New Roman" w:cs="Times New Roman"/>
          <w:sz w:val="24"/>
          <w:szCs w:val="24"/>
        </w:rPr>
        <w:t xml:space="preserve"> three </w:t>
      </w:r>
      <w:r w:rsidR="00F66231" w:rsidRPr="00236A71">
        <w:rPr>
          <w:rFonts w:ascii="Times New Roman" w:hAnsi="Times New Roman" w:cs="Times New Roman"/>
          <w:sz w:val="24"/>
          <w:szCs w:val="24"/>
        </w:rPr>
        <w:t xml:space="preserve">breeds. </w:t>
      </w:r>
      <w:r w:rsidR="000B7FC6" w:rsidRPr="00236A71">
        <w:rPr>
          <w:rFonts w:ascii="Times New Roman" w:hAnsi="Times New Roman" w:cs="Times New Roman"/>
          <w:sz w:val="24"/>
          <w:szCs w:val="24"/>
        </w:rPr>
        <w:t>The first scenario assessed model transferability</w:t>
      </w:r>
      <w:r w:rsidR="00AA35BC" w:rsidRPr="00236A71">
        <w:rPr>
          <w:rFonts w:ascii="Times New Roman" w:hAnsi="Times New Roman" w:cs="Times New Roman"/>
          <w:sz w:val="24"/>
          <w:szCs w:val="24"/>
        </w:rPr>
        <w:t xml:space="preserve">, </w:t>
      </w:r>
      <w:r w:rsidR="000B7FC6" w:rsidRPr="00236A71">
        <w:rPr>
          <w:rFonts w:ascii="Times New Roman" w:hAnsi="Times New Roman" w:cs="Times New Roman"/>
          <w:sz w:val="24"/>
          <w:szCs w:val="24"/>
        </w:rPr>
        <w:t>that is, whether the omics layers capture trait</w:t>
      </w:r>
      <w:r w:rsidR="00B9052E" w:rsidRPr="00236A71">
        <w:rPr>
          <w:rFonts w:ascii="Times New Roman" w:hAnsi="Times New Roman" w:cs="Times New Roman"/>
          <w:sz w:val="24"/>
          <w:szCs w:val="24"/>
        </w:rPr>
        <w:t>-</w:t>
      </w:r>
      <w:r w:rsidR="000B7FC6" w:rsidRPr="00236A71">
        <w:rPr>
          <w:rFonts w:ascii="Times New Roman" w:hAnsi="Times New Roman" w:cs="Times New Roman"/>
          <w:sz w:val="24"/>
          <w:szCs w:val="24"/>
        </w:rPr>
        <w:t>feature relationships that are consistent across breeds.</w:t>
      </w:r>
      <w:r w:rsidR="00F777CC" w:rsidRPr="00236A71">
        <w:rPr>
          <w:rFonts w:ascii="Times New Roman" w:hAnsi="Times New Roman" w:cs="Times New Roman"/>
          <w:sz w:val="24"/>
          <w:szCs w:val="24"/>
        </w:rPr>
        <w:t xml:space="preserve"> To explore this, a Leave-One-Breed-Out (LOBO) validation approach was implemented. In this strategy, each of the three breeds was used in turn as the test dataset, while the remaining two breeds were combined </w:t>
      </w:r>
      <w:r w:rsidR="00C655A5" w:rsidRPr="00236A71">
        <w:rPr>
          <w:rFonts w:ascii="Times New Roman" w:hAnsi="Times New Roman" w:cs="Times New Roman"/>
          <w:sz w:val="24"/>
          <w:szCs w:val="24"/>
        </w:rPr>
        <w:t>to form</w:t>
      </w:r>
      <w:r w:rsidR="00F777CC" w:rsidRPr="00236A71">
        <w:rPr>
          <w:rFonts w:ascii="Times New Roman" w:hAnsi="Times New Roman" w:cs="Times New Roman"/>
          <w:sz w:val="24"/>
          <w:szCs w:val="24"/>
        </w:rPr>
        <w:t xml:space="preserve"> the training dataset. This resulted in three distinct training-test splits for each model. Table </w:t>
      </w:r>
      <w:r w:rsidR="00975878" w:rsidRPr="00236A71">
        <w:rPr>
          <w:rFonts w:ascii="Times New Roman" w:hAnsi="Times New Roman" w:cs="Times New Roman"/>
          <w:sz w:val="24"/>
          <w:szCs w:val="24"/>
        </w:rPr>
        <w:t>2</w:t>
      </w:r>
      <w:r w:rsidR="00F777CC" w:rsidRPr="00236A71">
        <w:rPr>
          <w:rFonts w:ascii="Times New Roman" w:hAnsi="Times New Roman" w:cs="Times New Roman"/>
          <w:sz w:val="24"/>
          <w:szCs w:val="24"/>
        </w:rPr>
        <w:t xml:space="preserve"> shows the number of animals in each combination.</w:t>
      </w:r>
    </w:p>
    <w:p w14:paraId="5D0543E0" w14:textId="77777777" w:rsidR="00F777CC" w:rsidRPr="00236A71" w:rsidRDefault="00F777CC" w:rsidP="00590378">
      <w:pPr>
        <w:jc w:val="both"/>
        <w:rPr>
          <w:rFonts w:ascii="Times New Roman" w:hAnsi="Times New Roman" w:cs="Times New Roman"/>
          <w:sz w:val="24"/>
          <w:szCs w:val="24"/>
        </w:rPr>
      </w:pPr>
    </w:p>
    <w:p w14:paraId="2C394D0B" w14:textId="6EDFF358" w:rsidR="009C5900" w:rsidRPr="00236A71" w:rsidRDefault="009C5900" w:rsidP="00590378">
      <w:pPr>
        <w:jc w:val="both"/>
        <w:rPr>
          <w:rFonts w:ascii="Times New Roman" w:hAnsi="Times New Roman" w:cs="Times New Roman"/>
        </w:rPr>
      </w:pPr>
      <w:r w:rsidRPr="00236A71">
        <w:rPr>
          <w:rFonts w:ascii="Times New Roman" w:hAnsi="Times New Roman" w:cs="Times New Roman"/>
        </w:rPr>
        <w:t xml:space="preserve">Table </w:t>
      </w:r>
      <w:r w:rsidR="00A31924" w:rsidRPr="00236A71">
        <w:rPr>
          <w:rFonts w:ascii="Times New Roman" w:hAnsi="Times New Roman" w:cs="Times New Roman"/>
        </w:rPr>
        <w:t>2</w:t>
      </w:r>
      <w:r w:rsidR="00F401B2" w:rsidRPr="00236A71">
        <w:rPr>
          <w:rFonts w:ascii="Times New Roman" w:hAnsi="Times New Roman" w:cs="Times New Roman"/>
        </w:rPr>
        <w:t xml:space="preserve">: Leave-One-Breed-Out (LOBO) validation approach where one breed was </w:t>
      </w:r>
      <w:r w:rsidR="009F6600" w:rsidRPr="00236A71">
        <w:rPr>
          <w:rFonts w:ascii="Times New Roman" w:hAnsi="Times New Roman" w:cs="Times New Roman"/>
        </w:rPr>
        <w:t>used</w:t>
      </w:r>
      <w:r w:rsidR="00F401B2" w:rsidRPr="00236A71">
        <w:rPr>
          <w:rFonts w:ascii="Times New Roman" w:hAnsi="Times New Roman" w:cs="Times New Roman"/>
        </w:rPr>
        <w:t xml:space="preserve"> as </w:t>
      </w:r>
      <w:r w:rsidR="009F6600" w:rsidRPr="00236A71">
        <w:rPr>
          <w:rFonts w:ascii="Times New Roman" w:hAnsi="Times New Roman" w:cs="Times New Roman"/>
        </w:rPr>
        <w:t xml:space="preserve">the </w:t>
      </w:r>
      <w:r w:rsidR="00F401B2" w:rsidRPr="00236A71">
        <w:rPr>
          <w:rFonts w:ascii="Times New Roman" w:hAnsi="Times New Roman" w:cs="Times New Roman"/>
        </w:rPr>
        <w:t>test set and the remaining two were combined as the training set</w:t>
      </w:r>
      <w:r w:rsidR="00B92634" w:rsidRPr="00236A71">
        <w:rPr>
          <w:rFonts w:ascii="Times New Roman" w:hAnsi="Times New Roman" w:cs="Times New Roman"/>
        </w:rPr>
        <w:t>.</w:t>
      </w:r>
    </w:p>
    <w:tbl>
      <w:tblPr>
        <w:tblW w:w="5000" w:type="pct"/>
        <w:tblCellMar>
          <w:left w:w="0" w:type="dxa"/>
          <w:right w:w="0" w:type="dxa"/>
        </w:tblCellMar>
        <w:tblLook w:val="0600" w:firstRow="0" w:lastRow="0" w:firstColumn="0" w:lastColumn="0" w:noHBand="1" w:noVBand="1"/>
      </w:tblPr>
      <w:tblGrid>
        <w:gridCol w:w="4200"/>
        <w:gridCol w:w="2489"/>
        <w:gridCol w:w="1795"/>
      </w:tblGrid>
      <w:tr w:rsidR="009C5900" w:rsidRPr="00236A71" w14:paraId="1F572814" w14:textId="77777777" w:rsidTr="009C5900">
        <w:trPr>
          <w:trHeight w:val="274"/>
        </w:trPr>
        <w:tc>
          <w:tcPr>
            <w:tcW w:w="247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C87FED"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Prediction</w:t>
            </w:r>
          </w:p>
        </w:tc>
        <w:tc>
          <w:tcPr>
            <w:tcW w:w="14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E06BF4"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Training Set (n)</w:t>
            </w:r>
          </w:p>
        </w:tc>
        <w:tc>
          <w:tcPr>
            <w:tcW w:w="1058"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9A6D12"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Test Set (n)</w:t>
            </w:r>
          </w:p>
        </w:tc>
      </w:tr>
      <w:tr w:rsidR="009C5900" w:rsidRPr="00236A71" w14:paraId="29C5030C" w14:textId="77777777" w:rsidTr="009C5900">
        <w:trPr>
          <w:trHeight w:val="481"/>
        </w:trPr>
        <w:tc>
          <w:tcPr>
            <w:tcW w:w="247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A94740"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Train on DD + LL → Test on YY</w:t>
            </w:r>
          </w:p>
        </w:tc>
        <w:tc>
          <w:tcPr>
            <w:tcW w:w="14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1F671A"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143 + 148 = 291</w:t>
            </w:r>
          </w:p>
        </w:tc>
        <w:tc>
          <w:tcPr>
            <w:tcW w:w="1058"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C305DE"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152</w:t>
            </w:r>
          </w:p>
        </w:tc>
      </w:tr>
      <w:tr w:rsidR="009C5900" w:rsidRPr="00236A71" w14:paraId="1E92B20F" w14:textId="77777777" w:rsidTr="009C5900">
        <w:trPr>
          <w:trHeight w:val="481"/>
        </w:trPr>
        <w:tc>
          <w:tcPr>
            <w:tcW w:w="247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129E55"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Train on DD + YY → Test on LL</w:t>
            </w:r>
          </w:p>
        </w:tc>
        <w:tc>
          <w:tcPr>
            <w:tcW w:w="14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50D47C"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143 + 152= 295</w:t>
            </w:r>
          </w:p>
        </w:tc>
        <w:tc>
          <w:tcPr>
            <w:tcW w:w="1058"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F455F7"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148</w:t>
            </w:r>
          </w:p>
        </w:tc>
      </w:tr>
      <w:tr w:rsidR="009C5900" w:rsidRPr="00236A71" w14:paraId="1927E304" w14:textId="77777777" w:rsidTr="009C5900">
        <w:trPr>
          <w:trHeight w:val="481"/>
        </w:trPr>
        <w:tc>
          <w:tcPr>
            <w:tcW w:w="247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C5AE4E"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Train on LL + YY → Test on DD</w:t>
            </w:r>
          </w:p>
        </w:tc>
        <w:tc>
          <w:tcPr>
            <w:tcW w:w="14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BCE3C4"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148 + 152= 300</w:t>
            </w:r>
          </w:p>
        </w:tc>
        <w:tc>
          <w:tcPr>
            <w:tcW w:w="1058"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7AB2BD" w14:textId="77777777" w:rsidR="009C5900" w:rsidRPr="00236A71" w:rsidRDefault="009C5900" w:rsidP="009C5900">
            <w:pPr>
              <w:spacing w:after="0" w:line="240" w:lineRule="auto"/>
              <w:rPr>
                <w:rFonts w:ascii="Times New Roman" w:eastAsia="Times New Roman" w:hAnsi="Times New Roman" w:cs="Times New Roman"/>
                <w:kern w:val="0"/>
                <w:sz w:val="24"/>
                <w:szCs w:val="24"/>
                <w14:ligatures w14:val="none"/>
              </w:rPr>
            </w:pPr>
            <w:r w:rsidRPr="00236A71">
              <w:rPr>
                <w:rFonts w:ascii="Times New Roman" w:eastAsia="Times New Roman" w:hAnsi="Times New Roman" w:cs="Times New Roman"/>
                <w:color w:val="000000" w:themeColor="text1"/>
                <w:kern w:val="24"/>
                <w:sz w:val="24"/>
                <w:szCs w:val="24"/>
                <w14:ligatures w14:val="none"/>
              </w:rPr>
              <w:t>143</w:t>
            </w:r>
          </w:p>
        </w:tc>
      </w:tr>
    </w:tbl>
    <w:p w14:paraId="219FA045" w14:textId="77777777" w:rsidR="009C5900" w:rsidRPr="00236A71" w:rsidRDefault="009C5900" w:rsidP="00590378">
      <w:pPr>
        <w:jc w:val="both"/>
        <w:rPr>
          <w:rFonts w:ascii="Times New Roman" w:hAnsi="Times New Roman" w:cs="Times New Roman"/>
          <w:sz w:val="24"/>
          <w:szCs w:val="24"/>
        </w:rPr>
      </w:pPr>
    </w:p>
    <w:p w14:paraId="0F1C2E86" w14:textId="267AA11D" w:rsidR="007E1E1A" w:rsidRPr="00236A71" w:rsidRDefault="00D1453C" w:rsidP="00590378">
      <w:pPr>
        <w:jc w:val="both"/>
        <w:rPr>
          <w:ins w:id="46" w:author="Vourlaki, Ioanna" w:date="2026-02-24T16:16:00Z" w16du:dateUtc="2026-02-24T15:16:00Z"/>
          <w:rFonts w:ascii="Times New Roman" w:hAnsi="Times New Roman" w:cs="Times New Roman"/>
          <w:sz w:val="24"/>
          <w:szCs w:val="24"/>
        </w:rPr>
      </w:pPr>
      <w:ins w:id="47" w:author="Vourlaki, Ioanna" w:date="2026-03-18T15:34:00Z">
        <w:r w:rsidRPr="00D1453C">
          <w:rPr>
            <w:rFonts w:ascii="Times New Roman" w:hAnsi="Times New Roman" w:cs="Times New Roman"/>
            <w:sz w:val="24"/>
            <w:szCs w:val="24"/>
          </w:rPr>
          <w:t xml:space="preserve">The second scenario evaluated predictive performance in a pooled dataset containing all three breeds. </w:t>
        </w:r>
      </w:ins>
      <w:ins w:id="48" w:author="Vourlaki, Ioanna" w:date="2026-03-18T15:35:00Z">
        <w:r w:rsidR="00EE5A3D" w:rsidRPr="00EE5A3D">
          <w:rPr>
            <w:rFonts w:ascii="Times New Roman" w:hAnsi="Times New Roman" w:cs="Times New Roman"/>
            <w:sz w:val="24"/>
            <w:szCs w:val="24"/>
          </w:rPr>
          <w:t xml:space="preserve">In this stratified cross-validation approach, we assumed that the </w:t>
        </w:r>
        <w:r w:rsidR="00EE5A3D" w:rsidRPr="00EE5A3D">
          <w:rPr>
            <w:rFonts w:ascii="Times New Roman" w:hAnsi="Times New Roman" w:cs="Times New Roman"/>
            <w:sz w:val="24"/>
            <w:szCs w:val="24"/>
          </w:rPr>
          <w:lastRenderedPageBreak/>
          <w:t xml:space="preserve">relationships between omics features and the phenotype were largely shared across breeds, allowing the three populations to be merged into a single dataset. </w:t>
        </w:r>
      </w:ins>
      <w:del w:id="49" w:author="Vourlaki, Ioanna" w:date="2026-03-18T15:34:00Z" w16du:dateUtc="2026-03-18T14:34:00Z">
        <w:r w:rsidR="00436E01" w:rsidRPr="00236A71" w:rsidDel="00F76FDB">
          <w:rPr>
            <w:rFonts w:ascii="Times New Roman" w:hAnsi="Times New Roman" w:cs="Times New Roman"/>
            <w:sz w:val="24"/>
            <w:szCs w:val="24"/>
          </w:rPr>
          <w:delText>In the second scenario</w:delText>
        </w:r>
        <w:r w:rsidR="00F72283" w:rsidRPr="00236A71" w:rsidDel="00F76FDB">
          <w:rPr>
            <w:rFonts w:ascii="Times New Roman" w:hAnsi="Times New Roman" w:cs="Times New Roman"/>
            <w:sz w:val="24"/>
            <w:szCs w:val="24"/>
          </w:rPr>
          <w:delText xml:space="preserve">, </w:delText>
        </w:r>
      </w:del>
      <w:commentRangeStart w:id="50"/>
      <w:commentRangeStart w:id="51"/>
      <w:del w:id="52" w:author="Vourlaki, Ioanna" w:date="2026-02-23T14:50:00Z" w16du:dateUtc="2026-02-23T13:50:00Z">
        <w:r w:rsidR="00F72283" w:rsidRPr="00236A71" w:rsidDel="00DE3748">
          <w:rPr>
            <w:rFonts w:ascii="Times New Roman" w:hAnsi="Times New Roman" w:cs="Times New Roman"/>
            <w:sz w:val="24"/>
            <w:szCs w:val="24"/>
          </w:rPr>
          <w:delText>we assume</w:delText>
        </w:r>
        <w:r w:rsidR="00B92634" w:rsidRPr="00236A71" w:rsidDel="00DE3748">
          <w:rPr>
            <w:rFonts w:ascii="Times New Roman" w:hAnsi="Times New Roman" w:cs="Times New Roman"/>
            <w:sz w:val="24"/>
            <w:szCs w:val="24"/>
          </w:rPr>
          <w:delText>d</w:delText>
        </w:r>
        <w:r w:rsidR="00F72283" w:rsidRPr="00236A71" w:rsidDel="00DE3748">
          <w:rPr>
            <w:rFonts w:ascii="Times New Roman" w:hAnsi="Times New Roman" w:cs="Times New Roman"/>
            <w:sz w:val="24"/>
            <w:szCs w:val="24"/>
          </w:rPr>
          <w:delText xml:space="preserve"> that </w:delText>
        </w:r>
        <w:r w:rsidR="00CD608D" w:rsidRPr="00236A71" w:rsidDel="00DE3748">
          <w:rPr>
            <w:rFonts w:ascii="Times New Roman" w:hAnsi="Times New Roman" w:cs="Times New Roman"/>
            <w:sz w:val="24"/>
            <w:szCs w:val="24"/>
          </w:rPr>
          <w:delText xml:space="preserve">the relationships between omics </w:delText>
        </w:r>
        <w:r w:rsidR="00AB3754" w:rsidRPr="00236A71" w:rsidDel="00DE3748">
          <w:rPr>
            <w:rFonts w:ascii="Times New Roman" w:hAnsi="Times New Roman" w:cs="Times New Roman"/>
            <w:sz w:val="24"/>
            <w:szCs w:val="24"/>
          </w:rPr>
          <w:delText>features,</w:delText>
        </w:r>
        <w:r w:rsidR="00CD608D" w:rsidRPr="00236A71" w:rsidDel="00DE3748">
          <w:rPr>
            <w:rFonts w:ascii="Times New Roman" w:hAnsi="Times New Roman" w:cs="Times New Roman"/>
            <w:sz w:val="24"/>
            <w:szCs w:val="24"/>
          </w:rPr>
          <w:delText xml:space="preserve"> and the phenotype were shared across breeds</w:delText>
        </w:r>
        <w:commentRangeEnd w:id="50"/>
        <w:r w:rsidR="00F76FDB" w:rsidRPr="00236A71" w:rsidDel="00DE3748">
          <w:rPr>
            <w:rStyle w:val="CommentReference"/>
            <w:rFonts w:ascii="Times New Roman" w:hAnsi="Times New Roman" w:cs="Times New Roman"/>
            <w:sz w:val="24"/>
            <w:szCs w:val="24"/>
          </w:rPr>
          <w:commentReference w:id="50"/>
        </w:r>
        <w:commentRangeEnd w:id="51"/>
        <w:r w:rsidR="00174B52" w:rsidRPr="00236A71" w:rsidDel="00DE3748">
          <w:rPr>
            <w:rStyle w:val="CommentReference"/>
            <w:rFonts w:ascii="Times New Roman" w:hAnsi="Times New Roman" w:cs="Times New Roman"/>
            <w:sz w:val="24"/>
            <w:szCs w:val="24"/>
          </w:rPr>
          <w:commentReference w:id="51"/>
        </w:r>
      </w:del>
      <w:del w:id="53" w:author="Vourlaki, Ioanna" w:date="2026-03-18T15:34:00Z" w16du:dateUtc="2026-03-18T14:34:00Z">
        <w:r w:rsidR="00CD608D" w:rsidRPr="00236A71" w:rsidDel="00F76FDB">
          <w:rPr>
            <w:rFonts w:ascii="Times New Roman" w:hAnsi="Times New Roman" w:cs="Times New Roman"/>
            <w:sz w:val="24"/>
            <w:szCs w:val="24"/>
          </w:rPr>
          <w:delText xml:space="preserve">,  the three populations to be merged into a single dataset. </w:delText>
        </w:r>
      </w:del>
      <w:r w:rsidR="00575573" w:rsidRPr="00236A71">
        <w:rPr>
          <w:rFonts w:ascii="Times New Roman" w:hAnsi="Times New Roman" w:cs="Times New Roman"/>
          <w:sz w:val="24"/>
          <w:szCs w:val="24"/>
        </w:rPr>
        <w:t xml:space="preserve">Thus, </w:t>
      </w:r>
      <w:r w:rsidR="00BF2E94" w:rsidRPr="00236A71">
        <w:rPr>
          <w:rFonts w:ascii="Times New Roman" w:hAnsi="Times New Roman" w:cs="Times New Roman"/>
          <w:sz w:val="24"/>
          <w:szCs w:val="24"/>
        </w:rPr>
        <w:t xml:space="preserve">we implemented a stratified 5-fold cross-validation, ensuring that each fold contained animals from all three breeds (YY, LL, and DD) in roughly equal proportions. This approach allowed us to evaluate </w:t>
      </w:r>
      <w:r w:rsidR="008618AA" w:rsidRPr="00236A71">
        <w:rPr>
          <w:rFonts w:ascii="Times New Roman" w:hAnsi="Times New Roman" w:cs="Times New Roman"/>
          <w:sz w:val="24"/>
          <w:szCs w:val="24"/>
        </w:rPr>
        <w:t>prediction</w:t>
      </w:r>
      <w:r w:rsidR="00BF2E94" w:rsidRPr="00236A71">
        <w:rPr>
          <w:rFonts w:ascii="Times New Roman" w:hAnsi="Times New Roman" w:cs="Times New Roman"/>
          <w:sz w:val="24"/>
          <w:szCs w:val="24"/>
        </w:rPr>
        <w:t xml:space="preserve"> performance while maintaining balanced breed representation in both training and test sets (</w:t>
      </w:r>
      <w:r w:rsidR="00B879DC" w:rsidRPr="00236A71">
        <w:rPr>
          <w:rFonts w:ascii="Times New Roman" w:hAnsi="Times New Roman" w:cs="Times New Roman"/>
          <w:sz w:val="24"/>
          <w:szCs w:val="24"/>
        </w:rPr>
        <w:t xml:space="preserve">Supplementary </w:t>
      </w:r>
      <w:r w:rsidR="00BF2E94" w:rsidRPr="00236A71">
        <w:rPr>
          <w:rFonts w:ascii="Times New Roman" w:hAnsi="Times New Roman" w:cs="Times New Roman"/>
          <w:sz w:val="24"/>
          <w:szCs w:val="24"/>
        </w:rPr>
        <w:t xml:space="preserve">Figure </w:t>
      </w:r>
      <w:r w:rsidR="00153E27" w:rsidRPr="00236A71">
        <w:rPr>
          <w:rFonts w:ascii="Times New Roman" w:hAnsi="Times New Roman" w:cs="Times New Roman"/>
          <w:sz w:val="24"/>
          <w:szCs w:val="24"/>
        </w:rPr>
        <w:t>8</w:t>
      </w:r>
      <w:r w:rsidR="00BF2E94" w:rsidRPr="00236A71">
        <w:rPr>
          <w:rFonts w:ascii="Times New Roman" w:hAnsi="Times New Roman" w:cs="Times New Roman"/>
          <w:sz w:val="24"/>
          <w:szCs w:val="24"/>
        </w:rPr>
        <w:t>).</w:t>
      </w:r>
      <w:del w:id="54" w:author="Vourlaki, Ioanna" w:date="2026-02-23T15:14:00Z" w16du:dateUtc="2026-02-23T14:14:00Z">
        <w:r w:rsidR="00BF2E94" w:rsidRPr="00236A71" w:rsidDel="00142143">
          <w:rPr>
            <w:rFonts w:ascii="Times New Roman" w:hAnsi="Times New Roman" w:cs="Times New Roman"/>
            <w:sz w:val="24"/>
            <w:szCs w:val="24"/>
          </w:rPr>
          <w:delText xml:space="preserve"> </w:delText>
        </w:r>
      </w:del>
      <w:ins w:id="55" w:author="Vourlaki, Ioanna" w:date="2026-02-23T15:14:00Z">
        <w:r w:rsidR="00142143" w:rsidRPr="00236A71">
          <w:rPr>
            <w:rFonts w:ascii="Times New Roman" w:hAnsi="Times New Roman" w:cs="Times New Roman"/>
            <w:sz w:val="24"/>
            <w:szCs w:val="24"/>
          </w:rPr>
          <w:t xml:space="preserve">Unlike LOBO validation, stratified cross-validation evaluates the model’s ability to generalise across individuals from multiple breeds simultaneously. For LOBO, each test set contained a single breed, and </w:t>
        </w:r>
      </w:ins>
      <w:ins w:id="56" w:author="Vourlaki, Ioanna" w:date="2026-03-18T15:41:00Z" w16du:dateUtc="2026-03-18T14:41:00Z">
        <w:r w:rsidR="00B94224">
          <w:rPr>
            <w:rFonts w:ascii="Times New Roman" w:hAnsi="Times New Roman" w:cs="Times New Roman"/>
            <w:sz w:val="24"/>
            <w:szCs w:val="24"/>
          </w:rPr>
          <w:t xml:space="preserve">Pearson </w:t>
        </w:r>
      </w:ins>
      <w:ins w:id="57" w:author="Vourlaki, Ioanna" w:date="2026-02-23T15:14:00Z">
        <w:r w:rsidR="00142143" w:rsidRPr="00236A71">
          <w:rPr>
            <w:rFonts w:ascii="Times New Roman" w:hAnsi="Times New Roman" w:cs="Times New Roman"/>
            <w:sz w:val="24"/>
            <w:szCs w:val="24"/>
          </w:rPr>
          <w:t xml:space="preserve">correlations between predicted and observed traits were computed </w:t>
        </w:r>
      </w:ins>
      <w:ins w:id="58" w:author="Vourlaki, Ioanna" w:date="2026-03-18T15:41:00Z" w16du:dateUtc="2026-03-18T14:41:00Z">
        <w:r w:rsidR="00B94224">
          <w:rPr>
            <w:rFonts w:ascii="Times New Roman" w:hAnsi="Times New Roman" w:cs="Times New Roman"/>
            <w:sz w:val="24"/>
            <w:szCs w:val="24"/>
          </w:rPr>
          <w:t xml:space="preserve">within each fold. </w:t>
        </w:r>
        <w:r w:rsidR="00C94911">
          <w:rPr>
            <w:rFonts w:ascii="Times New Roman" w:hAnsi="Times New Roman" w:cs="Times New Roman"/>
            <w:sz w:val="24"/>
            <w:szCs w:val="24"/>
          </w:rPr>
          <w:t>This setup</w:t>
        </w:r>
      </w:ins>
      <w:ins w:id="59" w:author="Vourlaki, Ioanna" w:date="2026-02-23T15:14:00Z">
        <w:r w:rsidR="00142143" w:rsidRPr="00236A71">
          <w:rPr>
            <w:rFonts w:ascii="Times New Roman" w:hAnsi="Times New Roman" w:cs="Times New Roman"/>
            <w:sz w:val="24"/>
            <w:szCs w:val="24"/>
          </w:rPr>
          <w:t xml:space="preserve"> reflect</w:t>
        </w:r>
      </w:ins>
      <w:ins w:id="60" w:author="Vourlaki, Ioanna" w:date="2026-03-18T15:42:00Z" w16du:dateUtc="2026-03-18T14:42:00Z">
        <w:r w:rsidR="00C94911">
          <w:rPr>
            <w:rFonts w:ascii="Times New Roman" w:hAnsi="Times New Roman" w:cs="Times New Roman"/>
            <w:sz w:val="24"/>
            <w:szCs w:val="24"/>
          </w:rPr>
          <w:t>s</w:t>
        </w:r>
      </w:ins>
      <w:ins w:id="61" w:author="Vourlaki, Ioanna" w:date="2026-02-23T15:14:00Z">
        <w:r w:rsidR="00142143" w:rsidRPr="00236A71">
          <w:rPr>
            <w:rFonts w:ascii="Times New Roman" w:hAnsi="Times New Roman" w:cs="Times New Roman"/>
            <w:sz w:val="24"/>
            <w:szCs w:val="24"/>
          </w:rPr>
          <w:t xml:space="preserve"> the model’s transferability to an unseen breed</w:t>
        </w:r>
      </w:ins>
      <w:ins w:id="62" w:author="Vourlaki, Ioanna" w:date="2026-03-18T15:42:00Z" w16du:dateUtc="2026-03-18T14:42:00Z">
        <w:r w:rsidR="00A90D61">
          <w:rPr>
            <w:rFonts w:ascii="Times New Roman" w:hAnsi="Times New Roman" w:cs="Times New Roman"/>
            <w:sz w:val="24"/>
            <w:szCs w:val="24"/>
          </w:rPr>
          <w:t xml:space="preserve"> that was not included in the training dataset</w:t>
        </w:r>
      </w:ins>
      <w:ins w:id="63" w:author="Vourlaki, Ioanna" w:date="2026-02-23T15:14:00Z">
        <w:r w:rsidR="00142143" w:rsidRPr="00236A71">
          <w:rPr>
            <w:rFonts w:ascii="Times New Roman" w:hAnsi="Times New Roman" w:cs="Times New Roman"/>
            <w:sz w:val="24"/>
            <w:szCs w:val="24"/>
          </w:rPr>
          <w:t>. In contrast, each fold in stratified cross-validation included individuals from all breeds</w:t>
        </w:r>
        <w:r w:rsidR="00142143" w:rsidRPr="00236A71">
          <w:rPr>
            <w:rFonts w:ascii="Times New Roman" w:hAnsi="Times New Roman" w:cs="Times New Roman"/>
            <w:color w:val="4472C4" w:themeColor="accent1"/>
            <w:sz w:val="24"/>
            <w:szCs w:val="24"/>
          </w:rPr>
          <w:t xml:space="preserve">. </w:t>
        </w:r>
      </w:ins>
      <w:r w:rsidR="000A673C" w:rsidRPr="00236A71">
        <w:rPr>
          <w:rFonts w:ascii="Times New Roman" w:hAnsi="Times New Roman" w:cs="Times New Roman"/>
          <w:color w:val="4472C4" w:themeColor="accent1"/>
          <w:sz w:val="24"/>
          <w:szCs w:val="24"/>
        </w:rPr>
        <w:t>To avoid inflated correlations driven by breed differences, we computed Pearson correlations using phenotype-adjusted traits, where breed effects were removed. This approach captures the model’s ability to predict individual variation within breeds rather than differences between breeds</w:t>
      </w:r>
      <w:ins w:id="64" w:author="Vourlaki, Ioanna" w:date="2026-02-23T15:14:00Z">
        <w:r w:rsidR="00142143" w:rsidRPr="00236A71">
          <w:rPr>
            <w:rFonts w:ascii="Times New Roman" w:hAnsi="Times New Roman" w:cs="Times New Roman"/>
            <w:color w:val="4472C4" w:themeColor="accent1"/>
            <w:sz w:val="24"/>
            <w:szCs w:val="24"/>
          </w:rPr>
          <w:t>.</w:t>
        </w:r>
      </w:ins>
      <w:r w:rsidR="007809D2" w:rsidRPr="00236A71">
        <w:rPr>
          <w:rFonts w:ascii="Times New Roman" w:hAnsi="Times New Roman" w:cs="Times New Roman"/>
          <w:color w:val="4472C4" w:themeColor="accent1"/>
          <w:sz w:val="24"/>
          <w:szCs w:val="24"/>
        </w:rPr>
        <w:t xml:space="preserve"> </w:t>
      </w:r>
      <w:r w:rsidR="00FB6233" w:rsidRPr="00236A71">
        <w:rPr>
          <w:rFonts w:ascii="Times New Roman" w:hAnsi="Times New Roman" w:cs="Times New Roman"/>
          <w:color w:val="4472C4" w:themeColor="accent1"/>
          <w:sz w:val="24"/>
          <w:szCs w:val="24"/>
        </w:rPr>
        <w:t xml:space="preserve">The raw traits (ADG, BFT, and RFI) were adjusted by extracting the residuals from a linear model in which breed was included as a covariate, using the </w:t>
      </w:r>
      <w:proofErr w:type="spellStart"/>
      <w:r w:rsidR="00FB6233" w:rsidRPr="00236A71">
        <w:rPr>
          <w:rFonts w:ascii="Times New Roman" w:hAnsi="Times New Roman" w:cs="Times New Roman"/>
          <w:i/>
          <w:iCs/>
          <w:color w:val="4472C4" w:themeColor="accent1"/>
          <w:sz w:val="24"/>
          <w:szCs w:val="24"/>
        </w:rPr>
        <w:t>lm</w:t>
      </w:r>
      <w:proofErr w:type="spellEnd"/>
      <w:r w:rsidR="00FB6233" w:rsidRPr="00236A71">
        <w:rPr>
          <w:rFonts w:ascii="Times New Roman" w:hAnsi="Times New Roman" w:cs="Times New Roman"/>
          <w:color w:val="4472C4" w:themeColor="accent1"/>
          <w:sz w:val="24"/>
          <w:szCs w:val="24"/>
        </w:rPr>
        <w:t xml:space="preserve"> function in R</w:t>
      </w:r>
      <w:r w:rsidR="000A673C" w:rsidRPr="00236A71">
        <w:rPr>
          <w:rFonts w:ascii="Times New Roman" w:hAnsi="Times New Roman" w:cs="Times New Roman"/>
          <w:color w:val="4472C4" w:themeColor="accent1"/>
          <w:sz w:val="24"/>
          <w:szCs w:val="24"/>
        </w:rPr>
        <w:t>.</w:t>
      </w:r>
      <w:r w:rsidR="00FB6233" w:rsidRPr="00236A71">
        <w:rPr>
          <w:rFonts w:ascii="Times New Roman" w:hAnsi="Times New Roman" w:cs="Times New Roman"/>
          <w:color w:val="4472C4" w:themeColor="accent1"/>
          <w:sz w:val="24"/>
          <w:szCs w:val="24"/>
        </w:rPr>
        <w:t xml:space="preserve"> </w:t>
      </w:r>
      <w:ins w:id="65" w:author="Vourlaki, Ioanna" w:date="2026-03-18T15:46:00Z">
        <w:r w:rsidR="009823E2" w:rsidRPr="009823E2">
          <w:rPr>
            <w:rFonts w:ascii="Times New Roman" w:hAnsi="Times New Roman" w:cs="Times New Roman"/>
            <w:color w:val="4472C4" w:themeColor="accent1"/>
            <w:sz w:val="24"/>
            <w:szCs w:val="24"/>
          </w:rPr>
          <w:t>Pearson correlations were computed on the test set of each cross</w:t>
        </w:r>
      </w:ins>
      <w:ins w:id="66" w:author="Vourlaki, Ioanna" w:date="2026-03-18T15:46:00Z" w16du:dateUtc="2026-03-18T14:46:00Z">
        <w:r w:rsidR="005D4988">
          <w:rPr>
            <w:rFonts w:ascii="Times New Roman" w:hAnsi="Times New Roman" w:cs="Times New Roman"/>
            <w:color w:val="4472C4" w:themeColor="accent1"/>
            <w:sz w:val="24"/>
            <w:szCs w:val="24"/>
          </w:rPr>
          <w:t>-</w:t>
        </w:r>
      </w:ins>
      <w:ins w:id="67" w:author="Vourlaki, Ioanna" w:date="2026-03-18T15:46:00Z">
        <w:r w:rsidR="009823E2" w:rsidRPr="009823E2">
          <w:rPr>
            <w:rFonts w:ascii="Times New Roman" w:hAnsi="Times New Roman" w:cs="Times New Roman"/>
            <w:color w:val="4472C4" w:themeColor="accent1"/>
            <w:sz w:val="24"/>
            <w:szCs w:val="24"/>
          </w:rPr>
          <w:t>validation fold, containing individuals from multiple breeds, by comparing predicted and observed values</w:t>
        </w:r>
      </w:ins>
      <w:r w:rsidR="007821ED" w:rsidRPr="00236A71">
        <w:rPr>
          <w:rFonts w:ascii="Times New Roman" w:hAnsi="Times New Roman" w:cs="Times New Roman"/>
          <w:color w:val="4472C4" w:themeColor="accent1"/>
          <w:sz w:val="24"/>
          <w:szCs w:val="24"/>
        </w:rPr>
        <w:t xml:space="preserve">. </w:t>
      </w:r>
      <w:commentRangeStart w:id="68"/>
      <w:commentRangeStart w:id="69"/>
      <w:del w:id="70" w:author="Vourlaki, Ioanna" w:date="2026-02-23T15:14:00Z" w16du:dateUtc="2026-02-23T14:14:00Z">
        <w:r w:rsidR="00BF2E94" w:rsidRPr="00236A71" w:rsidDel="00142143">
          <w:rPr>
            <w:rFonts w:ascii="Times New Roman" w:hAnsi="Times New Roman" w:cs="Times New Roman"/>
            <w:sz w:val="24"/>
            <w:szCs w:val="24"/>
          </w:rPr>
          <w:delText xml:space="preserve">UnlikeLOBO validation, stratified cross-validation </w:delText>
        </w:r>
        <w:r w:rsidR="000D6FE3" w:rsidRPr="00236A71" w:rsidDel="00142143">
          <w:rPr>
            <w:rFonts w:ascii="Times New Roman" w:hAnsi="Times New Roman" w:cs="Times New Roman"/>
            <w:sz w:val="24"/>
            <w:szCs w:val="24"/>
          </w:rPr>
          <w:delText xml:space="preserve">assesses the model’s ability to generalise across individuals from all breeds simultaneously, </w:delText>
        </w:r>
        <w:r w:rsidR="008002F2" w:rsidRPr="00236A71" w:rsidDel="00142143">
          <w:rPr>
            <w:rFonts w:ascii="Times New Roman" w:hAnsi="Times New Roman" w:cs="Times New Roman"/>
            <w:sz w:val="24"/>
            <w:szCs w:val="24"/>
          </w:rPr>
          <w:delText>reducing the risk that predictions are driven by breed-specific effects</w:delText>
        </w:r>
        <w:commentRangeEnd w:id="68"/>
        <w:r w:rsidR="0080737A" w:rsidRPr="00236A71" w:rsidDel="00142143">
          <w:rPr>
            <w:rStyle w:val="CommentReference"/>
            <w:rFonts w:ascii="Times New Roman" w:hAnsi="Times New Roman" w:cs="Times New Roman"/>
            <w:sz w:val="24"/>
            <w:szCs w:val="24"/>
          </w:rPr>
          <w:commentReference w:id="68"/>
        </w:r>
        <w:commentRangeEnd w:id="69"/>
        <w:r w:rsidR="006A7F2F" w:rsidRPr="00236A71" w:rsidDel="00142143">
          <w:rPr>
            <w:rStyle w:val="CommentReference"/>
            <w:rFonts w:ascii="Times New Roman" w:hAnsi="Times New Roman" w:cs="Times New Roman"/>
            <w:sz w:val="24"/>
            <w:szCs w:val="24"/>
          </w:rPr>
          <w:commentReference w:id="69"/>
        </w:r>
      </w:del>
      <w:r w:rsidR="008002F2" w:rsidRPr="00236A71">
        <w:rPr>
          <w:rFonts w:ascii="Times New Roman" w:hAnsi="Times New Roman" w:cs="Times New Roman"/>
          <w:sz w:val="24"/>
          <w:szCs w:val="24"/>
        </w:rPr>
        <w:t>.</w:t>
      </w:r>
    </w:p>
    <w:p w14:paraId="0D1BBAC4" w14:textId="79E8E816" w:rsidR="007D71ED" w:rsidRPr="00236A71" w:rsidRDefault="007D71ED" w:rsidP="00590378">
      <w:pPr>
        <w:jc w:val="both"/>
        <w:rPr>
          <w:rFonts w:ascii="Times New Roman" w:hAnsi="Times New Roman" w:cs="Times New Roman"/>
          <w:sz w:val="24"/>
          <w:szCs w:val="24"/>
        </w:rPr>
      </w:pPr>
      <w:ins w:id="71" w:author="Vourlaki, Ioanna" w:date="2026-02-24T16:16:00Z">
        <w:r w:rsidRPr="00236A71">
          <w:rPr>
            <w:rFonts w:ascii="Times New Roman" w:hAnsi="Times New Roman" w:cs="Times New Roman"/>
            <w:sz w:val="24"/>
            <w:szCs w:val="24"/>
          </w:rPr>
          <w:t>Hyperparameter Optimization</w:t>
        </w:r>
      </w:ins>
    </w:p>
    <w:p w14:paraId="7D391F70" w14:textId="277C0EF6" w:rsidR="008D1919" w:rsidRPr="00236A71" w:rsidDel="007D71ED" w:rsidRDefault="00515CAB" w:rsidP="00405C9E">
      <w:pPr>
        <w:jc w:val="both"/>
        <w:rPr>
          <w:del w:id="72" w:author="Vourlaki, Ioanna" w:date="2026-02-24T16:16:00Z" w16du:dateUtc="2026-02-24T15:16:00Z"/>
          <w:rFonts w:ascii="Times New Roman" w:hAnsi="Times New Roman" w:cs="Times New Roman"/>
          <w:sz w:val="24"/>
          <w:szCs w:val="24"/>
        </w:rPr>
      </w:pPr>
      <w:r w:rsidRPr="00236A71">
        <w:rPr>
          <w:rFonts w:ascii="Times New Roman" w:hAnsi="Times New Roman" w:cs="Times New Roman"/>
          <w:sz w:val="24"/>
          <w:szCs w:val="24"/>
        </w:rPr>
        <w:t>MLP models were implemented for various model setups</w:t>
      </w:r>
      <w:r w:rsidR="006E2271" w:rsidRPr="00236A71">
        <w:rPr>
          <w:rFonts w:ascii="Times New Roman" w:hAnsi="Times New Roman" w:cs="Times New Roman"/>
          <w:sz w:val="24"/>
          <w:szCs w:val="24"/>
        </w:rPr>
        <w:t xml:space="preserve"> resulting from the combination of integration strategy</w:t>
      </w:r>
      <w:r w:rsidR="00DD6968" w:rsidRPr="00236A71">
        <w:rPr>
          <w:rFonts w:ascii="Times New Roman" w:hAnsi="Times New Roman" w:cs="Times New Roman"/>
          <w:sz w:val="24"/>
          <w:szCs w:val="24"/>
        </w:rPr>
        <w:t xml:space="preserve"> and input configuration.</w:t>
      </w:r>
      <w:r w:rsidRPr="00236A71">
        <w:rPr>
          <w:rFonts w:ascii="Times New Roman" w:hAnsi="Times New Roman" w:cs="Times New Roman"/>
          <w:sz w:val="24"/>
          <w:szCs w:val="24"/>
        </w:rPr>
        <w:t xml:space="preserve"> Each model was trained separately for the three </w:t>
      </w:r>
      <w:r w:rsidR="007622C9" w:rsidRPr="00236A71">
        <w:rPr>
          <w:rFonts w:ascii="Times New Roman" w:hAnsi="Times New Roman" w:cs="Times New Roman"/>
          <w:sz w:val="24"/>
          <w:szCs w:val="24"/>
        </w:rPr>
        <w:t>phenotypes</w:t>
      </w:r>
      <w:r w:rsidRPr="00236A71">
        <w:rPr>
          <w:rFonts w:ascii="Times New Roman" w:hAnsi="Times New Roman" w:cs="Times New Roman"/>
          <w:sz w:val="24"/>
          <w:szCs w:val="24"/>
        </w:rPr>
        <w:t xml:space="preserve"> and for each of the eight training datasets (three from the LOBO strategy and five from the </w:t>
      </w:r>
      <w:r w:rsidR="00BF0F8B" w:rsidRPr="00236A71">
        <w:rPr>
          <w:rFonts w:ascii="Times New Roman" w:hAnsi="Times New Roman" w:cs="Times New Roman"/>
          <w:sz w:val="24"/>
          <w:szCs w:val="24"/>
        </w:rPr>
        <w:t>5</w:t>
      </w:r>
      <w:r w:rsidRPr="00236A71">
        <w:rPr>
          <w:rFonts w:ascii="Times New Roman" w:hAnsi="Times New Roman" w:cs="Times New Roman"/>
          <w:sz w:val="24"/>
          <w:szCs w:val="24"/>
        </w:rPr>
        <w:t xml:space="preserve">-fold cross-validation strategy). </w:t>
      </w:r>
      <w:r w:rsidR="00111ED2" w:rsidRPr="00236A71">
        <w:rPr>
          <w:rFonts w:ascii="Times New Roman" w:hAnsi="Times New Roman" w:cs="Times New Roman"/>
          <w:sz w:val="24"/>
          <w:szCs w:val="24"/>
        </w:rPr>
        <w:t>Additionally</w:t>
      </w:r>
      <w:r w:rsidRPr="00236A71">
        <w:rPr>
          <w:rFonts w:ascii="Times New Roman" w:hAnsi="Times New Roman" w:cs="Times New Roman"/>
          <w:sz w:val="24"/>
          <w:szCs w:val="24"/>
        </w:rPr>
        <w:t>, each network</w:t>
      </w:r>
      <w:r w:rsidR="00111ED2" w:rsidRPr="00236A71">
        <w:rPr>
          <w:rFonts w:ascii="Times New Roman" w:hAnsi="Times New Roman" w:cs="Times New Roman"/>
          <w:sz w:val="24"/>
          <w:szCs w:val="24"/>
        </w:rPr>
        <w:t xml:space="preserve"> </w:t>
      </w:r>
      <w:r w:rsidR="00093C6D" w:rsidRPr="00236A71">
        <w:rPr>
          <w:rFonts w:ascii="Times New Roman" w:hAnsi="Times New Roman" w:cs="Times New Roman"/>
          <w:sz w:val="24"/>
          <w:szCs w:val="24"/>
        </w:rPr>
        <w:t xml:space="preserve">combination (trait </w:t>
      </w:r>
      <w:r w:rsidR="008B1ED4" w:rsidRPr="00236A71">
        <w:rPr>
          <w:rFonts w:ascii="Times New Roman" w:hAnsi="Times New Roman" w:cs="Times New Roman"/>
          <w:sz w:val="24"/>
          <w:szCs w:val="24"/>
          <w:lang w:val="en-US"/>
        </w:rPr>
        <w:t xml:space="preserve">x dataset x </w:t>
      </w:r>
      <w:r w:rsidR="00AC1742" w:rsidRPr="00236A71">
        <w:rPr>
          <w:rFonts w:ascii="Times New Roman" w:hAnsi="Times New Roman" w:cs="Times New Roman"/>
          <w:sz w:val="24"/>
          <w:szCs w:val="24"/>
          <w:lang w:val="en-US"/>
        </w:rPr>
        <w:t>strategy)</w:t>
      </w:r>
      <w:r w:rsidRPr="00236A71">
        <w:rPr>
          <w:rFonts w:ascii="Times New Roman" w:hAnsi="Times New Roman" w:cs="Times New Roman"/>
          <w:sz w:val="24"/>
          <w:szCs w:val="24"/>
        </w:rPr>
        <w:t xml:space="preserve"> was trained from scratch three times, using different initialization seeds and performing independent hyperparameter tuning in each run. These three independent runs per model setup capture variability due to both random initialization and hyperparameter selection, providing robust estimates of model </w:t>
      </w:r>
      <w:proofErr w:type="spellStart"/>
      <w:r w:rsidRPr="00236A71">
        <w:rPr>
          <w:rFonts w:ascii="Times New Roman" w:hAnsi="Times New Roman" w:cs="Times New Roman"/>
          <w:sz w:val="24"/>
          <w:szCs w:val="24"/>
        </w:rPr>
        <w:t>performance.</w:t>
      </w:r>
    </w:p>
    <w:p w14:paraId="565AB920" w14:textId="62929F4B" w:rsidR="00555AC5" w:rsidRPr="00236A71" w:rsidRDefault="00555AC5" w:rsidP="00405C9E">
      <w:pPr>
        <w:jc w:val="both"/>
        <w:rPr>
          <w:rFonts w:ascii="Times New Roman" w:hAnsi="Times New Roman" w:cs="Times New Roman"/>
          <w:sz w:val="24"/>
          <w:szCs w:val="24"/>
        </w:rPr>
      </w:pPr>
      <w:r w:rsidRPr="00236A71">
        <w:rPr>
          <w:rFonts w:ascii="Times New Roman" w:hAnsi="Times New Roman" w:cs="Times New Roman"/>
          <w:sz w:val="24"/>
          <w:szCs w:val="24"/>
        </w:rPr>
        <w:t>Hyperparameter</w:t>
      </w:r>
      <w:proofErr w:type="spellEnd"/>
      <w:r w:rsidRPr="00236A71">
        <w:rPr>
          <w:rFonts w:ascii="Times New Roman" w:hAnsi="Times New Roman" w:cs="Times New Roman"/>
          <w:sz w:val="24"/>
          <w:szCs w:val="24"/>
        </w:rPr>
        <w:t xml:space="preserve"> tuning was performed separately for each model </w:t>
      </w:r>
      <w:r w:rsidR="007047C3" w:rsidRPr="00236A71">
        <w:rPr>
          <w:rFonts w:ascii="Times New Roman" w:hAnsi="Times New Roman" w:cs="Times New Roman"/>
          <w:sz w:val="24"/>
          <w:szCs w:val="24"/>
        </w:rPr>
        <w:t>variant using</w:t>
      </w:r>
      <w:r w:rsidRPr="00236A71">
        <w:rPr>
          <w:rFonts w:ascii="Times New Roman" w:hAnsi="Times New Roman" w:cs="Times New Roman"/>
          <w:sz w:val="24"/>
          <w:szCs w:val="24"/>
        </w:rPr>
        <w:t xml:space="preserve"> the </w:t>
      </w:r>
      <w:proofErr w:type="spellStart"/>
      <w:r w:rsidRPr="00236A71">
        <w:rPr>
          <w:rFonts w:ascii="Times New Roman" w:hAnsi="Times New Roman" w:cs="Times New Roman"/>
          <w:sz w:val="24"/>
          <w:szCs w:val="24"/>
        </w:rPr>
        <w:t>Keras</w:t>
      </w:r>
      <w:proofErr w:type="spellEnd"/>
      <w:r w:rsidRPr="00236A71">
        <w:rPr>
          <w:rFonts w:ascii="Times New Roman" w:hAnsi="Times New Roman" w:cs="Times New Roman"/>
          <w:sz w:val="24"/>
          <w:szCs w:val="24"/>
        </w:rPr>
        <w:t xml:space="preserve"> Tuner</w:t>
      </w:r>
      <w:r w:rsidR="00CF3DD7" w:rsidRPr="00236A71">
        <w:rPr>
          <w:rFonts w:ascii="Times New Roman" w:hAnsi="Times New Roman" w:cs="Times New Roman"/>
          <w:sz w:val="24"/>
          <w:szCs w:val="24"/>
        </w:rPr>
        <w:t xml:space="preserve"> </w:t>
      </w:r>
      <w:r w:rsidR="007D0BA1" w:rsidRPr="00236A71">
        <w:rPr>
          <w:rFonts w:ascii="Times New Roman" w:hAnsi="Times New Roman" w:cs="Times New Roman"/>
          <w:sz w:val="24"/>
          <w:szCs w:val="24"/>
          <w:lang w:val="en-US"/>
        </w:rPr>
        <w:t>[43]</w:t>
      </w:r>
      <w:r w:rsidRPr="00236A71">
        <w:rPr>
          <w:rFonts w:ascii="Times New Roman" w:hAnsi="Times New Roman" w:cs="Times New Roman"/>
          <w:sz w:val="24"/>
          <w:szCs w:val="24"/>
        </w:rPr>
        <w:t xml:space="preserve"> library to identify the optimal set of hyperparameters. To ensure robustness, tuning was conducted using stratified 5-fold cross-validation, with each fold maintaining an equal representation of the three breeds. </w:t>
      </w:r>
      <w:ins w:id="73" w:author="Vourlaki, Ioanna" w:date="2026-02-23T15:19:00Z">
        <w:r w:rsidR="00F71A15" w:rsidRPr="00236A71">
          <w:rPr>
            <w:rFonts w:ascii="Times New Roman" w:hAnsi="Times New Roman" w:cs="Times New Roman"/>
            <w:sz w:val="24"/>
            <w:szCs w:val="24"/>
          </w:rPr>
          <w:t xml:space="preserve">Within each fold, 20% of the training data was held out as a </w:t>
        </w:r>
        <w:r w:rsidR="00F71A15" w:rsidRPr="00236A71">
          <w:rPr>
            <w:rFonts w:ascii="Times New Roman" w:hAnsi="Times New Roman" w:cs="Times New Roman"/>
            <w:sz w:val="24"/>
            <w:szCs w:val="24"/>
            <w:rPrChange w:id="74" w:author="Vourlaki, Ioanna" w:date="2026-02-23T15:19:00Z" w16du:dateUtc="2026-02-23T14:19:00Z">
              <w:rPr>
                <w:rFonts w:ascii="Times New Roman" w:hAnsi="Times New Roman" w:cs="Times New Roman"/>
                <w:b/>
                <w:bCs/>
                <w:sz w:val="24"/>
                <w:szCs w:val="24"/>
              </w:rPr>
            </w:rPrChange>
          </w:rPr>
          <w:t>validation set</w:t>
        </w:r>
        <w:r w:rsidR="00F71A15" w:rsidRPr="00236A71">
          <w:rPr>
            <w:rFonts w:ascii="Times New Roman" w:hAnsi="Times New Roman" w:cs="Times New Roman"/>
            <w:sz w:val="24"/>
            <w:szCs w:val="24"/>
          </w:rPr>
          <w:t>, used exclusively to evaluate model fit during hyperparameter selection; the model does not learn from the validation set.</w:t>
        </w:r>
        <w:r w:rsidR="00F71A15" w:rsidRPr="00236A71" w:rsidDel="00F71A15">
          <w:rPr>
            <w:rFonts w:ascii="Times New Roman" w:hAnsi="Times New Roman" w:cs="Times New Roman"/>
            <w:sz w:val="24"/>
            <w:szCs w:val="24"/>
          </w:rPr>
          <w:t xml:space="preserve"> </w:t>
        </w:r>
      </w:ins>
      <w:del w:id="75" w:author="Vourlaki, Ioanna" w:date="2026-02-23T15:19:00Z" w16du:dateUtc="2026-02-23T14:19:00Z">
        <w:r w:rsidRPr="00236A71" w:rsidDel="00F71A15">
          <w:rPr>
            <w:rFonts w:ascii="Times New Roman" w:hAnsi="Times New Roman" w:cs="Times New Roman"/>
            <w:sz w:val="24"/>
            <w:szCs w:val="24"/>
          </w:rPr>
          <w:delText xml:space="preserve">During tuning, the training dataset was further split, </w:delText>
        </w:r>
        <w:commentRangeStart w:id="76"/>
        <w:commentRangeStart w:id="77"/>
        <w:r w:rsidRPr="00236A71" w:rsidDel="00F71A15">
          <w:rPr>
            <w:rFonts w:ascii="Times New Roman" w:hAnsi="Times New Roman" w:cs="Times New Roman"/>
            <w:sz w:val="24"/>
            <w:szCs w:val="24"/>
          </w:rPr>
          <w:delText xml:space="preserve">keeping 20% as a validation set. The validation set was used exclusively to provide an unbiased evaluation of model fit during hyperparameter selection; the model does not learn from the validation </w:delText>
        </w:r>
      </w:del>
      <w:del w:id="78" w:author="Vourlaki, Ioanna" w:date="2026-02-23T15:17:00Z" w16du:dateUtc="2026-02-23T14:17:00Z">
        <w:r w:rsidRPr="00236A71" w:rsidDel="00B670A1">
          <w:rPr>
            <w:rFonts w:ascii="Times New Roman" w:hAnsi="Times New Roman" w:cs="Times New Roman"/>
            <w:sz w:val="24"/>
            <w:szCs w:val="24"/>
          </w:rPr>
          <w:delText>data</w:delText>
        </w:r>
      </w:del>
      <w:del w:id="79" w:author="Vourlaki, Ioanna" w:date="2026-02-23T15:19:00Z" w16du:dateUtc="2026-02-23T14:19:00Z">
        <w:r w:rsidRPr="00236A71" w:rsidDel="00F71A15">
          <w:rPr>
            <w:rFonts w:ascii="Times New Roman" w:hAnsi="Times New Roman" w:cs="Times New Roman"/>
            <w:sz w:val="24"/>
            <w:szCs w:val="24"/>
          </w:rPr>
          <w:delText>.</w:delText>
        </w:r>
        <w:commentRangeEnd w:id="76"/>
        <w:r w:rsidR="00BA4940" w:rsidRPr="00236A71" w:rsidDel="00F71A15">
          <w:rPr>
            <w:rStyle w:val="CommentReference"/>
            <w:rFonts w:ascii="Times New Roman" w:hAnsi="Times New Roman" w:cs="Times New Roman"/>
            <w:sz w:val="24"/>
            <w:szCs w:val="24"/>
          </w:rPr>
          <w:commentReference w:id="76"/>
        </w:r>
      </w:del>
      <w:commentRangeEnd w:id="77"/>
      <w:r w:rsidR="00075AFC" w:rsidRPr="00236A71">
        <w:rPr>
          <w:rStyle w:val="CommentReference"/>
          <w:rFonts w:ascii="Times New Roman" w:hAnsi="Times New Roman" w:cs="Times New Roman"/>
          <w:sz w:val="24"/>
          <w:szCs w:val="24"/>
        </w:rPr>
        <w:commentReference w:id="77"/>
      </w:r>
    </w:p>
    <w:p w14:paraId="4B546FE1" w14:textId="5B451744" w:rsidR="007A5851" w:rsidRPr="00236A71" w:rsidRDefault="00D039C8" w:rsidP="00193334">
      <w:pPr>
        <w:jc w:val="both"/>
        <w:rPr>
          <w:rFonts w:ascii="Times New Roman" w:hAnsi="Times New Roman" w:cs="Times New Roman"/>
          <w:sz w:val="24"/>
          <w:szCs w:val="24"/>
        </w:rPr>
      </w:pPr>
      <w:r w:rsidRPr="00236A71">
        <w:rPr>
          <w:rFonts w:ascii="Times New Roman" w:hAnsi="Times New Roman" w:cs="Times New Roman"/>
          <w:sz w:val="24"/>
          <w:szCs w:val="24"/>
        </w:rPr>
        <w:lastRenderedPageBreak/>
        <w:t xml:space="preserve">Deep learning performance is influenced by multiple hyperparameters, and thus hyperparameter optimization is a critical step. </w:t>
      </w:r>
      <w:r w:rsidR="00856ECB" w:rsidRPr="00236A71">
        <w:rPr>
          <w:rFonts w:ascii="Times New Roman" w:hAnsi="Times New Roman" w:cs="Times New Roman"/>
          <w:sz w:val="24"/>
          <w:szCs w:val="24"/>
        </w:rPr>
        <w:t xml:space="preserve">The </w:t>
      </w:r>
      <w:commentRangeStart w:id="80"/>
      <w:commentRangeStart w:id="81"/>
      <w:r w:rsidR="00E03108" w:rsidRPr="00236A71">
        <w:rPr>
          <w:rFonts w:ascii="Times New Roman" w:hAnsi="Times New Roman" w:cs="Times New Roman"/>
          <w:sz w:val="24"/>
          <w:szCs w:val="24"/>
        </w:rPr>
        <w:t>Bayesian Optimization</w:t>
      </w:r>
      <w:r w:rsidR="00856ECB" w:rsidRPr="00236A71">
        <w:rPr>
          <w:rFonts w:ascii="Times New Roman" w:hAnsi="Times New Roman" w:cs="Times New Roman"/>
          <w:sz w:val="24"/>
          <w:szCs w:val="24"/>
        </w:rPr>
        <w:t xml:space="preserve"> tuner </w:t>
      </w:r>
      <w:commentRangeEnd w:id="80"/>
      <w:r w:rsidR="00A179BF" w:rsidRPr="00236A71">
        <w:rPr>
          <w:rStyle w:val="CommentReference"/>
          <w:rFonts w:ascii="Times New Roman" w:hAnsi="Times New Roman" w:cs="Times New Roman"/>
          <w:sz w:val="24"/>
          <w:szCs w:val="24"/>
        </w:rPr>
        <w:commentReference w:id="80"/>
      </w:r>
      <w:commentRangeEnd w:id="81"/>
      <w:r w:rsidR="00241147" w:rsidRPr="00236A71">
        <w:rPr>
          <w:rStyle w:val="CommentReference"/>
          <w:rFonts w:ascii="Times New Roman" w:hAnsi="Times New Roman" w:cs="Times New Roman"/>
          <w:sz w:val="24"/>
          <w:szCs w:val="24"/>
        </w:rPr>
        <w:commentReference w:id="81"/>
      </w:r>
      <w:r w:rsidR="00654B42" w:rsidRPr="00236A71">
        <w:rPr>
          <w:rFonts w:ascii="Times New Roman" w:hAnsi="Times New Roman" w:cs="Times New Roman"/>
          <w:sz w:val="24"/>
          <w:szCs w:val="24"/>
        </w:rPr>
        <w:t xml:space="preserve"> in </w:t>
      </w:r>
      <w:proofErr w:type="spellStart"/>
      <w:r w:rsidR="00654B42" w:rsidRPr="00236A71">
        <w:rPr>
          <w:rFonts w:ascii="Times New Roman" w:hAnsi="Times New Roman" w:cs="Times New Roman"/>
          <w:sz w:val="24"/>
          <w:szCs w:val="24"/>
        </w:rPr>
        <w:t>Keras</w:t>
      </w:r>
      <w:proofErr w:type="spellEnd"/>
      <w:r w:rsidR="00654B42" w:rsidRPr="00236A71">
        <w:rPr>
          <w:rFonts w:ascii="Times New Roman" w:hAnsi="Times New Roman" w:cs="Times New Roman"/>
          <w:sz w:val="24"/>
          <w:szCs w:val="24"/>
        </w:rPr>
        <w:t xml:space="preserve"> tuner, </w:t>
      </w:r>
      <w:r w:rsidR="00856ECB" w:rsidRPr="00236A71">
        <w:rPr>
          <w:rFonts w:ascii="Times New Roman" w:hAnsi="Times New Roman" w:cs="Times New Roman"/>
          <w:sz w:val="24"/>
          <w:szCs w:val="24"/>
        </w:rPr>
        <w:t>was used to efficiently explore the hyperparameter space and identify configurations that minimize validation loss, allowing for faster and more effective hyperparameter selection compared to random or grid search</w:t>
      </w:r>
      <w:r w:rsidR="00193334" w:rsidRPr="00236A71">
        <w:rPr>
          <w:rFonts w:ascii="Times New Roman" w:hAnsi="Times New Roman" w:cs="Times New Roman"/>
          <w:sz w:val="24"/>
          <w:szCs w:val="24"/>
        </w:rPr>
        <w:t xml:space="preserve">. For each configuration, five models (one per fold) were trained. </w:t>
      </w:r>
      <w:ins w:id="82" w:author="Vourlaki, Ioanna" w:date="2026-02-23T15:24:00Z">
        <w:r w:rsidR="003F28A4" w:rsidRPr="00236A71">
          <w:rPr>
            <w:rFonts w:ascii="Times New Roman" w:hAnsi="Times New Roman" w:cs="Times New Roman"/>
            <w:sz w:val="24"/>
            <w:szCs w:val="24"/>
          </w:rPr>
          <w:t xml:space="preserve">For each fold, the model’s performance was monitored on the </w:t>
        </w:r>
        <w:r w:rsidR="003F28A4" w:rsidRPr="00236A71">
          <w:rPr>
            <w:rFonts w:ascii="Times New Roman" w:hAnsi="Times New Roman" w:cs="Times New Roman"/>
            <w:sz w:val="24"/>
            <w:szCs w:val="24"/>
            <w:rPrChange w:id="83" w:author="Vourlaki, Ioanna" w:date="2026-02-23T15:24:00Z" w16du:dateUtc="2026-02-23T14:24:00Z">
              <w:rPr>
                <w:rFonts w:ascii="Times New Roman" w:hAnsi="Times New Roman" w:cs="Times New Roman"/>
                <w:b/>
                <w:bCs/>
                <w:sz w:val="24"/>
                <w:szCs w:val="24"/>
              </w:rPr>
            </w:rPrChange>
          </w:rPr>
          <w:t>validation set</w:t>
        </w:r>
        <w:r w:rsidR="003F28A4" w:rsidRPr="00236A71">
          <w:rPr>
            <w:rFonts w:ascii="Times New Roman" w:hAnsi="Times New Roman" w:cs="Times New Roman"/>
            <w:sz w:val="24"/>
            <w:szCs w:val="24"/>
          </w:rPr>
          <w:t xml:space="preserve"> using the same loss function as for training (mean squared error, MSE). The </w:t>
        </w:r>
        <w:r w:rsidR="003F28A4" w:rsidRPr="00236A71">
          <w:rPr>
            <w:rFonts w:ascii="Times New Roman" w:hAnsi="Times New Roman" w:cs="Times New Roman"/>
            <w:sz w:val="24"/>
            <w:szCs w:val="24"/>
            <w:rPrChange w:id="84" w:author="Vourlaki, Ioanna" w:date="2026-02-23T15:24:00Z" w16du:dateUtc="2026-02-23T14:24:00Z">
              <w:rPr>
                <w:rFonts w:ascii="Times New Roman" w:hAnsi="Times New Roman" w:cs="Times New Roman"/>
                <w:b/>
                <w:bCs/>
                <w:sz w:val="24"/>
                <w:szCs w:val="24"/>
              </w:rPr>
            </w:rPrChange>
          </w:rPr>
          <w:t>validation loss</w:t>
        </w:r>
        <w:r w:rsidR="003F28A4" w:rsidRPr="00236A71">
          <w:rPr>
            <w:rFonts w:ascii="Times New Roman" w:hAnsi="Times New Roman" w:cs="Times New Roman"/>
            <w:sz w:val="24"/>
            <w:szCs w:val="24"/>
          </w:rPr>
          <w:t xml:space="preserve"> refers to the value of this loss function computed on the validation set</w:t>
        </w:r>
      </w:ins>
      <w:ins w:id="85" w:author="Vourlaki, Ioanna" w:date="2026-02-23T15:26:00Z" w16du:dateUtc="2026-02-23T14:26:00Z">
        <w:r w:rsidR="00193EEA" w:rsidRPr="00236A71">
          <w:rPr>
            <w:rFonts w:ascii="Times New Roman" w:hAnsi="Times New Roman" w:cs="Times New Roman"/>
            <w:sz w:val="24"/>
            <w:szCs w:val="24"/>
          </w:rPr>
          <w:t>.</w:t>
        </w:r>
      </w:ins>
      <w:ins w:id="86" w:author="Vourlaki, Ioanna" w:date="2026-02-23T15:24:00Z">
        <w:r w:rsidR="003F28A4" w:rsidRPr="00236A71">
          <w:rPr>
            <w:rFonts w:ascii="Times New Roman" w:hAnsi="Times New Roman" w:cs="Times New Roman"/>
            <w:sz w:val="24"/>
            <w:szCs w:val="24"/>
          </w:rPr>
          <w:t xml:space="preserve"> </w:t>
        </w:r>
      </w:ins>
      <w:ins w:id="87" w:author="Vourlaki, Ioanna" w:date="2026-02-23T15:26:00Z" w16du:dateUtc="2026-02-23T14:26:00Z">
        <w:r w:rsidR="00193EEA" w:rsidRPr="00236A71">
          <w:rPr>
            <w:rFonts w:ascii="Times New Roman" w:hAnsi="Times New Roman" w:cs="Times New Roman"/>
            <w:sz w:val="24"/>
            <w:szCs w:val="24"/>
          </w:rPr>
          <w:t>T</w:t>
        </w:r>
      </w:ins>
      <w:ins w:id="88" w:author="Vourlaki, Ioanna" w:date="2026-02-23T15:24:00Z">
        <w:r w:rsidR="003F28A4" w:rsidRPr="00236A71">
          <w:rPr>
            <w:rFonts w:ascii="Times New Roman" w:hAnsi="Times New Roman" w:cs="Times New Roman"/>
            <w:sz w:val="24"/>
            <w:szCs w:val="24"/>
          </w:rPr>
          <w:t xml:space="preserve">he best validation loss </w:t>
        </w:r>
      </w:ins>
      <w:ins w:id="89" w:author="Vourlaki, Ioanna" w:date="2026-02-23T15:26:00Z" w16du:dateUtc="2026-02-23T14:26:00Z">
        <w:r w:rsidR="00396864" w:rsidRPr="00236A71">
          <w:rPr>
            <w:rFonts w:ascii="Times New Roman" w:hAnsi="Times New Roman" w:cs="Times New Roman"/>
            <w:sz w:val="24"/>
            <w:szCs w:val="24"/>
          </w:rPr>
          <w:t xml:space="preserve">is </w:t>
        </w:r>
      </w:ins>
      <w:ins w:id="90" w:author="Vourlaki, Ioanna" w:date="2026-02-23T15:27:00Z" w16du:dateUtc="2026-02-23T14:27:00Z">
        <w:r w:rsidR="005B5E4E" w:rsidRPr="00236A71">
          <w:rPr>
            <w:rFonts w:ascii="Times New Roman" w:hAnsi="Times New Roman" w:cs="Times New Roman"/>
            <w:sz w:val="24"/>
            <w:szCs w:val="24"/>
          </w:rPr>
          <w:t xml:space="preserve">(the </w:t>
        </w:r>
      </w:ins>
      <w:ins w:id="91" w:author="Vourlaki, Ioanna" w:date="2026-02-23T15:26:00Z" w16du:dateUtc="2026-02-23T14:26:00Z">
        <w:r w:rsidR="00396864" w:rsidRPr="00236A71">
          <w:rPr>
            <w:rFonts w:ascii="Times New Roman" w:hAnsi="Times New Roman" w:cs="Times New Roman"/>
            <w:sz w:val="24"/>
            <w:szCs w:val="24"/>
          </w:rPr>
          <w:t>lowest value observed during training</w:t>
        </w:r>
      </w:ins>
      <w:ins w:id="92" w:author="Vourlaki, Ioanna" w:date="2026-02-23T15:27:00Z" w16du:dateUtc="2026-02-23T14:27:00Z">
        <w:r w:rsidR="005B5E4E" w:rsidRPr="00236A71">
          <w:rPr>
            <w:rFonts w:ascii="Times New Roman" w:hAnsi="Times New Roman" w:cs="Times New Roman"/>
            <w:sz w:val="24"/>
            <w:szCs w:val="24"/>
          </w:rPr>
          <w:t>)</w:t>
        </w:r>
        <w:r w:rsidR="00396864" w:rsidRPr="00236A71">
          <w:rPr>
            <w:rFonts w:ascii="Times New Roman" w:hAnsi="Times New Roman" w:cs="Times New Roman"/>
            <w:sz w:val="24"/>
            <w:szCs w:val="24"/>
          </w:rPr>
          <w:t xml:space="preserve">, </w:t>
        </w:r>
      </w:ins>
      <w:ins w:id="93" w:author="Vourlaki, Ioanna" w:date="2026-02-23T15:24:00Z">
        <w:r w:rsidR="003F28A4" w:rsidRPr="00236A71">
          <w:rPr>
            <w:rFonts w:ascii="Times New Roman" w:hAnsi="Times New Roman" w:cs="Times New Roman"/>
            <w:sz w:val="24"/>
            <w:szCs w:val="24"/>
          </w:rPr>
          <w:t>and the epoch at which it occurred were recorded for hyperparameter selection</w:t>
        </w:r>
      </w:ins>
      <w:ins w:id="94" w:author="Vourlaki, Ioanna" w:date="2026-02-23T15:25:00Z" w16du:dateUtc="2026-02-23T14:25:00Z">
        <w:r w:rsidR="00FC50CA" w:rsidRPr="00236A71">
          <w:rPr>
            <w:rFonts w:ascii="Times New Roman" w:hAnsi="Times New Roman" w:cs="Times New Roman"/>
            <w:sz w:val="24"/>
            <w:szCs w:val="24"/>
          </w:rPr>
          <w:t xml:space="preserve">. </w:t>
        </w:r>
      </w:ins>
      <w:del w:id="95" w:author="Vourlaki, Ioanna" w:date="2026-02-23T15:24:00Z" w16du:dateUtc="2026-02-23T14:24:00Z">
        <w:r w:rsidR="00193334" w:rsidRPr="00236A71" w:rsidDel="003F28A4">
          <w:rPr>
            <w:rFonts w:ascii="Times New Roman" w:hAnsi="Times New Roman" w:cs="Times New Roman"/>
            <w:sz w:val="24"/>
            <w:szCs w:val="24"/>
          </w:rPr>
          <w:delText xml:space="preserve">For each fold, the best </w:delText>
        </w:r>
        <w:commentRangeStart w:id="96"/>
        <w:commentRangeStart w:id="97"/>
        <w:r w:rsidR="00193334" w:rsidRPr="00236A71" w:rsidDel="003F28A4">
          <w:rPr>
            <w:rFonts w:ascii="Times New Roman" w:hAnsi="Times New Roman" w:cs="Times New Roman"/>
            <w:sz w:val="24"/>
            <w:szCs w:val="24"/>
          </w:rPr>
          <w:delText>validation loss</w:delText>
        </w:r>
        <w:commentRangeEnd w:id="96"/>
        <w:r w:rsidR="003F28A4" w:rsidRPr="00236A71" w:rsidDel="003F28A4">
          <w:rPr>
            <w:rStyle w:val="CommentReference"/>
            <w:rFonts w:ascii="Times New Roman" w:hAnsi="Times New Roman" w:cs="Times New Roman"/>
            <w:sz w:val="24"/>
            <w:szCs w:val="24"/>
          </w:rPr>
          <w:commentReference w:id="96"/>
        </w:r>
      </w:del>
      <w:commentRangeEnd w:id="97"/>
      <w:r w:rsidR="008C0AB1" w:rsidRPr="00236A71">
        <w:rPr>
          <w:rStyle w:val="CommentReference"/>
          <w:rFonts w:ascii="Times New Roman" w:hAnsi="Times New Roman" w:cs="Times New Roman"/>
          <w:sz w:val="24"/>
          <w:szCs w:val="24"/>
        </w:rPr>
        <w:commentReference w:id="97"/>
      </w:r>
      <w:del w:id="98" w:author="Vourlaki, Ioanna" w:date="2026-02-23T15:24:00Z" w16du:dateUtc="2026-02-23T14:24:00Z">
        <w:r w:rsidR="00193334" w:rsidRPr="00236A71" w:rsidDel="003F28A4">
          <w:rPr>
            <w:rFonts w:ascii="Times New Roman" w:hAnsi="Times New Roman" w:cs="Times New Roman"/>
            <w:sz w:val="24"/>
            <w:szCs w:val="24"/>
          </w:rPr>
          <w:delText xml:space="preserve"> and the epoch at which it occurred were recorded. Performance was evaluated using the mean squared error (MSE) on the held-out validation set</w:delText>
        </w:r>
      </w:del>
      <w:r w:rsidR="00193334" w:rsidRPr="00236A71">
        <w:rPr>
          <w:rFonts w:ascii="Times New Roman" w:hAnsi="Times New Roman" w:cs="Times New Roman"/>
          <w:sz w:val="24"/>
          <w:szCs w:val="24"/>
        </w:rPr>
        <w:t>. After training all five folds for a given configuration, the tuner computed the median validation loss and median epoch across the folds. The Bayesian tuner then compared the median validation losses across all tested hyperparameter trials, and the configuration with the lowest median validation loss was selected as optimal. The median epoch from this best trial was also stored.</w:t>
      </w:r>
      <w:r w:rsidR="003813F6" w:rsidRPr="00236A71">
        <w:rPr>
          <w:rFonts w:ascii="Times New Roman" w:hAnsi="Times New Roman" w:cs="Times New Roman"/>
          <w:sz w:val="24"/>
          <w:szCs w:val="24"/>
        </w:rPr>
        <w:t xml:space="preserve"> </w:t>
      </w:r>
      <w:r w:rsidR="00193334" w:rsidRPr="00236A71">
        <w:rPr>
          <w:rFonts w:ascii="Times New Roman" w:hAnsi="Times New Roman" w:cs="Times New Roman"/>
          <w:sz w:val="24"/>
          <w:szCs w:val="24"/>
        </w:rPr>
        <w:t>Once the best hyperparameters were identified, the network was retrained on the entire training dataset using this optimal configuration and the best epoch. Predictions were then made on the test dataset, which served as a gold standard for an unbiased evaluation of model performance. Model performance on the test set was quantified using the Pearson correlation coefficient between observed and predicted trait values.</w:t>
      </w:r>
      <w:r w:rsidR="005F06C8" w:rsidRPr="00236A71">
        <w:rPr>
          <w:rFonts w:ascii="Times New Roman" w:hAnsi="Times New Roman" w:cs="Times New Roman"/>
          <w:sz w:val="24"/>
          <w:szCs w:val="24"/>
        </w:rPr>
        <w:t xml:space="preserve"> </w:t>
      </w:r>
      <w:r w:rsidR="00A12FB3" w:rsidRPr="00236A71">
        <w:rPr>
          <w:rFonts w:ascii="Times New Roman" w:hAnsi="Times New Roman" w:cs="Times New Roman"/>
          <w:sz w:val="24"/>
          <w:szCs w:val="24"/>
        </w:rPr>
        <w:t>A schematic diagram of the model training and validation process for each input strategy</w:t>
      </w:r>
      <w:r w:rsidR="009327AB" w:rsidRPr="00236A71">
        <w:rPr>
          <w:rFonts w:ascii="Times New Roman" w:hAnsi="Times New Roman" w:cs="Times New Roman"/>
          <w:sz w:val="24"/>
          <w:szCs w:val="24"/>
        </w:rPr>
        <w:t xml:space="preserve"> based on LOBO prediction scenario</w:t>
      </w:r>
      <w:r w:rsidR="00A12FB3" w:rsidRPr="00236A71">
        <w:rPr>
          <w:rFonts w:ascii="Times New Roman" w:hAnsi="Times New Roman" w:cs="Times New Roman"/>
          <w:sz w:val="24"/>
          <w:szCs w:val="24"/>
        </w:rPr>
        <w:t xml:space="preserve"> is shown in</w:t>
      </w:r>
      <w:r w:rsidR="00D32286" w:rsidRPr="00236A71">
        <w:rPr>
          <w:rFonts w:ascii="Times New Roman" w:hAnsi="Times New Roman" w:cs="Times New Roman"/>
          <w:sz w:val="24"/>
          <w:szCs w:val="24"/>
        </w:rPr>
        <w:t xml:space="preserve"> </w:t>
      </w:r>
      <w:r w:rsidR="00A12FB3" w:rsidRPr="00236A71">
        <w:rPr>
          <w:rFonts w:ascii="Times New Roman" w:hAnsi="Times New Roman" w:cs="Times New Roman"/>
          <w:sz w:val="24"/>
          <w:szCs w:val="24"/>
        </w:rPr>
        <w:t xml:space="preserve">Figure </w:t>
      </w:r>
      <w:r w:rsidR="00861174" w:rsidRPr="00236A71">
        <w:rPr>
          <w:rFonts w:ascii="Times New Roman" w:hAnsi="Times New Roman" w:cs="Times New Roman"/>
          <w:sz w:val="24"/>
          <w:szCs w:val="24"/>
        </w:rPr>
        <w:t>1</w:t>
      </w:r>
      <w:r w:rsidR="009327AB" w:rsidRPr="00236A71">
        <w:rPr>
          <w:rFonts w:ascii="Times New Roman" w:hAnsi="Times New Roman" w:cs="Times New Roman"/>
          <w:sz w:val="24"/>
          <w:szCs w:val="24"/>
        </w:rPr>
        <w:t xml:space="preserve"> </w:t>
      </w:r>
      <w:r w:rsidR="002904B5" w:rsidRPr="00236A71">
        <w:rPr>
          <w:rFonts w:ascii="Times New Roman" w:hAnsi="Times New Roman" w:cs="Times New Roman"/>
          <w:sz w:val="24"/>
          <w:szCs w:val="24"/>
        </w:rPr>
        <w:t xml:space="preserve">and </w:t>
      </w:r>
      <w:r w:rsidR="009327AB" w:rsidRPr="00236A71">
        <w:rPr>
          <w:rFonts w:ascii="Times New Roman" w:hAnsi="Times New Roman" w:cs="Times New Roman"/>
          <w:sz w:val="24"/>
          <w:szCs w:val="24"/>
        </w:rPr>
        <w:t xml:space="preserve">for </w:t>
      </w:r>
      <w:r w:rsidR="00861174" w:rsidRPr="00236A71">
        <w:rPr>
          <w:rFonts w:ascii="Times New Roman" w:hAnsi="Times New Roman" w:cs="Times New Roman"/>
          <w:sz w:val="24"/>
          <w:szCs w:val="24"/>
        </w:rPr>
        <w:t>5-fold cross validation in Supplementary Figure 9</w:t>
      </w:r>
      <w:r w:rsidR="00A12FB3" w:rsidRPr="00236A71">
        <w:rPr>
          <w:rFonts w:ascii="Times New Roman" w:hAnsi="Times New Roman" w:cs="Times New Roman"/>
          <w:sz w:val="24"/>
          <w:szCs w:val="24"/>
        </w:rPr>
        <w:t>.</w:t>
      </w:r>
      <w:r w:rsidR="00AB2C6E" w:rsidRPr="00236A71">
        <w:rPr>
          <w:rFonts w:ascii="Times New Roman" w:hAnsi="Times New Roman" w:cs="Times New Roman"/>
          <w:sz w:val="24"/>
          <w:szCs w:val="24"/>
        </w:rPr>
        <w:t xml:space="preserve"> </w:t>
      </w:r>
    </w:p>
    <w:p w14:paraId="63A6B502" w14:textId="5CCCD36E" w:rsidR="009278B6" w:rsidRPr="00236A71" w:rsidRDefault="00165D9B" w:rsidP="00193334">
      <w:pPr>
        <w:jc w:val="both"/>
        <w:rPr>
          <w:rFonts w:ascii="Times New Roman" w:hAnsi="Times New Roman" w:cs="Times New Roman"/>
          <w:sz w:val="24"/>
          <w:szCs w:val="24"/>
        </w:rPr>
      </w:pPr>
      <w:r w:rsidRPr="00236A71">
        <w:rPr>
          <w:rFonts w:ascii="Times New Roman" w:hAnsi="Times New Roman" w:cs="Times New Roman"/>
          <w:noProof/>
          <w:sz w:val="24"/>
          <w:szCs w:val="24"/>
        </w:rPr>
        <w:drawing>
          <wp:inline distT="0" distB="0" distL="0" distR="0" wp14:anchorId="38D800D9" wp14:editId="1B17A79F">
            <wp:extent cx="5400040" cy="3592384"/>
            <wp:effectExtent l="0" t="0" r="0" b="8255"/>
            <wp:docPr id="2028913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3417" name="Picture 2028913417"/>
                    <pic:cNvPicPr/>
                  </pic:nvPicPr>
                  <pic:blipFill rotWithShape="1">
                    <a:blip r:embed="rId9">
                      <a:extLst>
                        <a:ext uri="{28A0092B-C50C-407E-A947-70E740481C1C}">
                          <a14:useLocalDpi xmlns:a14="http://schemas.microsoft.com/office/drawing/2010/main" val="0"/>
                        </a:ext>
                      </a:extLst>
                    </a:blip>
                    <a:srcRect t="13191"/>
                    <a:stretch>
                      <a:fillRect/>
                    </a:stretch>
                  </pic:blipFill>
                  <pic:spPr bwMode="auto">
                    <a:xfrm>
                      <a:off x="0" y="0"/>
                      <a:ext cx="5400040" cy="3592384"/>
                    </a:xfrm>
                    <a:prstGeom prst="rect">
                      <a:avLst/>
                    </a:prstGeom>
                    <a:ln>
                      <a:noFill/>
                    </a:ln>
                    <a:extLst>
                      <a:ext uri="{53640926-AAD7-44D8-BBD7-CCE9431645EC}">
                        <a14:shadowObscured xmlns:a14="http://schemas.microsoft.com/office/drawing/2010/main"/>
                      </a:ext>
                    </a:extLst>
                  </pic:spPr>
                </pic:pic>
              </a:graphicData>
            </a:graphic>
          </wp:inline>
        </w:drawing>
      </w:r>
    </w:p>
    <w:p w14:paraId="3B89E6E9" w14:textId="76348EC0" w:rsidR="00334337" w:rsidRPr="00236A71" w:rsidRDefault="00334337" w:rsidP="00334337">
      <w:pPr>
        <w:rPr>
          <w:rFonts w:ascii="Times New Roman" w:hAnsi="Times New Roman" w:cs="Times New Roman"/>
        </w:rPr>
      </w:pPr>
      <w:r w:rsidRPr="00236A71">
        <w:rPr>
          <w:rFonts w:ascii="Times New Roman" w:hAnsi="Times New Roman" w:cs="Times New Roman"/>
        </w:rPr>
        <w:t>Figure 1: A schematic diagram of the model training and validation process for each input strategy under</w:t>
      </w:r>
      <w:r w:rsidR="009A536E" w:rsidRPr="00236A71">
        <w:rPr>
          <w:rFonts w:ascii="Times New Roman" w:hAnsi="Times New Roman" w:cs="Times New Roman"/>
        </w:rPr>
        <w:t xml:space="preserve"> the</w:t>
      </w:r>
      <w:r w:rsidRPr="00236A71">
        <w:rPr>
          <w:rFonts w:ascii="Times New Roman" w:hAnsi="Times New Roman" w:cs="Times New Roman"/>
        </w:rPr>
        <w:t xml:space="preserve"> LOBO prediction </w:t>
      </w:r>
      <w:r w:rsidR="00C0439A" w:rsidRPr="00236A71">
        <w:rPr>
          <w:rFonts w:ascii="Times New Roman" w:hAnsi="Times New Roman" w:cs="Times New Roman"/>
        </w:rPr>
        <w:t>scenario</w:t>
      </w:r>
      <w:r w:rsidRPr="00236A71">
        <w:rPr>
          <w:rFonts w:ascii="Times New Roman" w:hAnsi="Times New Roman" w:cs="Times New Roman"/>
        </w:rPr>
        <w:t>.</w:t>
      </w:r>
    </w:p>
    <w:p w14:paraId="0CC2DC14" w14:textId="06CFBE6F" w:rsidR="00C66719" w:rsidRPr="00236A71" w:rsidRDefault="009B5E17" w:rsidP="00293FEB">
      <w:pPr>
        <w:jc w:val="both"/>
        <w:rPr>
          <w:rFonts w:ascii="Times New Roman" w:hAnsi="Times New Roman" w:cs="Times New Roman"/>
          <w:b/>
          <w:bCs/>
          <w:sz w:val="24"/>
          <w:szCs w:val="24"/>
        </w:rPr>
      </w:pPr>
      <w:r w:rsidRPr="00236A71">
        <w:rPr>
          <w:rFonts w:ascii="Times New Roman" w:hAnsi="Times New Roman" w:cs="Times New Roman"/>
          <w:sz w:val="24"/>
          <w:szCs w:val="24"/>
        </w:rPr>
        <w:lastRenderedPageBreak/>
        <w:t>Hyperparameters for early and intermediate integration models were optimized using Bayesian optimization. The complete search space is reported in Table S1</w:t>
      </w:r>
      <w:r w:rsidR="00C30647" w:rsidRPr="00236A71">
        <w:rPr>
          <w:rFonts w:ascii="Times New Roman" w:hAnsi="Times New Roman" w:cs="Times New Roman"/>
          <w:sz w:val="24"/>
          <w:szCs w:val="24"/>
        </w:rPr>
        <w:t>.</w:t>
      </w:r>
      <w:r w:rsidR="00764E01" w:rsidRPr="00236A71">
        <w:rPr>
          <w:rFonts w:ascii="Times New Roman" w:hAnsi="Times New Roman" w:cs="Times New Roman"/>
          <w:sz w:val="24"/>
          <w:szCs w:val="24"/>
        </w:rPr>
        <w:t xml:space="preserve"> </w:t>
      </w:r>
      <w:r w:rsidR="00293FEB" w:rsidRPr="00236A71">
        <w:rPr>
          <w:rFonts w:ascii="Times New Roman" w:hAnsi="Times New Roman" w:cs="Times New Roman"/>
          <w:sz w:val="24"/>
          <w:szCs w:val="24"/>
        </w:rPr>
        <w:t xml:space="preserve">To prevent overfitting and improve model generalization, we applied L2 regularization with a weight decay parameter. L2 regularization penalizes large weight values by adding the squared magnitude of each coefficient to the loss function, encouraging weights to remain small and reducing model complexity. L2 </w:t>
      </w:r>
      <w:proofErr w:type="spellStart"/>
      <w:r w:rsidR="00293FEB" w:rsidRPr="00236A71">
        <w:rPr>
          <w:rFonts w:ascii="Times New Roman" w:hAnsi="Times New Roman" w:cs="Times New Roman"/>
          <w:sz w:val="24"/>
          <w:szCs w:val="24"/>
        </w:rPr>
        <w:t>regularizers</w:t>
      </w:r>
      <w:proofErr w:type="spellEnd"/>
      <w:r w:rsidR="00293FEB" w:rsidRPr="00236A71">
        <w:rPr>
          <w:rFonts w:ascii="Times New Roman" w:hAnsi="Times New Roman" w:cs="Times New Roman"/>
          <w:sz w:val="24"/>
          <w:szCs w:val="24"/>
        </w:rPr>
        <w:t xml:space="preserve"> were applied to all hidden layers. In addition to L2, we implemented dropout, batch normalization, and early stopping to further mitigate overfitting and underfitting. </w:t>
      </w:r>
      <w:r w:rsidR="00A13D83" w:rsidRPr="00236A71">
        <w:rPr>
          <w:rFonts w:ascii="Times New Roman" w:hAnsi="Times New Roman" w:cs="Times New Roman"/>
          <w:sz w:val="24"/>
          <w:szCs w:val="24"/>
        </w:rPr>
        <w:t xml:space="preserve">Dropout and L2 regularization were applied to each hidden layer (Supplementary Figure 4). All analyses were implemented in R version 4.2.2 and Python 3.11.5 </w:t>
      </w:r>
      <w:r w:rsidR="007D0BA1" w:rsidRPr="00236A71">
        <w:rPr>
          <w:rFonts w:ascii="Times New Roman" w:hAnsi="Times New Roman" w:cs="Times New Roman"/>
          <w:sz w:val="24"/>
          <w:szCs w:val="24"/>
          <w:lang w:val="en-US"/>
        </w:rPr>
        <w:t>[</w:t>
      </w:r>
      <w:r w:rsidR="004C168F" w:rsidRPr="00236A71">
        <w:rPr>
          <w:rFonts w:ascii="Times New Roman" w:hAnsi="Times New Roman" w:cs="Times New Roman"/>
          <w:sz w:val="24"/>
          <w:szCs w:val="24"/>
          <w:lang w:val="en-US"/>
        </w:rPr>
        <w:t>44]</w:t>
      </w:r>
      <w:r w:rsidR="00A13D83" w:rsidRPr="00236A71">
        <w:rPr>
          <w:rFonts w:ascii="Times New Roman" w:hAnsi="Times New Roman" w:cs="Times New Roman"/>
          <w:sz w:val="24"/>
          <w:szCs w:val="24"/>
        </w:rPr>
        <w:t xml:space="preserve"> using TensorFlow 2.19.0 </w:t>
      </w:r>
      <w:r w:rsidR="004C168F" w:rsidRPr="00236A71">
        <w:rPr>
          <w:rFonts w:ascii="Times New Roman" w:hAnsi="Times New Roman" w:cs="Times New Roman"/>
          <w:sz w:val="24"/>
          <w:szCs w:val="24"/>
          <w:lang w:val="en-US"/>
        </w:rPr>
        <w:t>[45]</w:t>
      </w:r>
      <w:r w:rsidR="00A13D83" w:rsidRPr="00236A71">
        <w:rPr>
          <w:rFonts w:ascii="Times New Roman" w:hAnsi="Times New Roman" w:cs="Times New Roman"/>
          <w:sz w:val="24"/>
          <w:szCs w:val="24"/>
        </w:rPr>
        <w:t xml:space="preserve"> with the </w:t>
      </w:r>
      <w:proofErr w:type="spellStart"/>
      <w:r w:rsidR="00A13D83" w:rsidRPr="00236A71">
        <w:rPr>
          <w:rFonts w:ascii="Times New Roman" w:hAnsi="Times New Roman" w:cs="Times New Roman"/>
          <w:sz w:val="24"/>
          <w:szCs w:val="24"/>
        </w:rPr>
        <w:t>Keras</w:t>
      </w:r>
      <w:proofErr w:type="spellEnd"/>
      <w:r w:rsidR="00A13D83" w:rsidRPr="00236A71">
        <w:rPr>
          <w:rFonts w:ascii="Times New Roman" w:hAnsi="Times New Roman" w:cs="Times New Roman"/>
          <w:sz w:val="24"/>
          <w:szCs w:val="24"/>
        </w:rPr>
        <w:t xml:space="preserve"> 3.9.2 </w:t>
      </w:r>
      <w:r w:rsidR="004C168F" w:rsidRPr="00236A71">
        <w:rPr>
          <w:rFonts w:ascii="Times New Roman" w:hAnsi="Times New Roman" w:cs="Times New Roman"/>
          <w:sz w:val="24"/>
          <w:szCs w:val="24"/>
          <w:lang w:val="en-US"/>
        </w:rPr>
        <w:t>[46]</w:t>
      </w:r>
      <w:r w:rsidR="00A13D83" w:rsidRPr="00236A71">
        <w:rPr>
          <w:rFonts w:ascii="Times New Roman" w:hAnsi="Times New Roman" w:cs="Times New Roman"/>
          <w:sz w:val="24"/>
          <w:szCs w:val="24"/>
        </w:rPr>
        <w:t xml:space="preserve"> interface and </w:t>
      </w:r>
      <w:proofErr w:type="spellStart"/>
      <w:r w:rsidR="00A13D83" w:rsidRPr="00236A71">
        <w:rPr>
          <w:rFonts w:ascii="Times New Roman" w:hAnsi="Times New Roman" w:cs="Times New Roman"/>
          <w:sz w:val="24"/>
          <w:szCs w:val="24"/>
        </w:rPr>
        <w:t>Keras</w:t>
      </w:r>
      <w:proofErr w:type="spellEnd"/>
      <w:r w:rsidR="00A13D83" w:rsidRPr="00236A71">
        <w:rPr>
          <w:rFonts w:ascii="Times New Roman" w:hAnsi="Times New Roman" w:cs="Times New Roman"/>
          <w:sz w:val="24"/>
          <w:szCs w:val="24"/>
        </w:rPr>
        <w:t xml:space="preserve"> Tuner 1.4.7</w:t>
      </w:r>
      <w:r w:rsidR="00C61458" w:rsidRPr="00236A71">
        <w:rPr>
          <w:rFonts w:ascii="Times New Roman" w:hAnsi="Times New Roman" w:cs="Times New Roman"/>
          <w:sz w:val="24"/>
          <w:szCs w:val="24"/>
          <w:lang w:val="en-US"/>
        </w:rPr>
        <w:t xml:space="preserve"> [43]</w:t>
      </w:r>
      <w:r w:rsidR="00A13D83" w:rsidRPr="00236A71">
        <w:rPr>
          <w:rFonts w:ascii="Times New Roman" w:hAnsi="Times New Roman" w:cs="Times New Roman"/>
          <w:sz w:val="24"/>
          <w:szCs w:val="24"/>
        </w:rPr>
        <w:t>.</w:t>
      </w:r>
    </w:p>
    <w:p w14:paraId="4C5A122D" w14:textId="77777777" w:rsidR="00C66719" w:rsidRPr="00236A71" w:rsidRDefault="00C66719" w:rsidP="00293FEB">
      <w:pPr>
        <w:jc w:val="both"/>
        <w:rPr>
          <w:rFonts w:ascii="Times New Roman" w:hAnsi="Times New Roman" w:cs="Times New Roman"/>
          <w:b/>
          <w:bCs/>
          <w:sz w:val="24"/>
          <w:szCs w:val="24"/>
        </w:rPr>
      </w:pPr>
    </w:p>
    <w:p w14:paraId="3C51B40F" w14:textId="2A81B06D" w:rsidR="009100BF" w:rsidRPr="00236A71" w:rsidRDefault="009100BF" w:rsidP="00293FEB">
      <w:pPr>
        <w:jc w:val="both"/>
        <w:rPr>
          <w:rFonts w:ascii="Times New Roman" w:hAnsi="Times New Roman" w:cs="Times New Roman"/>
          <w:b/>
          <w:bCs/>
          <w:sz w:val="32"/>
          <w:szCs w:val="32"/>
        </w:rPr>
      </w:pPr>
      <w:r w:rsidRPr="00236A71">
        <w:rPr>
          <w:rFonts w:ascii="Times New Roman" w:hAnsi="Times New Roman" w:cs="Times New Roman"/>
          <w:b/>
          <w:bCs/>
          <w:sz w:val="32"/>
          <w:szCs w:val="32"/>
        </w:rPr>
        <w:t>Results</w:t>
      </w:r>
    </w:p>
    <w:p w14:paraId="035DDDDE" w14:textId="77777777" w:rsidR="00907B1D" w:rsidRPr="00236A71" w:rsidRDefault="00907B1D" w:rsidP="00293FEB">
      <w:pPr>
        <w:jc w:val="both"/>
        <w:rPr>
          <w:rFonts w:ascii="Times New Roman" w:hAnsi="Times New Roman" w:cs="Times New Roman"/>
          <w:b/>
          <w:bCs/>
          <w:sz w:val="28"/>
          <w:szCs w:val="28"/>
        </w:rPr>
      </w:pPr>
      <w:r w:rsidRPr="00236A71">
        <w:rPr>
          <w:rFonts w:ascii="Times New Roman" w:hAnsi="Times New Roman" w:cs="Times New Roman"/>
          <w:b/>
          <w:bCs/>
          <w:sz w:val="28"/>
          <w:szCs w:val="28"/>
        </w:rPr>
        <w:t>Comparison of Multi-Omics Integration Strategies</w:t>
      </w:r>
    </w:p>
    <w:p w14:paraId="5AB75D9D" w14:textId="77777777" w:rsidR="00C12084" w:rsidRPr="00236A71" w:rsidRDefault="00C060B5" w:rsidP="00293FEB">
      <w:pPr>
        <w:jc w:val="both"/>
        <w:rPr>
          <w:rFonts w:ascii="Times New Roman" w:hAnsi="Times New Roman" w:cs="Times New Roman"/>
          <w:sz w:val="24"/>
          <w:szCs w:val="24"/>
        </w:rPr>
      </w:pPr>
      <w:r w:rsidRPr="00236A71">
        <w:rPr>
          <w:rFonts w:ascii="Times New Roman" w:hAnsi="Times New Roman" w:cs="Times New Roman"/>
          <w:sz w:val="24"/>
          <w:szCs w:val="24"/>
        </w:rPr>
        <w:t xml:space="preserve">We first compared early and intermediate integration strategies under the LOBO validation scheme using PCA-transformed inputs to ensure a direct comparison between approaches (Figure 2). Across all traits and breeds, intermediate integration consistently outperformed early integration, yielding higher </w:t>
      </w:r>
      <w:commentRangeStart w:id="99"/>
      <w:commentRangeStart w:id="100"/>
      <w:r w:rsidRPr="00236A71">
        <w:rPr>
          <w:rFonts w:ascii="Times New Roman" w:hAnsi="Times New Roman" w:cs="Times New Roman"/>
          <w:sz w:val="24"/>
          <w:szCs w:val="24"/>
        </w:rPr>
        <w:t>median</w:t>
      </w:r>
      <w:commentRangeEnd w:id="99"/>
      <w:r w:rsidR="00CE412E" w:rsidRPr="00236A71">
        <w:rPr>
          <w:rStyle w:val="CommentReference"/>
          <w:rFonts w:ascii="Times New Roman" w:hAnsi="Times New Roman" w:cs="Times New Roman"/>
          <w:sz w:val="24"/>
          <w:szCs w:val="24"/>
        </w:rPr>
        <w:commentReference w:id="99"/>
      </w:r>
      <w:commentRangeEnd w:id="100"/>
      <w:r w:rsidR="00420E07" w:rsidRPr="00236A71">
        <w:rPr>
          <w:rStyle w:val="CommentReference"/>
          <w:rFonts w:ascii="Times New Roman" w:hAnsi="Times New Roman" w:cs="Times New Roman"/>
          <w:sz w:val="24"/>
          <w:szCs w:val="24"/>
        </w:rPr>
        <w:commentReference w:id="100"/>
      </w:r>
      <w:r w:rsidRPr="00236A71">
        <w:rPr>
          <w:rFonts w:ascii="Times New Roman" w:hAnsi="Times New Roman" w:cs="Times New Roman"/>
          <w:sz w:val="24"/>
          <w:szCs w:val="24"/>
        </w:rPr>
        <w:t xml:space="preserve"> correlations and more stable predictive performance. </w:t>
      </w:r>
    </w:p>
    <w:p w14:paraId="616FA966" w14:textId="29AB8EB6" w:rsidR="005D79A1" w:rsidRPr="00236A71" w:rsidRDefault="00CD6A72" w:rsidP="00293FEB">
      <w:pPr>
        <w:jc w:val="both"/>
        <w:rPr>
          <w:rFonts w:ascii="Times New Roman" w:hAnsi="Times New Roman" w:cs="Times New Roman"/>
          <w:sz w:val="24"/>
          <w:szCs w:val="24"/>
        </w:rPr>
      </w:pPr>
      <w:r w:rsidRPr="00236A71">
        <w:rPr>
          <w:rFonts w:ascii="Times New Roman" w:hAnsi="Times New Roman" w:cs="Times New Roman"/>
          <w:noProof/>
          <w:sz w:val="24"/>
          <w:szCs w:val="24"/>
        </w:rPr>
        <w:drawing>
          <wp:inline distT="0" distB="0" distL="0" distR="0" wp14:anchorId="358EB429" wp14:editId="4BE5541A">
            <wp:extent cx="5400040" cy="3078480"/>
            <wp:effectExtent l="0" t="0" r="0" b="7620"/>
            <wp:docPr id="1932825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25157" name="Picture 19328251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17C6ADB8" w14:textId="20F83391" w:rsidR="00E44D69" w:rsidRPr="00236A71" w:rsidRDefault="00315D8B" w:rsidP="00293FEB">
      <w:pPr>
        <w:jc w:val="both"/>
        <w:rPr>
          <w:rFonts w:ascii="Times New Roman" w:hAnsi="Times New Roman" w:cs="Times New Roman"/>
        </w:rPr>
      </w:pPr>
      <w:r w:rsidRPr="00236A71">
        <w:rPr>
          <w:rFonts w:ascii="Times New Roman" w:hAnsi="Times New Roman" w:cs="Times New Roman"/>
        </w:rPr>
        <w:t xml:space="preserve">Figure </w:t>
      </w:r>
      <w:r w:rsidR="00334157" w:rsidRPr="00236A71">
        <w:rPr>
          <w:rFonts w:ascii="Times New Roman" w:hAnsi="Times New Roman" w:cs="Times New Roman"/>
        </w:rPr>
        <w:t>2</w:t>
      </w:r>
      <w:r w:rsidRPr="00236A71">
        <w:rPr>
          <w:rFonts w:ascii="Times New Roman" w:hAnsi="Times New Roman" w:cs="Times New Roman"/>
        </w:rPr>
        <w:t xml:space="preserve">: </w:t>
      </w:r>
      <w:r w:rsidR="00D708AA" w:rsidRPr="00236A71">
        <w:rPr>
          <w:rFonts w:ascii="Times New Roman" w:hAnsi="Times New Roman" w:cs="Times New Roman"/>
        </w:rPr>
        <w:t>Comparison of early versus intermediate integration strategies for prediction of three phenotypic traits across</w:t>
      </w:r>
      <w:r w:rsidR="00BB2602" w:rsidRPr="00236A71">
        <w:rPr>
          <w:rFonts w:ascii="Times New Roman" w:hAnsi="Times New Roman" w:cs="Times New Roman"/>
        </w:rPr>
        <w:t xml:space="preserve"> the three</w:t>
      </w:r>
      <w:r w:rsidR="00D708AA" w:rsidRPr="00236A71">
        <w:rPr>
          <w:rFonts w:ascii="Times New Roman" w:hAnsi="Times New Roman" w:cs="Times New Roman"/>
        </w:rPr>
        <w:t xml:space="preserve"> breeds. Bars represent the median correlation values from three independent runs with different initializations, and the vertical lines indicate the minimum and maximum correlation values. Results were obtained using PCA-transformed inputs.</w:t>
      </w:r>
      <w:r w:rsidR="00BB2602" w:rsidRPr="00236A71">
        <w:rPr>
          <w:rFonts w:ascii="Times New Roman" w:hAnsi="Times New Roman" w:cs="Times New Roman"/>
        </w:rPr>
        <w:t xml:space="preserve"> </w:t>
      </w:r>
      <w:r w:rsidR="00E44D69" w:rsidRPr="00236A71">
        <w:rPr>
          <w:rFonts w:ascii="Times New Roman" w:hAnsi="Times New Roman" w:cs="Times New Roman"/>
        </w:rPr>
        <w:t xml:space="preserve">The breed shown on the </w:t>
      </w:r>
      <w:r w:rsidR="00B221D9" w:rsidRPr="00236A71">
        <w:rPr>
          <w:rFonts w:ascii="Times New Roman" w:hAnsi="Times New Roman" w:cs="Times New Roman"/>
        </w:rPr>
        <w:t xml:space="preserve">horizontal </w:t>
      </w:r>
      <w:r w:rsidR="00E44D69" w:rsidRPr="00236A71">
        <w:rPr>
          <w:rFonts w:ascii="Times New Roman" w:hAnsi="Times New Roman" w:cs="Times New Roman"/>
        </w:rPr>
        <w:t>axis corresponds to the breed being predicted in each case.</w:t>
      </w:r>
      <w:r w:rsidR="004F7626" w:rsidRPr="00236A71">
        <w:rPr>
          <w:rFonts w:ascii="Times New Roman" w:hAnsi="Times New Roman" w:cs="Times New Roman"/>
        </w:rPr>
        <w:t xml:space="preserve"> Results were generated using a LOBO strategy.</w:t>
      </w:r>
    </w:p>
    <w:p w14:paraId="5D790D37" w14:textId="4A122763" w:rsidR="00D86ADC" w:rsidRPr="00236A71" w:rsidRDefault="00184CE4" w:rsidP="00A06FC5">
      <w:pPr>
        <w:jc w:val="both"/>
        <w:rPr>
          <w:rFonts w:ascii="Times New Roman" w:hAnsi="Times New Roman" w:cs="Times New Roman"/>
          <w:sz w:val="24"/>
          <w:szCs w:val="24"/>
        </w:rPr>
      </w:pPr>
      <w:r w:rsidRPr="00236A71">
        <w:rPr>
          <w:rFonts w:ascii="Times New Roman" w:hAnsi="Times New Roman" w:cs="Times New Roman"/>
          <w:sz w:val="24"/>
          <w:szCs w:val="24"/>
        </w:rPr>
        <w:lastRenderedPageBreak/>
        <w:t>RFI was the best predicted trait</w:t>
      </w:r>
      <w:ins w:id="101" w:author="Vourlaki, Ioanna" w:date="2026-02-24T11:17:00Z" w16du:dateUtc="2026-02-24T10:17:00Z">
        <w:r w:rsidR="00EA4868" w:rsidRPr="00236A71">
          <w:rPr>
            <w:rFonts w:ascii="Times New Roman" w:hAnsi="Times New Roman" w:cs="Times New Roman"/>
            <w:sz w:val="24"/>
            <w:szCs w:val="24"/>
          </w:rPr>
          <w:t>s</w:t>
        </w:r>
      </w:ins>
      <w:r w:rsidRPr="00236A71">
        <w:rPr>
          <w:rFonts w:ascii="Times New Roman" w:hAnsi="Times New Roman" w:cs="Times New Roman"/>
          <w:sz w:val="24"/>
          <w:szCs w:val="24"/>
        </w:rPr>
        <w:t xml:space="preserve"> with correlation values ranging  </w:t>
      </w:r>
      <w:r w:rsidR="00EA4868" w:rsidRPr="00236A71">
        <w:rPr>
          <w:rFonts w:ascii="Times New Roman" w:hAnsi="Times New Roman" w:cs="Times New Roman"/>
          <w:sz w:val="24"/>
          <w:szCs w:val="24"/>
        </w:rPr>
        <w:t xml:space="preserve">from </w:t>
      </w:r>
      <w:r w:rsidRPr="00236A71">
        <w:rPr>
          <w:rFonts w:ascii="Times New Roman" w:hAnsi="Times New Roman" w:cs="Times New Roman"/>
          <w:sz w:val="24"/>
          <w:szCs w:val="24"/>
        </w:rPr>
        <w:t xml:space="preserve">0.3 </w:t>
      </w:r>
      <w:r w:rsidR="004278AD" w:rsidRPr="00236A71">
        <w:rPr>
          <w:rFonts w:ascii="Times New Roman" w:hAnsi="Times New Roman" w:cs="Times New Roman"/>
          <w:sz w:val="24"/>
          <w:szCs w:val="24"/>
        </w:rPr>
        <w:t xml:space="preserve"> to</w:t>
      </w:r>
      <w:r w:rsidRPr="00236A71">
        <w:rPr>
          <w:rFonts w:ascii="Times New Roman" w:hAnsi="Times New Roman" w:cs="Times New Roman"/>
          <w:sz w:val="24"/>
          <w:szCs w:val="24"/>
        </w:rPr>
        <w:t xml:space="preserve"> 0.5. Backfat and DGL showed comparable predictive performance, with correlation coefficients not exceeding 0.3.</w:t>
      </w:r>
      <w:r w:rsidR="0000694B" w:rsidRPr="00236A71">
        <w:rPr>
          <w:rFonts w:ascii="Times New Roman" w:hAnsi="Times New Roman" w:cs="Times New Roman"/>
          <w:sz w:val="24"/>
          <w:szCs w:val="24"/>
        </w:rPr>
        <w:t xml:space="preserve"> </w:t>
      </w:r>
      <w:r w:rsidR="00F81C88" w:rsidRPr="00236A71">
        <w:rPr>
          <w:rFonts w:ascii="Times New Roman" w:hAnsi="Times New Roman" w:cs="Times New Roman"/>
          <w:sz w:val="24"/>
          <w:szCs w:val="24"/>
        </w:rPr>
        <w:t>Based on the clear and consistent superiority of intermediate integration, all subsequent analyses were conducted using this framework.</w:t>
      </w:r>
    </w:p>
    <w:p w14:paraId="7FF36DE6" w14:textId="77777777" w:rsidR="00F81C88" w:rsidRPr="00236A71" w:rsidRDefault="00F81C88" w:rsidP="00A06FC5">
      <w:pPr>
        <w:jc w:val="both"/>
        <w:rPr>
          <w:rFonts w:ascii="Times New Roman" w:hAnsi="Times New Roman" w:cs="Times New Roman"/>
          <w:b/>
          <w:bCs/>
          <w:sz w:val="28"/>
          <w:szCs w:val="28"/>
        </w:rPr>
      </w:pPr>
    </w:p>
    <w:p w14:paraId="5654F9A5" w14:textId="77777777" w:rsidR="00A703CF" w:rsidRPr="00236A71" w:rsidRDefault="00A703CF" w:rsidP="00A06FC5">
      <w:pPr>
        <w:jc w:val="both"/>
        <w:rPr>
          <w:rFonts w:ascii="Times New Roman" w:hAnsi="Times New Roman" w:cs="Times New Roman"/>
          <w:b/>
          <w:bCs/>
          <w:sz w:val="28"/>
          <w:szCs w:val="28"/>
        </w:rPr>
      </w:pPr>
      <w:r w:rsidRPr="00236A71">
        <w:rPr>
          <w:rFonts w:ascii="Times New Roman" w:hAnsi="Times New Roman" w:cs="Times New Roman"/>
          <w:b/>
          <w:bCs/>
          <w:sz w:val="28"/>
          <w:szCs w:val="28"/>
        </w:rPr>
        <w:t>Effect of Feature Dimensionality on Prediction Performance</w:t>
      </w:r>
    </w:p>
    <w:p w14:paraId="2AB5D43C" w14:textId="6E59BBD9" w:rsidR="00D72D9E" w:rsidRPr="00236A71" w:rsidRDefault="00E97DB6" w:rsidP="00A06FC5">
      <w:pPr>
        <w:jc w:val="both"/>
        <w:rPr>
          <w:rFonts w:ascii="Times New Roman" w:hAnsi="Times New Roman" w:cs="Times New Roman"/>
          <w:sz w:val="24"/>
          <w:szCs w:val="24"/>
        </w:rPr>
      </w:pPr>
      <w:r w:rsidRPr="00236A71">
        <w:rPr>
          <w:rFonts w:ascii="Times New Roman" w:hAnsi="Times New Roman" w:cs="Times New Roman"/>
          <w:sz w:val="24"/>
          <w:szCs w:val="24"/>
        </w:rPr>
        <w:t xml:space="preserve">We next evaluated whether reducing the number of CpG sites through variance-based filtering affected prediction performance (Figure 3). </w:t>
      </w:r>
      <w:r w:rsidR="001B4B66" w:rsidRPr="00236A71">
        <w:rPr>
          <w:rFonts w:ascii="Times New Roman" w:hAnsi="Times New Roman" w:cs="Times New Roman"/>
          <w:sz w:val="24"/>
          <w:szCs w:val="24"/>
        </w:rPr>
        <w:t>Across traits and breeds, models trained on substantially reduced CpG sets (VF0.01 and VF0.05) achieved prediction accuracies comparable to those obtained using the full dataset</w:t>
      </w:r>
      <w:r w:rsidR="00D72D9E" w:rsidRPr="00236A71">
        <w:rPr>
          <w:rFonts w:ascii="Times New Roman" w:hAnsi="Times New Roman" w:cs="Times New Roman"/>
          <w:sz w:val="24"/>
          <w:szCs w:val="24"/>
        </w:rPr>
        <w:t xml:space="preserve">. </w:t>
      </w:r>
      <w:r w:rsidR="00CC65EF" w:rsidRPr="00236A71">
        <w:rPr>
          <w:rFonts w:ascii="Times New Roman" w:hAnsi="Times New Roman" w:cs="Times New Roman"/>
          <w:sz w:val="24"/>
          <w:szCs w:val="24"/>
        </w:rPr>
        <w:t xml:space="preserve">For RFI, the highest median correlation was observed in the LL breed (0.55) using VF0.05. Prediction performance for ADG and BFT was lower than for RFI, with the highest median correlations of 0.26 for ADG (VF0.05, YY) and 0.29 for BFT (AF, LL). </w:t>
      </w:r>
      <w:r w:rsidR="00D72D9E" w:rsidRPr="00236A71">
        <w:rPr>
          <w:rFonts w:ascii="Times New Roman" w:hAnsi="Times New Roman" w:cs="Times New Roman"/>
          <w:sz w:val="24"/>
          <w:szCs w:val="24"/>
        </w:rPr>
        <w:t>Although the AF strategy exceeded the VF strategy in some cases for</w:t>
      </w:r>
      <w:r w:rsidR="00001BA7" w:rsidRPr="00236A71">
        <w:rPr>
          <w:rFonts w:ascii="Times New Roman" w:hAnsi="Times New Roman" w:cs="Times New Roman"/>
          <w:sz w:val="24"/>
          <w:szCs w:val="24"/>
        </w:rPr>
        <w:t xml:space="preserve"> ADG and BFT</w:t>
      </w:r>
      <w:r w:rsidR="00D72D9E" w:rsidRPr="00236A71">
        <w:rPr>
          <w:rFonts w:ascii="Times New Roman" w:hAnsi="Times New Roman" w:cs="Times New Roman"/>
          <w:sz w:val="24"/>
          <w:szCs w:val="24"/>
        </w:rPr>
        <w:t xml:space="preserve">, these differences were not statistically significant, as indicated by overlapping vertical lines. </w:t>
      </w:r>
      <w:r w:rsidR="009743D5" w:rsidRPr="00236A71">
        <w:rPr>
          <w:rFonts w:ascii="Times New Roman" w:hAnsi="Times New Roman" w:cs="Times New Roman"/>
          <w:sz w:val="24"/>
          <w:szCs w:val="24"/>
        </w:rPr>
        <w:t>Notably, reducing the CpG feature space to as little as 1.95% of the original set did not result in a loss of predictive ability, indicating that much of the predictive signal is captured by a relatively small subset of CpG sites.</w:t>
      </w:r>
    </w:p>
    <w:p w14:paraId="1B3BB88B" w14:textId="278438A4" w:rsidR="00BF4E69" w:rsidRPr="00236A71" w:rsidRDefault="00324F4B" w:rsidP="00293FEB">
      <w:pPr>
        <w:jc w:val="both"/>
        <w:rPr>
          <w:rFonts w:ascii="Times New Roman" w:hAnsi="Times New Roman" w:cs="Times New Roman"/>
          <w:sz w:val="24"/>
          <w:szCs w:val="24"/>
        </w:rPr>
      </w:pPr>
      <w:r w:rsidRPr="00236A71">
        <w:rPr>
          <w:rFonts w:ascii="Times New Roman" w:hAnsi="Times New Roman" w:cs="Times New Roman"/>
          <w:noProof/>
          <w:sz w:val="24"/>
          <w:szCs w:val="24"/>
        </w:rPr>
        <w:drawing>
          <wp:inline distT="0" distB="0" distL="0" distR="0" wp14:anchorId="167DBE87" wp14:editId="29A22154">
            <wp:extent cx="5400040" cy="2822575"/>
            <wp:effectExtent l="0" t="0" r="0" b="0"/>
            <wp:docPr id="6732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5134" name="Picture 6732951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822575"/>
                    </a:xfrm>
                    <a:prstGeom prst="rect">
                      <a:avLst/>
                    </a:prstGeom>
                  </pic:spPr>
                </pic:pic>
              </a:graphicData>
            </a:graphic>
          </wp:inline>
        </w:drawing>
      </w:r>
    </w:p>
    <w:p w14:paraId="066C7BFC" w14:textId="036B5907" w:rsidR="00B072E8" w:rsidRPr="00236A71" w:rsidRDefault="008607F1" w:rsidP="00B072E8">
      <w:pPr>
        <w:jc w:val="both"/>
        <w:rPr>
          <w:rFonts w:ascii="Times New Roman" w:hAnsi="Times New Roman" w:cs="Times New Roman"/>
        </w:rPr>
      </w:pPr>
      <w:r w:rsidRPr="00236A71">
        <w:rPr>
          <w:rFonts w:ascii="Times New Roman" w:hAnsi="Times New Roman" w:cs="Times New Roman"/>
        </w:rPr>
        <w:t xml:space="preserve">Figure </w:t>
      </w:r>
      <w:r w:rsidR="00334157" w:rsidRPr="00236A71">
        <w:rPr>
          <w:rFonts w:ascii="Times New Roman" w:hAnsi="Times New Roman" w:cs="Times New Roman"/>
        </w:rPr>
        <w:t>3</w:t>
      </w:r>
      <w:r w:rsidRPr="00236A71">
        <w:rPr>
          <w:rFonts w:ascii="Times New Roman" w:hAnsi="Times New Roman" w:cs="Times New Roman"/>
        </w:rPr>
        <w:t xml:space="preserve">: </w:t>
      </w:r>
      <w:r w:rsidR="008468A0" w:rsidRPr="00236A71">
        <w:rPr>
          <w:rFonts w:ascii="Times New Roman" w:hAnsi="Times New Roman" w:cs="Times New Roman"/>
        </w:rPr>
        <w:t xml:space="preserve">Comparison of prediction performance across three model input variants: (i) All features used (AF) 11k SNPs, 14k genes, 1M </w:t>
      </w:r>
      <w:proofErr w:type="spellStart"/>
      <w:r w:rsidR="008468A0" w:rsidRPr="00236A71">
        <w:rPr>
          <w:rFonts w:ascii="Times New Roman" w:hAnsi="Times New Roman" w:cs="Times New Roman"/>
        </w:rPr>
        <w:t>CpGs</w:t>
      </w:r>
      <w:proofErr w:type="spellEnd"/>
      <w:r w:rsidR="008468A0" w:rsidRPr="00236A71">
        <w:rPr>
          <w:rFonts w:ascii="Times New Roman" w:hAnsi="Times New Roman" w:cs="Times New Roman"/>
        </w:rPr>
        <w:t>; (ii)</w:t>
      </w:r>
      <w:r w:rsidR="001D0A09" w:rsidRPr="00236A71">
        <w:rPr>
          <w:rFonts w:ascii="Times New Roman" w:hAnsi="Times New Roman" w:cs="Times New Roman"/>
        </w:rPr>
        <w:t xml:space="preserve"> V</w:t>
      </w:r>
      <w:r w:rsidR="008468A0" w:rsidRPr="00236A71">
        <w:rPr>
          <w:rFonts w:ascii="Times New Roman" w:hAnsi="Times New Roman" w:cs="Times New Roman"/>
        </w:rPr>
        <w:t xml:space="preserve">ariance-filtered </w:t>
      </w:r>
      <w:proofErr w:type="spellStart"/>
      <w:r w:rsidR="008468A0" w:rsidRPr="00236A71">
        <w:rPr>
          <w:rFonts w:ascii="Times New Roman" w:hAnsi="Times New Roman" w:cs="Times New Roman"/>
        </w:rPr>
        <w:t>CpGs</w:t>
      </w:r>
      <w:proofErr w:type="spellEnd"/>
      <w:r w:rsidR="008468A0" w:rsidRPr="00236A71">
        <w:rPr>
          <w:rFonts w:ascii="Times New Roman" w:hAnsi="Times New Roman" w:cs="Times New Roman"/>
        </w:rPr>
        <w:t xml:space="preserve"> with threshold 0.01 (V</w:t>
      </w:r>
      <w:r w:rsidR="001D0A09" w:rsidRPr="00236A71">
        <w:rPr>
          <w:rFonts w:ascii="Times New Roman" w:hAnsi="Times New Roman" w:cs="Times New Roman"/>
        </w:rPr>
        <w:t>F</w:t>
      </w:r>
      <w:r w:rsidR="008468A0" w:rsidRPr="00236A71">
        <w:rPr>
          <w:rFonts w:ascii="Times New Roman" w:hAnsi="Times New Roman" w:cs="Times New Roman"/>
        </w:rPr>
        <w:t xml:space="preserve">0.01) 11k SNPs, 14k genes, 255k </w:t>
      </w:r>
      <w:proofErr w:type="spellStart"/>
      <w:r w:rsidR="008468A0" w:rsidRPr="00236A71">
        <w:rPr>
          <w:rFonts w:ascii="Times New Roman" w:hAnsi="Times New Roman" w:cs="Times New Roman"/>
        </w:rPr>
        <w:t>CpGs</w:t>
      </w:r>
      <w:proofErr w:type="spellEnd"/>
      <w:r w:rsidR="008468A0" w:rsidRPr="00236A71">
        <w:rPr>
          <w:rFonts w:ascii="Times New Roman" w:hAnsi="Times New Roman" w:cs="Times New Roman"/>
        </w:rPr>
        <w:t xml:space="preserve">; and (iii) </w:t>
      </w:r>
      <w:r w:rsidR="001D0A09" w:rsidRPr="00236A71">
        <w:rPr>
          <w:rFonts w:ascii="Times New Roman" w:hAnsi="Times New Roman" w:cs="Times New Roman"/>
        </w:rPr>
        <w:t>V</w:t>
      </w:r>
      <w:r w:rsidR="008468A0" w:rsidRPr="00236A71">
        <w:rPr>
          <w:rFonts w:ascii="Times New Roman" w:hAnsi="Times New Roman" w:cs="Times New Roman"/>
        </w:rPr>
        <w:t xml:space="preserve">ariance-filtered </w:t>
      </w:r>
      <w:proofErr w:type="spellStart"/>
      <w:r w:rsidR="008468A0" w:rsidRPr="00236A71">
        <w:rPr>
          <w:rFonts w:ascii="Times New Roman" w:hAnsi="Times New Roman" w:cs="Times New Roman"/>
        </w:rPr>
        <w:t>CpGs</w:t>
      </w:r>
      <w:proofErr w:type="spellEnd"/>
      <w:r w:rsidR="008468A0" w:rsidRPr="00236A71">
        <w:rPr>
          <w:rFonts w:ascii="Times New Roman" w:hAnsi="Times New Roman" w:cs="Times New Roman"/>
        </w:rPr>
        <w:t xml:space="preserve"> with threshold 0.05 (V</w:t>
      </w:r>
      <w:r w:rsidR="001D0A09" w:rsidRPr="00236A71">
        <w:rPr>
          <w:rFonts w:ascii="Times New Roman" w:hAnsi="Times New Roman" w:cs="Times New Roman"/>
        </w:rPr>
        <w:t>F</w:t>
      </w:r>
      <w:r w:rsidR="008468A0" w:rsidRPr="00236A71">
        <w:rPr>
          <w:rFonts w:ascii="Times New Roman" w:hAnsi="Times New Roman" w:cs="Times New Roman"/>
        </w:rPr>
        <w:t xml:space="preserve">0.05) 11k SNPs, 14k genes, 14k </w:t>
      </w:r>
      <w:proofErr w:type="spellStart"/>
      <w:r w:rsidR="008468A0" w:rsidRPr="00236A71">
        <w:rPr>
          <w:rFonts w:ascii="Times New Roman" w:hAnsi="Times New Roman" w:cs="Times New Roman"/>
        </w:rPr>
        <w:t>CpGs</w:t>
      </w:r>
      <w:proofErr w:type="spellEnd"/>
      <w:r w:rsidR="008468A0" w:rsidRPr="00236A71">
        <w:rPr>
          <w:rFonts w:ascii="Times New Roman" w:hAnsi="Times New Roman" w:cs="Times New Roman"/>
        </w:rPr>
        <w:t>.</w:t>
      </w:r>
      <w:r w:rsidR="00B072E8" w:rsidRPr="00236A71">
        <w:rPr>
          <w:rFonts w:ascii="Times New Roman" w:hAnsi="Times New Roman" w:cs="Times New Roman"/>
        </w:rPr>
        <w:t>. Results were generated using a LOBO strategy.</w:t>
      </w:r>
      <w:r w:rsidR="008616A1" w:rsidRPr="00236A71">
        <w:rPr>
          <w:rFonts w:ascii="Times New Roman" w:hAnsi="Times New Roman" w:cs="Times New Roman"/>
        </w:rPr>
        <w:t xml:space="preserve"> Bars represent the median correlation values from three independent runs with different initializations, and the vertical lines indicate the minimum and maximum correlation values.</w:t>
      </w:r>
    </w:p>
    <w:p w14:paraId="12829748" w14:textId="0ADD1E89" w:rsidR="008607F1" w:rsidRPr="00236A71" w:rsidRDefault="008607F1" w:rsidP="00C545FF">
      <w:pPr>
        <w:jc w:val="both"/>
        <w:rPr>
          <w:rFonts w:ascii="Times New Roman" w:hAnsi="Times New Roman" w:cs="Times New Roman"/>
        </w:rPr>
      </w:pPr>
    </w:p>
    <w:p w14:paraId="39FC06FD" w14:textId="77777777" w:rsidR="00914653" w:rsidRPr="00236A71" w:rsidRDefault="00914653" w:rsidP="0025183F">
      <w:pPr>
        <w:jc w:val="both"/>
        <w:rPr>
          <w:rFonts w:ascii="Times New Roman" w:hAnsi="Times New Roman" w:cs="Times New Roman"/>
          <w:sz w:val="24"/>
          <w:szCs w:val="24"/>
        </w:rPr>
      </w:pPr>
    </w:p>
    <w:p w14:paraId="52D24FDA" w14:textId="2F59797C" w:rsidR="007D5375" w:rsidRPr="00236A71" w:rsidRDefault="00A703CF" w:rsidP="0025183F">
      <w:pPr>
        <w:jc w:val="both"/>
        <w:rPr>
          <w:rFonts w:ascii="Times New Roman" w:hAnsi="Times New Roman" w:cs="Times New Roman"/>
          <w:b/>
          <w:bCs/>
          <w:sz w:val="28"/>
          <w:szCs w:val="28"/>
        </w:rPr>
      </w:pPr>
      <w:r w:rsidRPr="00236A71">
        <w:rPr>
          <w:rFonts w:ascii="Times New Roman" w:hAnsi="Times New Roman" w:cs="Times New Roman"/>
          <w:b/>
          <w:bCs/>
          <w:sz w:val="28"/>
          <w:szCs w:val="28"/>
        </w:rPr>
        <w:t>Unsupervised Multi-Omics Integration Using MOFA</w:t>
      </w:r>
      <w:r w:rsidR="00170850" w:rsidRPr="00236A71">
        <w:rPr>
          <w:rFonts w:ascii="Times New Roman" w:hAnsi="Times New Roman" w:cs="Times New Roman"/>
          <w:b/>
          <w:bCs/>
          <w:sz w:val="28"/>
          <w:szCs w:val="28"/>
        </w:rPr>
        <w:t xml:space="preserve"> </w:t>
      </w:r>
    </w:p>
    <w:p w14:paraId="55163177" w14:textId="77777777" w:rsidR="00373584" w:rsidRPr="00236A71" w:rsidRDefault="00373584" w:rsidP="0025183F">
      <w:pPr>
        <w:jc w:val="both"/>
        <w:rPr>
          <w:rFonts w:ascii="Times New Roman" w:hAnsi="Times New Roman" w:cs="Times New Roman"/>
          <w:b/>
          <w:bCs/>
          <w:i/>
          <w:iCs/>
          <w:sz w:val="28"/>
          <w:szCs w:val="28"/>
        </w:rPr>
      </w:pPr>
      <w:r w:rsidRPr="00236A71">
        <w:rPr>
          <w:rFonts w:ascii="Times New Roman" w:hAnsi="Times New Roman" w:cs="Times New Roman"/>
          <w:b/>
          <w:bCs/>
          <w:i/>
          <w:iCs/>
          <w:sz w:val="28"/>
          <w:szCs w:val="28"/>
        </w:rPr>
        <w:lastRenderedPageBreak/>
        <w:t>Latent Structure of Multi-Omics Data Identified by MOFA</w:t>
      </w:r>
    </w:p>
    <w:p w14:paraId="21C9A1B9" w14:textId="6798F464" w:rsidR="0025183F" w:rsidRPr="00236A71" w:rsidRDefault="00AB02A9" w:rsidP="0025183F">
      <w:pPr>
        <w:jc w:val="both"/>
        <w:rPr>
          <w:rFonts w:ascii="Times New Roman" w:hAnsi="Times New Roman" w:cs="Times New Roman"/>
          <w:b/>
          <w:bCs/>
          <w:i/>
          <w:iCs/>
          <w:sz w:val="28"/>
          <w:szCs w:val="28"/>
        </w:rPr>
      </w:pPr>
      <w:r w:rsidRPr="00236A71">
        <w:rPr>
          <w:rFonts w:ascii="Times New Roman" w:hAnsi="Times New Roman" w:cs="Times New Roman"/>
          <w:sz w:val="24"/>
          <w:szCs w:val="24"/>
        </w:rPr>
        <w:t>MOFA was applied to variance-filtered CpG data (VF0.05), together with SNP</w:t>
      </w:r>
      <w:r w:rsidR="00B36634" w:rsidRPr="00236A71">
        <w:rPr>
          <w:rFonts w:ascii="Times New Roman" w:hAnsi="Times New Roman" w:cs="Times New Roman"/>
          <w:sz w:val="24"/>
          <w:szCs w:val="24"/>
        </w:rPr>
        <w:t>s</w:t>
      </w:r>
      <w:r w:rsidRPr="00236A71">
        <w:rPr>
          <w:rFonts w:ascii="Times New Roman" w:hAnsi="Times New Roman" w:cs="Times New Roman"/>
          <w:sz w:val="24"/>
          <w:szCs w:val="24"/>
        </w:rPr>
        <w:t xml:space="preserve"> (</w:t>
      </w:r>
      <w:r w:rsidR="00B36634" w:rsidRPr="00236A71">
        <w:rPr>
          <w:rFonts w:ascii="Times New Roman" w:hAnsi="Times New Roman" w:cs="Times New Roman"/>
          <w:sz w:val="24"/>
          <w:szCs w:val="24"/>
        </w:rPr>
        <w:t>11k)</w:t>
      </w:r>
      <w:ins w:id="102" w:author="Calus, Mario" w:date="2026-02-19T20:34:00Z" w16du:dateUtc="2026-02-19T19:34:00Z">
        <w:r w:rsidR="008159A8" w:rsidRPr="00236A71">
          <w:rPr>
            <w:rFonts w:ascii="Times New Roman" w:hAnsi="Times New Roman" w:cs="Times New Roman"/>
            <w:sz w:val="24"/>
            <w:szCs w:val="24"/>
          </w:rPr>
          <w:t xml:space="preserve"> </w:t>
        </w:r>
      </w:ins>
      <w:r w:rsidRPr="00236A71">
        <w:rPr>
          <w:rFonts w:ascii="Times New Roman" w:hAnsi="Times New Roman" w:cs="Times New Roman"/>
          <w:sz w:val="24"/>
          <w:szCs w:val="24"/>
        </w:rPr>
        <w:t>and transcriptomic features</w:t>
      </w:r>
      <w:r w:rsidR="00B36634" w:rsidRPr="00236A71">
        <w:rPr>
          <w:rFonts w:ascii="Times New Roman" w:hAnsi="Times New Roman" w:cs="Times New Roman"/>
          <w:sz w:val="24"/>
          <w:szCs w:val="24"/>
        </w:rPr>
        <w:t xml:space="preserve"> (14k)</w:t>
      </w:r>
      <w:r w:rsidRPr="00236A71">
        <w:rPr>
          <w:rFonts w:ascii="Times New Roman" w:hAnsi="Times New Roman" w:cs="Times New Roman"/>
          <w:sz w:val="24"/>
          <w:szCs w:val="24"/>
        </w:rPr>
        <w:t xml:space="preserve">, to explore the latent structure of the multi-omics data in an unsupervised manner (Figure 4). </w:t>
      </w:r>
      <w:r w:rsidR="009E1F96" w:rsidRPr="00236A71">
        <w:rPr>
          <w:rFonts w:ascii="Times New Roman" w:hAnsi="Times New Roman" w:cs="Times New Roman"/>
          <w:sz w:val="24"/>
          <w:szCs w:val="24"/>
        </w:rPr>
        <w:t>Figure 4 (</w:t>
      </w:r>
      <w:r w:rsidR="00324F4B" w:rsidRPr="00236A71">
        <w:rPr>
          <w:rFonts w:ascii="Times New Roman" w:hAnsi="Times New Roman" w:cs="Times New Roman"/>
          <w:sz w:val="24"/>
          <w:szCs w:val="24"/>
        </w:rPr>
        <w:t xml:space="preserve">top </w:t>
      </w:r>
      <w:r w:rsidR="009E1F96" w:rsidRPr="00236A71">
        <w:rPr>
          <w:rFonts w:ascii="Times New Roman" w:hAnsi="Times New Roman" w:cs="Times New Roman"/>
          <w:sz w:val="24"/>
          <w:szCs w:val="24"/>
        </w:rPr>
        <w:t xml:space="preserve">panel) shows the </w:t>
      </w:r>
      <w:commentRangeStart w:id="103"/>
      <w:commentRangeStart w:id="104"/>
      <w:commentRangeStart w:id="105"/>
      <w:del w:id="106" w:author="Calus, Mario" w:date="2026-02-19T21:38:00Z" w16du:dateUtc="2026-02-19T20:38:00Z">
        <w:r w:rsidR="009E1F96" w:rsidRPr="00236A71" w:rsidDel="00A67DD5">
          <w:rPr>
            <w:rFonts w:ascii="Times New Roman" w:hAnsi="Times New Roman" w:cs="Times New Roman"/>
            <w:sz w:val="24"/>
            <w:szCs w:val="24"/>
          </w:rPr>
          <w:delText xml:space="preserve">proportion </w:delText>
        </w:r>
      </w:del>
      <w:ins w:id="107" w:author="Calus, Mario" w:date="2026-02-19T21:38:00Z" w16du:dateUtc="2026-02-19T20:38:00Z">
        <w:r w:rsidR="00A67DD5" w:rsidRPr="00236A71">
          <w:rPr>
            <w:rFonts w:ascii="Times New Roman" w:hAnsi="Times New Roman" w:cs="Times New Roman"/>
            <w:sz w:val="24"/>
            <w:szCs w:val="24"/>
          </w:rPr>
          <w:t xml:space="preserve">percentage </w:t>
        </w:r>
      </w:ins>
      <w:commentRangeEnd w:id="103"/>
      <w:r w:rsidR="0025089E" w:rsidRPr="00236A71">
        <w:rPr>
          <w:rStyle w:val="CommentReference"/>
          <w:rFonts w:ascii="Times New Roman" w:hAnsi="Times New Roman" w:cs="Times New Roman"/>
          <w:sz w:val="24"/>
          <w:szCs w:val="24"/>
        </w:rPr>
        <w:commentReference w:id="103"/>
      </w:r>
      <w:commentRangeEnd w:id="104"/>
      <w:r w:rsidR="0025089E" w:rsidRPr="00236A71">
        <w:rPr>
          <w:rStyle w:val="CommentReference"/>
          <w:rFonts w:ascii="Times New Roman" w:hAnsi="Times New Roman" w:cs="Times New Roman"/>
          <w:sz w:val="24"/>
          <w:szCs w:val="24"/>
        </w:rPr>
        <w:commentReference w:id="104"/>
      </w:r>
      <w:commentRangeEnd w:id="105"/>
      <w:r w:rsidR="00771005" w:rsidRPr="00236A71">
        <w:rPr>
          <w:rStyle w:val="CommentReference"/>
          <w:rFonts w:ascii="Times New Roman" w:hAnsi="Times New Roman" w:cs="Times New Roman"/>
          <w:sz w:val="24"/>
          <w:szCs w:val="24"/>
        </w:rPr>
        <w:commentReference w:id="105"/>
      </w:r>
      <w:r w:rsidR="009E1F96" w:rsidRPr="00236A71">
        <w:rPr>
          <w:rFonts w:ascii="Times New Roman" w:hAnsi="Times New Roman" w:cs="Times New Roman"/>
          <w:sz w:val="24"/>
          <w:szCs w:val="24"/>
        </w:rPr>
        <w:t xml:space="preserve">of variance explained </w:t>
      </w:r>
      <w:del w:id="108" w:author="Vourlaki, Ioanna" w:date="2026-02-23T15:59:00Z" w16du:dateUtc="2026-02-23T14:59:00Z">
        <w:r w:rsidR="009E1F96" w:rsidRPr="00236A71" w:rsidDel="00154151">
          <w:rPr>
            <w:rFonts w:ascii="Times New Roman" w:hAnsi="Times New Roman" w:cs="Times New Roman"/>
            <w:sz w:val="24"/>
            <w:szCs w:val="24"/>
          </w:rPr>
          <w:delText>(PVE)</w:delText>
        </w:r>
      </w:del>
      <w:r w:rsidR="009E1F96" w:rsidRPr="00236A71">
        <w:rPr>
          <w:rFonts w:ascii="Times New Roman" w:hAnsi="Times New Roman" w:cs="Times New Roman"/>
          <w:sz w:val="24"/>
          <w:szCs w:val="24"/>
        </w:rPr>
        <w:t xml:space="preserve"> by the MOFA model for each </w:t>
      </w:r>
      <w:proofErr w:type="spellStart"/>
      <w:r w:rsidR="009E1F96" w:rsidRPr="00236A71">
        <w:rPr>
          <w:rFonts w:ascii="Times New Roman" w:hAnsi="Times New Roman" w:cs="Times New Roman"/>
          <w:sz w:val="24"/>
          <w:szCs w:val="24"/>
        </w:rPr>
        <w:t>omic</w:t>
      </w:r>
      <w:proofErr w:type="spellEnd"/>
      <w:r w:rsidR="009E1F96" w:rsidRPr="00236A71">
        <w:rPr>
          <w:rFonts w:ascii="Times New Roman" w:hAnsi="Times New Roman" w:cs="Times New Roman"/>
          <w:sz w:val="24"/>
          <w:szCs w:val="24"/>
        </w:rPr>
        <w:t xml:space="preserve"> layer when the training set included breeds LL and DD. In this example, the model explained approximately 29.2% of the variance in SNPs, 45.9% in transcripts, and 42.9% in </w:t>
      </w:r>
      <w:proofErr w:type="spellStart"/>
      <w:r w:rsidR="009E1F96" w:rsidRPr="00236A71">
        <w:rPr>
          <w:rFonts w:ascii="Times New Roman" w:hAnsi="Times New Roman" w:cs="Times New Roman"/>
          <w:sz w:val="24"/>
          <w:szCs w:val="24"/>
        </w:rPr>
        <w:t>CpGs</w:t>
      </w:r>
      <w:proofErr w:type="spellEnd"/>
      <w:r w:rsidR="009E1F96" w:rsidRPr="00236A71">
        <w:rPr>
          <w:rFonts w:ascii="Times New Roman" w:hAnsi="Times New Roman" w:cs="Times New Roman"/>
          <w:sz w:val="24"/>
          <w:szCs w:val="24"/>
        </w:rPr>
        <w:t>.</w:t>
      </w:r>
      <w:r w:rsidR="00771005" w:rsidRPr="00236A71">
        <w:rPr>
          <w:rFonts w:ascii="Times New Roman" w:hAnsi="Times New Roman" w:cs="Times New Roman"/>
          <w:sz w:val="24"/>
          <w:szCs w:val="24"/>
        </w:rPr>
        <w:t xml:space="preserve"> These values reflect the fraction of total variance in each omics layer that is captured by the latent factors inferred by MOFA. </w:t>
      </w:r>
      <w:r w:rsidR="00ED5ACE" w:rsidRPr="00236A71">
        <w:rPr>
          <w:rFonts w:ascii="Times New Roman" w:hAnsi="Times New Roman" w:cs="Times New Roman"/>
          <w:sz w:val="24"/>
          <w:szCs w:val="24"/>
        </w:rPr>
        <w:t>A similar pattern was observed when LL and YY were included in the training dataset. In this case, when the model was trained using only the DD and YY breeds</w:t>
      </w:r>
      <w:r w:rsidR="00837BCA" w:rsidRPr="00236A71">
        <w:rPr>
          <w:rFonts w:ascii="Times New Roman" w:hAnsi="Times New Roman" w:cs="Times New Roman"/>
          <w:sz w:val="24"/>
          <w:szCs w:val="24"/>
        </w:rPr>
        <w:t xml:space="preserve">, </w:t>
      </w:r>
      <w:commentRangeStart w:id="109"/>
      <w:commentRangeStart w:id="110"/>
      <w:proofErr w:type="spellStart"/>
      <w:r w:rsidR="00ED5ACE" w:rsidRPr="00236A71">
        <w:rPr>
          <w:rFonts w:ascii="Times New Roman" w:hAnsi="Times New Roman" w:cs="Times New Roman"/>
          <w:sz w:val="24"/>
          <w:szCs w:val="24"/>
        </w:rPr>
        <w:t>CpGs</w:t>
      </w:r>
      <w:proofErr w:type="spellEnd"/>
      <w:r w:rsidR="00ED5ACE" w:rsidRPr="00236A71">
        <w:rPr>
          <w:rFonts w:ascii="Times New Roman" w:hAnsi="Times New Roman" w:cs="Times New Roman"/>
          <w:sz w:val="24"/>
          <w:szCs w:val="24"/>
        </w:rPr>
        <w:t xml:space="preserve"> accounted for the largest proportion of the total explained variance (47.4%), slightly exceeding that of transcripts (45.6%)</w:t>
      </w:r>
      <w:commentRangeEnd w:id="109"/>
      <w:r w:rsidR="00E3350C" w:rsidRPr="00236A71">
        <w:rPr>
          <w:rStyle w:val="CommentReference"/>
          <w:rFonts w:ascii="Times New Roman" w:hAnsi="Times New Roman" w:cs="Times New Roman"/>
          <w:sz w:val="24"/>
          <w:szCs w:val="24"/>
        </w:rPr>
        <w:commentReference w:id="109"/>
      </w:r>
      <w:commentRangeEnd w:id="110"/>
      <w:r w:rsidR="00094A98" w:rsidRPr="00236A71">
        <w:rPr>
          <w:rStyle w:val="CommentReference"/>
          <w:rFonts w:ascii="Times New Roman" w:hAnsi="Times New Roman" w:cs="Times New Roman"/>
          <w:sz w:val="24"/>
          <w:szCs w:val="24"/>
        </w:rPr>
        <w:commentReference w:id="110"/>
      </w:r>
      <w:r w:rsidR="00ED5ACE" w:rsidRPr="00236A71">
        <w:rPr>
          <w:rFonts w:ascii="Times New Roman" w:hAnsi="Times New Roman" w:cs="Times New Roman"/>
          <w:sz w:val="24"/>
          <w:szCs w:val="24"/>
        </w:rPr>
        <w:t xml:space="preserve">. </w:t>
      </w:r>
      <w:r w:rsidR="008A3D4D" w:rsidRPr="00236A71">
        <w:rPr>
          <w:rFonts w:ascii="Times New Roman" w:hAnsi="Times New Roman" w:cs="Times New Roman"/>
          <w:sz w:val="24"/>
          <w:szCs w:val="24"/>
        </w:rPr>
        <w:t>(Supplementary Figure 10</w:t>
      </w:r>
      <w:r w:rsidR="00AF0473" w:rsidRPr="00236A71">
        <w:rPr>
          <w:rFonts w:ascii="Times New Roman" w:hAnsi="Times New Roman" w:cs="Times New Roman"/>
          <w:sz w:val="24"/>
          <w:szCs w:val="24"/>
        </w:rPr>
        <w:t>).</w:t>
      </w:r>
    </w:p>
    <w:p w14:paraId="34ECA7D7" w14:textId="77777777" w:rsidR="007A66BC" w:rsidRPr="00236A71" w:rsidRDefault="007A66BC" w:rsidP="00293FEB">
      <w:pPr>
        <w:jc w:val="both"/>
        <w:rPr>
          <w:rFonts w:ascii="Times New Roman" w:hAnsi="Times New Roman" w:cs="Times New Roman"/>
          <w:sz w:val="24"/>
          <w:szCs w:val="24"/>
        </w:rPr>
      </w:pPr>
    </w:p>
    <w:p w14:paraId="24EED606" w14:textId="7C1BF63B" w:rsidR="00D10B45" w:rsidRPr="00236A71" w:rsidRDefault="007A66BC" w:rsidP="00293FEB">
      <w:pPr>
        <w:jc w:val="both"/>
        <w:rPr>
          <w:rFonts w:ascii="Times New Roman" w:hAnsi="Times New Roman" w:cs="Times New Roman"/>
          <w:sz w:val="24"/>
          <w:szCs w:val="24"/>
        </w:rPr>
      </w:pPr>
      <w:r w:rsidRPr="00236A71">
        <w:rPr>
          <w:rFonts w:ascii="Times New Roman" w:hAnsi="Times New Roman" w:cs="Times New Roman"/>
          <w:noProof/>
          <w:sz w:val="24"/>
          <w:szCs w:val="24"/>
        </w:rPr>
        <w:drawing>
          <wp:inline distT="0" distB="0" distL="0" distR="0" wp14:anchorId="240B5131" wp14:editId="57C239AE">
            <wp:extent cx="5400040" cy="4105275"/>
            <wp:effectExtent l="0" t="0" r="0" b="9525"/>
            <wp:docPr id="1892343716"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43716" name="Picture 5" descr="A graph of a graph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00040" cy="4105275"/>
                    </a:xfrm>
                    <a:prstGeom prst="rect">
                      <a:avLst/>
                    </a:prstGeom>
                  </pic:spPr>
                </pic:pic>
              </a:graphicData>
            </a:graphic>
          </wp:inline>
        </w:drawing>
      </w:r>
    </w:p>
    <w:p w14:paraId="52FBF43A" w14:textId="0FFEFB54" w:rsidR="00B869E2" w:rsidRPr="00236A71" w:rsidRDefault="007A66BC" w:rsidP="00293FEB">
      <w:pPr>
        <w:jc w:val="both"/>
        <w:rPr>
          <w:rFonts w:ascii="Times New Roman" w:hAnsi="Times New Roman" w:cs="Times New Roman"/>
        </w:rPr>
      </w:pPr>
      <w:commentRangeStart w:id="111"/>
      <w:commentRangeStart w:id="112"/>
      <w:commentRangeStart w:id="113"/>
      <w:commentRangeStart w:id="114"/>
      <w:r w:rsidRPr="00236A71">
        <w:rPr>
          <w:rFonts w:ascii="Times New Roman" w:hAnsi="Times New Roman" w:cs="Times New Roman"/>
        </w:rPr>
        <w:t xml:space="preserve">Figure </w:t>
      </w:r>
      <w:r w:rsidR="0007507C" w:rsidRPr="00236A71">
        <w:rPr>
          <w:rFonts w:ascii="Times New Roman" w:hAnsi="Times New Roman" w:cs="Times New Roman"/>
        </w:rPr>
        <w:t>4</w:t>
      </w:r>
      <w:commentRangeEnd w:id="111"/>
      <w:r w:rsidR="00E651B5" w:rsidRPr="00236A71">
        <w:rPr>
          <w:rStyle w:val="CommentReference"/>
          <w:rFonts w:ascii="Times New Roman" w:hAnsi="Times New Roman" w:cs="Times New Roman"/>
          <w:sz w:val="22"/>
          <w:szCs w:val="22"/>
        </w:rPr>
        <w:commentReference w:id="111"/>
      </w:r>
      <w:commentRangeEnd w:id="112"/>
      <w:r w:rsidR="00B9538A" w:rsidRPr="00236A71">
        <w:rPr>
          <w:rStyle w:val="CommentReference"/>
          <w:rFonts w:ascii="Times New Roman" w:hAnsi="Times New Roman" w:cs="Times New Roman"/>
          <w:sz w:val="22"/>
          <w:szCs w:val="22"/>
        </w:rPr>
        <w:commentReference w:id="112"/>
      </w:r>
      <w:r w:rsidRPr="00236A71">
        <w:rPr>
          <w:rFonts w:ascii="Times New Roman" w:hAnsi="Times New Roman" w:cs="Times New Roman"/>
        </w:rPr>
        <w:t xml:space="preserve">: </w:t>
      </w:r>
      <w:commentRangeEnd w:id="113"/>
      <w:r w:rsidR="00F25EB0" w:rsidRPr="00236A71">
        <w:rPr>
          <w:rStyle w:val="CommentReference"/>
          <w:rFonts w:ascii="Times New Roman" w:hAnsi="Times New Roman" w:cs="Times New Roman"/>
          <w:sz w:val="22"/>
          <w:szCs w:val="22"/>
        </w:rPr>
        <w:commentReference w:id="113"/>
      </w:r>
      <w:commentRangeEnd w:id="114"/>
      <w:r w:rsidR="00DF5722" w:rsidRPr="00236A71">
        <w:rPr>
          <w:rStyle w:val="CommentReference"/>
          <w:rFonts w:ascii="Times New Roman" w:hAnsi="Times New Roman" w:cs="Times New Roman"/>
          <w:sz w:val="22"/>
          <w:szCs w:val="22"/>
        </w:rPr>
        <w:commentReference w:id="114"/>
      </w:r>
      <w:r w:rsidR="00B869E2" w:rsidRPr="00236A71">
        <w:rPr>
          <w:rFonts w:ascii="Times New Roman" w:hAnsi="Times New Roman" w:cs="Times New Roman"/>
        </w:rPr>
        <w:t>Total variance explained across all factors (</w:t>
      </w:r>
      <w:r w:rsidR="00324F4B" w:rsidRPr="00236A71">
        <w:rPr>
          <w:rFonts w:ascii="Times New Roman" w:hAnsi="Times New Roman" w:cs="Times New Roman"/>
        </w:rPr>
        <w:t xml:space="preserve">top </w:t>
      </w:r>
      <w:r w:rsidR="00B869E2" w:rsidRPr="00236A71">
        <w:rPr>
          <w:rFonts w:ascii="Times New Roman" w:hAnsi="Times New Roman" w:cs="Times New Roman"/>
        </w:rPr>
        <w:t xml:space="preserve">panel) and variance decomposition analysis </w:t>
      </w:r>
      <w:r w:rsidR="007B1AB6" w:rsidRPr="00236A71">
        <w:rPr>
          <w:rFonts w:ascii="Times New Roman" w:hAnsi="Times New Roman" w:cs="Times New Roman"/>
        </w:rPr>
        <w:t xml:space="preserve">showing the percentage of variance explained by each factor for each data modality </w:t>
      </w:r>
      <w:r w:rsidR="00B869E2" w:rsidRPr="00236A71">
        <w:rPr>
          <w:rFonts w:ascii="Times New Roman" w:hAnsi="Times New Roman" w:cs="Times New Roman"/>
        </w:rPr>
        <w:t>(</w:t>
      </w:r>
      <w:r w:rsidR="00324F4B" w:rsidRPr="00236A71">
        <w:rPr>
          <w:rFonts w:ascii="Times New Roman" w:hAnsi="Times New Roman" w:cs="Times New Roman"/>
        </w:rPr>
        <w:t>bottom panel</w:t>
      </w:r>
      <w:r w:rsidR="00B869E2" w:rsidRPr="00236A71">
        <w:rPr>
          <w:rFonts w:ascii="Times New Roman" w:hAnsi="Times New Roman" w:cs="Times New Roman"/>
        </w:rPr>
        <w:t>).</w:t>
      </w:r>
      <w:r w:rsidR="00A07AD4" w:rsidRPr="00236A71">
        <w:rPr>
          <w:rFonts w:ascii="Times New Roman" w:hAnsi="Times New Roman" w:cs="Times New Roman"/>
        </w:rPr>
        <w:t xml:space="preserve"> The results </w:t>
      </w:r>
      <w:r w:rsidR="005D0B10" w:rsidRPr="00236A71">
        <w:rPr>
          <w:rFonts w:ascii="Times New Roman" w:hAnsi="Times New Roman" w:cs="Times New Roman"/>
        </w:rPr>
        <w:t>correspond to</w:t>
      </w:r>
      <w:r w:rsidR="00A07AD4" w:rsidRPr="00236A71">
        <w:rPr>
          <w:rFonts w:ascii="Times New Roman" w:hAnsi="Times New Roman" w:cs="Times New Roman"/>
        </w:rPr>
        <w:t xml:space="preserve"> </w:t>
      </w:r>
      <w:commentRangeStart w:id="115"/>
      <w:commentRangeStart w:id="116"/>
      <w:r w:rsidR="005D0B10" w:rsidRPr="00236A71">
        <w:rPr>
          <w:rFonts w:ascii="Times New Roman" w:hAnsi="Times New Roman" w:cs="Times New Roman"/>
        </w:rPr>
        <w:t>LOBO strategy</w:t>
      </w:r>
      <w:commentRangeEnd w:id="115"/>
      <w:r w:rsidR="00562610" w:rsidRPr="00236A71">
        <w:rPr>
          <w:rStyle w:val="CommentReference"/>
          <w:rFonts w:ascii="Times New Roman" w:hAnsi="Times New Roman" w:cs="Times New Roman"/>
          <w:sz w:val="22"/>
          <w:szCs w:val="22"/>
        </w:rPr>
        <w:commentReference w:id="115"/>
      </w:r>
      <w:commentRangeEnd w:id="116"/>
      <w:r w:rsidR="00562610" w:rsidRPr="00236A71">
        <w:rPr>
          <w:rStyle w:val="CommentReference"/>
          <w:rFonts w:ascii="Times New Roman" w:hAnsi="Times New Roman" w:cs="Times New Roman"/>
          <w:sz w:val="22"/>
          <w:szCs w:val="22"/>
        </w:rPr>
        <w:commentReference w:id="116"/>
      </w:r>
      <w:r w:rsidR="005D0B10" w:rsidRPr="00236A71">
        <w:rPr>
          <w:rFonts w:ascii="Times New Roman" w:hAnsi="Times New Roman" w:cs="Times New Roman"/>
        </w:rPr>
        <w:t xml:space="preserve"> and training dataset including </w:t>
      </w:r>
      <w:r w:rsidR="00CB2590" w:rsidRPr="00236A71">
        <w:rPr>
          <w:rFonts w:ascii="Times New Roman" w:hAnsi="Times New Roman" w:cs="Times New Roman"/>
        </w:rPr>
        <w:t xml:space="preserve">the </w:t>
      </w:r>
      <w:r w:rsidR="00EB16E4" w:rsidRPr="00236A71">
        <w:rPr>
          <w:rFonts w:ascii="Times New Roman" w:hAnsi="Times New Roman" w:cs="Times New Roman"/>
        </w:rPr>
        <w:t>DD</w:t>
      </w:r>
      <w:r w:rsidR="005D0B10" w:rsidRPr="00236A71">
        <w:rPr>
          <w:rFonts w:ascii="Times New Roman" w:hAnsi="Times New Roman" w:cs="Times New Roman"/>
        </w:rPr>
        <w:t xml:space="preserve"> and </w:t>
      </w:r>
      <w:r w:rsidR="00EB16E4" w:rsidRPr="00236A71">
        <w:rPr>
          <w:rFonts w:ascii="Times New Roman" w:hAnsi="Times New Roman" w:cs="Times New Roman"/>
        </w:rPr>
        <w:t>LL</w:t>
      </w:r>
      <w:r w:rsidR="005D0B10" w:rsidRPr="00236A71">
        <w:rPr>
          <w:rFonts w:ascii="Times New Roman" w:hAnsi="Times New Roman" w:cs="Times New Roman"/>
        </w:rPr>
        <w:t xml:space="preserve"> breeds.</w:t>
      </w:r>
    </w:p>
    <w:p w14:paraId="335A7A7F" w14:textId="18822F07" w:rsidR="00A07AD4" w:rsidRPr="00236A71" w:rsidRDefault="00966C7B" w:rsidP="00A23D71">
      <w:pPr>
        <w:jc w:val="both"/>
        <w:rPr>
          <w:rFonts w:ascii="Times New Roman" w:hAnsi="Times New Roman" w:cs="Times New Roman"/>
          <w:sz w:val="24"/>
          <w:szCs w:val="24"/>
        </w:rPr>
      </w:pPr>
      <w:r w:rsidRPr="00236A71">
        <w:rPr>
          <w:rFonts w:ascii="Times New Roman" w:hAnsi="Times New Roman" w:cs="Times New Roman"/>
          <w:sz w:val="24"/>
          <w:szCs w:val="24"/>
        </w:rPr>
        <w:t xml:space="preserve">Figure </w:t>
      </w:r>
      <w:r w:rsidR="0007507C" w:rsidRPr="00236A71">
        <w:rPr>
          <w:rFonts w:ascii="Times New Roman" w:hAnsi="Times New Roman" w:cs="Times New Roman"/>
          <w:sz w:val="24"/>
          <w:szCs w:val="24"/>
        </w:rPr>
        <w:t>4</w:t>
      </w:r>
      <w:r w:rsidRPr="00236A71">
        <w:rPr>
          <w:rFonts w:ascii="Times New Roman" w:hAnsi="Times New Roman" w:cs="Times New Roman"/>
          <w:sz w:val="24"/>
          <w:szCs w:val="24"/>
        </w:rPr>
        <w:t xml:space="preserve"> (</w:t>
      </w:r>
      <w:r w:rsidR="00324F4B" w:rsidRPr="00236A71">
        <w:rPr>
          <w:rFonts w:ascii="Times New Roman" w:hAnsi="Times New Roman" w:cs="Times New Roman"/>
          <w:sz w:val="24"/>
          <w:szCs w:val="24"/>
        </w:rPr>
        <w:t xml:space="preserve">bottom </w:t>
      </w:r>
      <w:r w:rsidRPr="00236A71">
        <w:rPr>
          <w:rFonts w:ascii="Times New Roman" w:hAnsi="Times New Roman" w:cs="Times New Roman"/>
          <w:sz w:val="24"/>
          <w:szCs w:val="24"/>
        </w:rPr>
        <w:t xml:space="preserve">panel) presents the variance decomposition across the six inferred factors, illustrating </w:t>
      </w:r>
      <w:ins w:id="117" w:author="Vourlaki, Ioanna" w:date="2026-02-24T11:18:00Z" w16du:dateUtc="2026-02-24T10:18:00Z">
        <w:r w:rsidR="008D06C5" w:rsidRPr="00236A71">
          <w:rPr>
            <w:rFonts w:ascii="Times New Roman" w:hAnsi="Times New Roman" w:cs="Times New Roman"/>
            <w:sz w:val="24"/>
            <w:szCs w:val="24"/>
          </w:rPr>
          <w:t xml:space="preserve">the amount of </w:t>
        </w:r>
      </w:ins>
      <w:del w:id="118" w:author="Vourlaki, Ioanna" w:date="2026-02-24T11:18:00Z" w16du:dateUtc="2026-02-24T10:18:00Z">
        <w:r w:rsidRPr="00236A71" w:rsidDel="008D06C5">
          <w:rPr>
            <w:rFonts w:ascii="Times New Roman" w:hAnsi="Times New Roman" w:cs="Times New Roman"/>
            <w:sz w:val="24"/>
            <w:szCs w:val="24"/>
          </w:rPr>
          <w:delText>how much</w:delText>
        </w:r>
      </w:del>
      <w:r w:rsidRPr="00236A71">
        <w:rPr>
          <w:rFonts w:ascii="Times New Roman" w:hAnsi="Times New Roman" w:cs="Times New Roman"/>
          <w:sz w:val="24"/>
          <w:szCs w:val="24"/>
        </w:rPr>
        <w:t xml:space="preserve"> variability each factor captures within each </w:t>
      </w:r>
      <w:proofErr w:type="spellStart"/>
      <w:r w:rsidRPr="00236A71">
        <w:rPr>
          <w:rFonts w:ascii="Times New Roman" w:hAnsi="Times New Roman" w:cs="Times New Roman"/>
          <w:sz w:val="24"/>
          <w:szCs w:val="24"/>
        </w:rPr>
        <w:t>omic</w:t>
      </w:r>
      <w:proofErr w:type="spellEnd"/>
      <w:r w:rsidRPr="00236A71">
        <w:rPr>
          <w:rFonts w:ascii="Times New Roman" w:hAnsi="Times New Roman" w:cs="Times New Roman"/>
          <w:sz w:val="24"/>
          <w:szCs w:val="24"/>
        </w:rPr>
        <w:t xml:space="preserve"> modality. Notably, MOFA identified six latent factors that jointly account for a substantial proportion of the total variance, consistent with the PVE observed in </w:t>
      </w:r>
      <w:r w:rsidR="00324F4B" w:rsidRPr="00236A71">
        <w:rPr>
          <w:rFonts w:ascii="Times New Roman" w:hAnsi="Times New Roman" w:cs="Times New Roman"/>
          <w:sz w:val="24"/>
          <w:szCs w:val="24"/>
        </w:rPr>
        <w:t xml:space="preserve">top </w:t>
      </w:r>
      <w:r w:rsidRPr="00236A71">
        <w:rPr>
          <w:rFonts w:ascii="Times New Roman" w:hAnsi="Times New Roman" w:cs="Times New Roman"/>
          <w:sz w:val="24"/>
          <w:szCs w:val="24"/>
        </w:rPr>
        <w:t xml:space="preserve">panel. The variance decomposition reveals that Factor 1 represents a major source of variability </w:t>
      </w:r>
      <w:r w:rsidRPr="00236A71">
        <w:rPr>
          <w:rFonts w:ascii="Times New Roman" w:hAnsi="Times New Roman" w:cs="Times New Roman"/>
          <w:sz w:val="24"/>
          <w:szCs w:val="24"/>
        </w:rPr>
        <w:lastRenderedPageBreak/>
        <w:t xml:space="preserve">shared across all </w:t>
      </w:r>
      <w:proofErr w:type="spellStart"/>
      <w:r w:rsidRPr="00236A71">
        <w:rPr>
          <w:rFonts w:ascii="Times New Roman" w:hAnsi="Times New Roman" w:cs="Times New Roman"/>
          <w:sz w:val="24"/>
          <w:szCs w:val="24"/>
        </w:rPr>
        <w:t>omic</w:t>
      </w:r>
      <w:proofErr w:type="spellEnd"/>
      <w:r w:rsidRPr="00236A71">
        <w:rPr>
          <w:rFonts w:ascii="Times New Roman" w:hAnsi="Times New Roman" w:cs="Times New Roman"/>
          <w:sz w:val="24"/>
          <w:szCs w:val="24"/>
        </w:rPr>
        <w:t xml:space="preserve"> layers, with particularly strong contributions from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xml:space="preserve"> but also evident signals in SNPs and transcripts.</w:t>
      </w:r>
      <w:r w:rsidR="00CA62AD" w:rsidRPr="00236A71">
        <w:rPr>
          <w:rFonts w:ascii="Times New Roman" w:hAnsi="Times New Roman" w:cs="Times New Roman"/>
          <w:sz w:val="24"/>
          <w:szCs w:val="24"/>
        </w:rPr>
        <w:t xml:space="preserve"> This pattern was consistently observed across all LOBO training sets (Supplementary Figure 10).</w:t>
      </w:r>
      <w:r w:rsidRPr="00236A71">
        <w:rPr>
          <w:rFonts w:ascii="Times New Roman" w:hAnsi="Times New Roman" w:cs="Times New Roman"/>
          <w:sz w:val="24"/>
          <w:szCs w:val="24"/>
        </w:rPr>
        <w:t xml:space="preserve"> In contrast, the remaining factors primarily capture transcript-specific sources of variation, highlighting the modality-specific structure learned by the model. </w:t>
      </w:r>
      <w:r w:rsidR="00DC430E" w:rsidRPr="00236A71">
        <w:rPr>
          <w:rFonts w:ascii="Times New Roman" w:hAnsi="Times New Roman" w:cs="Times New Roman"/>
          <w:sz w:val="24"/>
          <w:szCs w:val="24"/>
        </w:rPr>
        <w:t xml:space="preserve"> Next, we examined the latent factor values using MOFA’s built-in visualization functions (Figure 5). Visualization of factor values revealed a clear separation of samples by breed along Factor 1, indicating that this factor captures a strong breed-associated source of variation. The effect was most pronounced for </w:t>
      </w:r>
      <w:proofErr w:type="spellStart"/>
      <w:r w:rsidR="00DC430E" w:rsidRPr="00236A71">
        <w:rPr>
          <w:rFonts w:ascii="Times New Roman" w:hAnsi="Times New Roman" w:cs="Times New Roman"/>
          <w:sz w:val="24"/>
          <w:szCs w:val="24"/>
        </w:rPr>
        <w:t>CpGs</w:t>
      </w:r>
      <w:proofErr w:type="spellEnd"/>
      <w:r w:rsidR="00DC430E" w:rsidRPr="00236A71">
        <w:rPr>
          <w:rFonts w:ascii="Times New Roman" w:hAnsi="Times New Roman" w:cs="Times New Roman"/>
          <w:sz w:val="24"/>
          <w:szCs w:val="24"/>
        </w:rPr>
        <w:t>, while still detectable, though less dominant, for gene expression and SNPs. In contrast, most remaining factors captured variability that was largely independent of breed.</w:t>
      </w:r>
    </w:p>
    <w:p w14:paraId="3E60A85C" w14:textId="367CC0F8" w:rsidR="00332FBE" w:rsidRPr="00236A71" w:rsidRDefault="00B879DC" w:rsidP="00A23D71">
      <w:pPr>
        <w:jc w:val="both"/>
        <w:rPr>
          <w:rFonts w:ascii="Times New Roman" w:hAnsi="Times New Roman" w:cs="Times New Roman"/>
          <w:sz w:val="24"/>
          <w:szCs w:val="24"/>
        </w:rPr>
      </w:pPr>
      <w:r w:rsidRPr="00236A71">
        <w:rPr>
          <w:rFonts w:ascii="Times New Roman" w:hAnsi="Times New Roman" w:cs="Times New Roman"/>
          <w:noProof/>
          <w:sz w:val="24"/>
          <w:szCs w:val="24"/>
        </w:rPr>
        <w:drawing>
          <wp:inline distT="0" distB="0" distL="0" distR="0" wp14:anchorId="6B03C2BB" wp14:editId="19327A9E">
            <wp:extent cx="5400040" cy="2074545"/>
            <wp:effectExtent l="0" t="0" r="0" b="1905"/>
            <wp:docPr id="114503153" name="Picture 7" descr="A group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3153" name="Picture 7" descr="A group of red and blue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00040" cy="2074545"/>
                    </a:xfrm>
                    <a:prstGeom prst="rect">
                      <a:avLst/>
                    </a:prstGeom>
                  </pic:spPr>
                </pic:pic>
              </a:graphicData>
            </a:graphic>
          </wp:inline>
        </w:drawing>
      </w:r>
    </w:p>
    <w:p w14:paraId="7660FF60" w14:textId="76B1864F" w:rsidR="00D10B45" w:rsidRPr="00236A71" w:rsidRDefault="00B43BC8" w:rsidP="00293FEB">
      <w:pPr>
        <w:jc w:val="both"/>
        <w:rPr>
          <w:rFonts w:ascii="Times New Roman" w:hAnsi="Times New Roman" w:cs="Times New Roman"/>
        </w:rPr>
      </w:pPr>
      <w:r w:rsidRPr="00236A71">
        <w:rPr>
          <w:rFonts w:ascii="Times New Roman" w:hAnsi="Times New Roman" w:cs="Times New Roman"/>
        </w:rPr>
        <w:t>F</w:t>
      </w:r>
      <w:r w:rsidR="002A4718" w:rsidRPr="00236A71">
        <w:rPr>
          <w:rFonts w:ascii="Times New Roman" w:hAnsi="Times New Roman" w:cs="Times New Roman"/>
        </w:rPr>
        <w:t>i</w:t>
      </w:r>
      <w:r w:rsidRPr="00236A71">
        <w:rPr>
          <w:rFonts w:ascii="Times New Roman" w:hAnsi="Times New Roman" w:cs="Times New Roman"/>
        </w:rPr>
        <w:t xml:space="preserve">gure </w:t>
      </w:r>
      <w:r w:rsidR="00403981" w:rsidRPr="00236A71">
        <w:rPr>
          <w:rFonts w:ascii="Times New Roman" w:hAnsi="Times New Roman" w:cs="Times New Roman"/>
        </w:rPr>
        <w:t>5</w:t>
      </w:r>
      <w:r w:rsidR="005D73F9" w:rsidRPr="00236A71">
        <w:rPr>
          <w:rFonts w:ascii="Times New Roman" w:hAnsi="Times New Roman" w:cs="Times New Roman"/>
        </w:rPr>
        <w:t>:</w:t>
      </w:r>
      <w:r w:rsidR="00A07AD4" w:rsidRPr="00236A71">
        <w:rPr>
          <w:rFonts w:ascii="Times New Roman" w:hAnsi="Times New Roman" w:cs="Times New Roman"/>
        </w:rPr>
        <w:t xml:space="preserve"> </w:t>
      </w:r>
      <w:r w:rsidR="002A4718" w:rsidRPr="00236A71">
        <w:rPr>
          <w:rFonts w:ascii="Times New Roman" w:hAnsi="Times New Roman" w:cs="Times New Roman"/>
        </w:rPr>
        <w:t xml:space="preserve">Factor values for each sample, </w:t>
      </w:r>
      <w:proofErr w:type="spellStart"/>
      <w:r w:rsidR="002A4718" w:rsidRPr="00236A71">
        <w:rPr>
          <w:rFonts w:ascii="Times New Roman" w:hAnsi="Times New Roman" w:cs="Times New Roman"/>
        </w:rPr>
        <w:t>colored</w:t>
      </w:r>
      <w:proofErr w:type="spellEnd"/>
      <w:r w:rsidR="002A4718" w:rsidRPr="00236A71">
        <w:rPr>
          <w:rFonts w:ascii="Times New Roman" w:hAnsi="Times New Roman" w:cs="Times New Roman"/>
        </w:rPr>
        <w:t xml:space="preserve"> by breed. As the data were </w:t>
      </w:r>
      <w:proofErr w:type="spellStart"/>
      <w:r w:rsidR="002A4718" w:rsidRPr="00236A71">
        <w:rPr>
          <w:rFonts w:ascii="Times New Roman" w:hAnsi="Times New Roman" w:cs="Times New Roman"/>
        </w:rPr>
        <w:t>centered</w:t>
      </w:r>
      <w:proofErr w:type="spellEnd"/>
      <w:r w:rsidR="002A4718" w:rsidRPr="00236A71">
        <w:rPr>
          <w:rFonts w:ascii="Times New Roman" w:hAnsi="Times New Roman" w:cs="Times New Roman"/>
        </w:rPr>
        <w:t xml:space="preserve"> prior to running MOFA, each factor places samples along a one-dimensional axis </w:t>
      </w:r>
      <w:proofErr w:type="spellStart"/>
      <w:r w:rsidR="002A4718" w:rsidRPr="00236A71">
        <w:rPr>
          <w:rFonts w:ascii="Times New Roman" w:hAnsi="Times New Roman" w:cs="Times New Roman"/>
        </w:rPr>
        <w:t>centered</w:t>
      </w:r>
      <w:proofErr w:type="spellEnd"/>
      <w:r w:rsidR="002A4718" w:rsidRPr="00236A71">
        <w:rPr>
          <w:rFonts w:ascii="Times New Roman" w:hAnsi="Times New Roman" w:cs="Times New Roman"/>
        </w:rPr>
        <w:t xml:space="preserve"> at zero. Samples with different signs reflect opposite phenotypes along the inferred axis of variation, with higher absolute values indicating a stronger effect. Results correspond to the LOBO strategy and the training dataset, including LL and DD breeds.</w:t>
      </w:r>
    </w:p>
    <w:p w14:paraId="49C6A741" w14:textId="77777777" w:rsidR="006C0C0B" w:rsidRPr="00236A71" w:rsidRDefault="006C0C0B" w:rsidP="00293FEB">
      <w:pPr>
        <w:jc w:val="both"/>
        <w:rPr>
          <w:rFonts w:ascii="Times New Roman" w:hAnsi="Times New Roman" w:cs="Times New Roman"/>
        </w:rPr>
      </w:pPr>
    </w:p>
    <w:p w14:paraId="38277ED7" w14:textId="77777777" w:rsidR="00373584" w:rsidRPr="00236A71" w:rsidRDefault="00373584" w:rsidP="00293FEB">
      <w:pPr>
        <w:jc w:val="both"/>
        <w:rPr>
          <w:rFonts w:ascii="Times New Roman" w:hAnsi="Times New Roman" w:cs="Times New Roman"/>
          <w:b/>
          <w:bCs/>
          <w:i/>
          <w:iCs/>
          <w:sz w:val="28"/>
          <w:szCs w:val="28"/>
        </w:rPr>
      </w:pPr>
      <w:r w:rsidRPr="00236A71">
        <w:rPr>
          <w:rFonts w:ascii="Times New Roman" w:hAnsi="Times New Roman" w:cs="Times New Roman"/>
          <w:b/>
          <w:bCs/>
          <w:i/>
          <w:iCs/>
          <w:sz w:val="28"/>
          <w:szCs w:val="28"/>
        </w:rPr>
        <w:t>Prediction Performance Using MOFA-Selected Features</w:t>
      </w:r>
    </w:p>
    <w:p w14:paraId="344EC246" w14:textId="345A8750" w:rsidR="000410D5" w:rsidRPr="00236A71" w:rsidRDefault="00780069" w:rsidP="00293FEB">
      <w:pPr>
        <w:jc w:val="both"/>
        <w:rPr>
          <w:rFonts w:ascii="Times New Roman" w:hAnsi="Times New Roman" w:cs="Times New Roman"/>
          <w:sz w:val="24"/>
          <w:szCs w:val="24"/>
        </w:rPr>
      </w:pPr>
      <w:r w:rsidRPr="00236A71">
        <w:rPr>
          <w:rFonts w:ascii="Times New Roman" w:hAnsi="Times New Roman" w:cs="Times New Roman"/>
          <w:sz w:val="24"/>
          <w:szCs w:val="24"/>
        </w:rPr>
        <w:t>MOFA was applied separately to each of the three training sets corresponding to the LOBO strategy. For each run, a distinct feature subset derived from MOFA Factor 1 was used for prediction</w:t>
      </w:r>
      <w:r w:rsidR="00BE7428" w:rsidRPr="00236A71">
        <w:rPr>
          <w:rFonts w:ascii="Times New Roman" w:hAnsi="Times New Roman" w:cs="Times New Roman"/>
          <w:sz w:val="24"/>
          <w:szCs w:val="24"/>
        </w:rPr>
        <w:t xml:space="preserve">. </w:t>
      </w:r>
      <w:commentRangeStart w:id="119"/>
      <w:r w:rsidR="00B07BBD" w:rsidRPr="00236A71">
        <w:rPr>
          <w:rFonts w:ascii="Times New Roman" w:hAnsi="Times New Roman" w:cs="Times New Roman"/>
          <w:sz w:val="24"/>
          <w:szCs w:val="24"/>
        </w:rPr>
        <w:t xml:space="preserve">As </w:t>
      </w:r>
      <w:ins w:id="120" w:author="Vourlaki, Ioanna" w:date="2026-02-24T11:18:00Z" w16du:dateUtc="2026-02-24T10:18:00Z">
        <w:r w:rsidR="00FC0B9B" w:rsidRPr="00236A71">
          <w:rPr>
            <w:rFonts w:ascii="Times New Roman" w:hAnsi="Times New Roman" w:cs="Times New Roman"/>
            <w:sz w:val="24"/>
            <w:szCs w:val="24"/>
          </w:rPr>
          <w:t xml:space="preserve">shown in </w:t>
        </w:r>
      </w:ins>
      <w:r w:rsidR="00B07BBD" w:rsidRPr="00236A71">
        <w:rPr>
          <w:rFonts w:ascii="Times New Roman" w:hAnsi="Times New Roman" w:cs="Times New Roman"/>
          <w:sz w:val="24"/>
          <w:szCs w:val="24"/>
        </w:rPr>
        <w:t>Figure 6</w:t>
      </w:r>
      <w:del w:id="121" w:author="Vourlaki, Ioanna" w:date="2026-02-24T11:18:00Z" w16du:dateUtc="2026-02-24T10:18:00Z">
        <w:r w:rsidR="00B07BBD" w:rsidRPr="00236A71" w:rsidDel="00FC0B9B">
          <w:rPr>
            <w:rFonts w:ascii="Times New Roman" w:hAnsi="Times New Roman" w:cs="Times New Roman"/>
            <w:sz w:val="24"/>
            <w:szCs w:val="24"/>
          </w:rPr>
          <w:delText xml:space="preserve"> shows</w:delText>
        </w:r>
      </w:del>
      <w:commentRangeEnd w:id="119"/>
      <w:r w:rsidR="00D64174" w:rsidRPr="00236A71">
        <w:rPr>
          <w:rStyle w:val="CommentReference"/>
          <w:rFonts w:ascii="Times New Roman" w:hAnsi="Times New Roman" w:cs="Times New Roman"/>
          <w:sz w:val="24"/>
          <w:szCs w:val="24"/>
        </w:rPr>
        <w:commentReference w:id="119"/>
      </w:r>
      <w:r w:rsidR="00B07BBD" w:rsidRPr="00236A71">
        <w:rPr>
          <w:rFonts w:ascii="Times New Roman" w:hAnsi="Times New Roman" w:cs="Times New Roman"/>
          <w:sz w:val="24"/>
          <w:szCs w:val="24"/>
        </w:rPr>
        <w:t xml:space="preserve">, RFI is the best predicted trait, reaching a median correlation of 0.63 for the LL breed when 5,000 features per </w:t>
      </w:r>
      <w:proofErr w:type="spellStart"/>
      <w:r w:rsidR="00B07BBD" w:rsidRPr="00236A71">
        <w:rPr>
          <w:rFonts w:ascii="Times New Roman" w:hAnsi="Times New Roman" w:cs="Times New Roman"/>
          <w:sz w:val="24"/>
          <w:szCs w:val="24"/>
        </w:rPr>
        <w:t>omic</w:t>
      </w:r>
      <w:proofErr w:type="spellEnd"/>
      <w:r w:rsidR="00B07BBD" w:rsidRPr="00236A71">
        <w:rPr>
          <w:rFonts w:ascii="Times New Roman" w:hAnsi="Times New Roman" w:cs="Times New Roman"/>
          <w:sz w:val="24"/>
          <w:szCs w:val="24"/>
        </w:rPr>
        <w:t xml:space="preserve"> were used. BFT also showed its highest predictability for LL, with a median correlation of 0.36 at the same subset size, although the performance using 3,000 features is very similar for both traits. For ADG, the best prediction was observed using 1,000 features for LL, with a median correlation of 0.33. </w:t>
      </w:r>
      <w:r w:rsidR="00A622D5" w:rsidRPr="00236A71">
        <w:rPr>
          <w:rFonts w:ascii="Times New Roman" w:hAnsi="Times New Roman" w:cs="Times New Roman"/>
          <w:sz w:val="24"/>
          <w:szCs w:val="24"/>
        </w:rPr>
        <w:t>Prediction accuracy increased with larger feature subsets, with diminishing gains beyond 3,000</w:t>
      </w:r>
      <w:r w:rsidR="000F1ABC" w:rsidRPr="00236A71">
        <w:rPr>
          <w:rFonts w:ascii="Times New Roman" w:hAnsi="Times New Roman" w:cs="Times New Roman"/>
          <w:sz w:val="24"/>
          <w:szCs w:val="24"/>
        </w:rPr>
        <w:t>-</w:t>
      </w:r>
      <w:r w:rsidR="00A622D5" w:rsidRPr="00236A71">
        <w:rPr>
          <w:rFonts w:ascii="Times New Roman" w:hAnsi="Times New Roman" w:cs="Times New Roman"/>
          <w:sz w:val="24"/>
          <w:szCs w:val="24"/>
        </w:rPr>
        <w:t xml:space="preserve">5,000 features. </w:t>
      </w:r>
      <w:commentRangeStart w:id="122"/>
      <w:commentRangeStart w:id="123"/>
      <w:r w:rsidR="00A622D5" w:rsidRPr="00236A71">
        <w:rPr>
          <w:rFonts w:ascii="Times New Roman" w:hAnsi="Times New Roman" w:cs="Times New Roman"/>
          <w:sz w:val="24"/>
          <w:szCs w:val="24"/>
        </w:rPr>
        <w:t>Overall, MOFA-based feature selection improved prediction compared with</w:t>
      </w:r>
      <w:r w:rsidR="0090072F" w:rsidRPr="00236A71">
        <w:rPr>
          <w:rFonts w:ascii="Times New Roman" w:hAnsi="Times New Roman" w:cs="Times New Roman"/>
          <w:sz w:val="24"/>
          <w:szCs w:val="24"/>
        </w:rPr>
        <w:t xml:space="preserve"> </w:t>
      </w:r>
      <w:r w:rsidR="00765944" w:rsidRPr="00236A71">
        <w:rPr>
          <w:rFonts w:ascii="Times New Roman" w:hAnsi="Times New Roman" w:cs="Times New Roman"/>
          <w:sz w:val="24"/>
          <w:szCs w:val="24"/>
        </w:rPr>
        <w:t>PCA-based inputs</w:t>
      </w:r>
      <w:ins w:id="124" w:author="Vourlaki, Ioanna" w:date="2026-02-24T09:47:00Z" w16du:dateUtc="2026-02-24T08:47:00Z">
        <w:r w:rsidR="001B1CF1" w:rsidRPr="00236A71">
          <w:rPr>
            <w:rFonts w:ascii="Times New Roman" w:hAnsi="Times New Roman" w:cs="Times New Roman"/>
            <w:sz w:val="24"/>
            <w:szCs w:val="24"/>
          </w:rPr>
          <w:t xml:space="preserve"> (</w:t>
        </w:r>
      </w:ins>
      <w:ins w:id="125" w:author="Vourlaki, Ioanna" w:date="2026-02-24T09:48:00Z" w16du:dateUtc="2026-02-24T08:48:00Z">
        <w:r w:rsidR="005205E4" w:rsidRPr="00236A71">
          <w:rPr>
            <w:rFonts w:ascii="Times New Roman" w:hAnsi="Times New Roman" w:cs="Times New Roman"/>
            <w:sz w:val="24"/>
            <w:szCs w:val="24"/>
          </w:rPr>
          <w:t>Figure 2, orange bars)</w:t>
        </w:r>
      </w:ins>
      <w:r w:rsidR="00765944" w:rsidRPr="00236A71">
        <w:rPr>
          <w:rFonts w:ascii="Times New Roman" w:hAnsi="Times New Roman" w:cs="Times New Roman"/>
          <w:sz w:val="24"/>
          <w:szCs w:val="24"/>
        </w:rPr>
        <w:t xml:space="preserve">, </w:t>
      </w:r>
      <w:r w:rsidR="00A622D5" w:rsidRPr="00236A71">
        <w:rPr>
          <w:rFonts w:ascii="Times New Roman" w:hAnsi="Times New Roman" w:cs="Times New Roman"/>
          <w:sz w:val="24"/>
          <w:szCs w:val="24"/>
        </w:rPr>
        <w:t>variance-filtered and all-feature inputs</w:t>
      </w:r>
      <w:ins w:id="126" w:author="Vourlaki, Ioanna" w:date="2026-02-24T09:48:00Z" w16du:dateUtc="2026-02-24T08:48:00Z">
        <w:r w:rsidR="005205E4" w:rsidRPr="00236A71">
          <w:rPr>
            <w:rFonts w:ascii="Times New Roman" w:hAnsi="Times New Roman" w:cs="Times New Roman"/>
            <w:sz w:val="24"/>
            <w:szCs w:val="24"/>
          </w:rPr>
          <w:t xml:space="preserve"> (Figure 3)</w:t>
        </w:r>
      </w:ins>
      <w:r w:rsidR="00F646FB" w:rsidRPr="00236A71">
        <w:rPr>
          <w:rFonts w:ascii="Times New Roman" w:hAnsi="Times New Roman" w:cs="Times New Roman"/>
          <w:sz w:val="24"/>
          <w:szCs w:val="24"/>
        </w:rPr>
        <w:t>.</w:t>
      </w:r>
      <w:commentRangeEnd w:id="122"/>
      <w:r w:rsidR="00B40B45" w:rsidRPr="00236A71">
        <w:rPr>
          <w:rStyle w:val="CommentReference"/>
          <w:rFonts w:ascii="Times New Roman" w:hAnsi="Times New Roman" w:cs="Times New Roman"/>
          <w:sz w:val="24"/>
          <w:szCs w:val="24"/>
        </w:rPr>
        <w:commentReference w:id="122"/>
      </w:r>
      <w:commentRangeEnd w:id="123"/>
      <w:r w:rsidR="00E3031D" w:rsidRPr="00236A71">
        <w:rPr>
          <w:rStyle w:val="CommentReference"/>
          <w:rFonts w:ascii="Times New Roman" w:hAnsi="Times New Roman" w:cs="Times New Roman"/>
          <w:sz w:val="24"/>
          <w:szCs w:val="24"/>
        </w:rPr>
        <w:commentReference w:id="123"/>
      </w:r>
    </w:p>
    <w:p w14:paraId="20E71C39" w14:textId="3C45B22A" w:rsidR="00396C26" w:rsidRPr="00236A71" w:rsidRDefault="00D43D6E" w:rsidP="00293FEB">
      <w:pPr>
        <w:jc w:val="both"/>
        <w:rPr>
          <w:rFonts w:ascii="Times New Roman" w:hAnsi="Times New Roman" w:cs="Times New Roman"/>
          <w:b/>
          <w:bCs/>
          <w:sz w:val="24"/>
          <w:szCs w:val="24"/>
        </w:rPr>
      </w:pPr>
      <w:r w:rsidRPr="00236A71">
        <w:rPr>
          <w:rFonts w:ascii="Times New Roman" w:hAnsi="Times New Roman" w:cs="Times New Roman"/>
          <w:b/>
          <w:bCs/>
          <w:noProof/>
          <w:sz w:val="24"/>
          <w:szCs w:val="24"/>
        </w:rPr>
        <w:lastRenderedPageBreak/>
        <w:drawing>
          <wp:inline distT="0" distB="0" distL="0" distR="0" wp14:anchorId="58D0CB33" wp14:editId="5E16BECA">
            <wp:extent cx="5400040" cy="3012440"/>
            <wp:effectExtent l="0" t="0" r="0" b="0"/>
            <wp:docPr id="2076792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2786" name="Picture 20767927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12440"/>
                    </a:xfrm>
                    <a:prstGeom prst="rect">
                      <a:avLst/>
                    </a:prstGeom>
                  </pic:spPr>
                </pic:pic>
              </a:graphicData>
            </a:graphic>
          </wp:inline>
        </w:drawing>
      </w:r>
    </w:p>
    <w:p w14:paraId="50AB858C" w14:textId="627BA07E" w:rsidR="006A69D4" w:rsidRPr="00236A71" w:rsidRDefault="00A12E9D" w:rsidP="006A69D4">
      <w:pPr>
        <w:jc w:val="both"/>
        <w:rPr>
          <w:rFonts w:ascii="Times New Roman" w:hAnsi="Times New Roman" w:cs="Times New Roman"/>
        </w:rPr>
      </w:pPr>
      <w:r w:rsidRPr="00236A71">
        <w:rPr>
          <w:rFonts w:ascii="Times New Roman" w:hAnsi="Times New Roman" w:cs="Times New Roman"/>
        </w:rPr>
        <w:t>Figure</w:t>
      </w:r>
      <w:r w:rsidR="006A69D4" w:rsidRPr="00236A71">
        <w:rPr>
          <w:rFonts w:ascii="Times New Roman" w:hAnsi="Times New Roman" w:cs="Times New Roman"/>
        </w:rPr>
        <w:t xml:space="preserve"> </w:t>
      </w:r>
      <w:r w:rsidR="006A577B" w:rsidRPr="00236A71">
        <w:rPr>
          <w:rFonts w:ascii="Times New Roman" w:hAnsi="Times New Roman" w:cs="Times New Roman"/>
        </w:rPr>
        <w:t>6</w:t>
      </w:r>
      <w:r w:rsidR="006A69D4" w:rsidRPr="00236A71">
        <w:rPr>
          <w:rFonts w:ascii="Times New Roman" w:hAnsi="Times New Roman" w:cs="Times New Roman"/>
        </w:rPr>
        <w:t xml:space="preserve">: </w:t>
      </w:r>
      <w:r w:rsidRPr="00236A71">
        <w:rPr>
          <w:rFonts w:ascii="Times New Roman" w:hAnsi="Times New Roman" w:cs="Times New Roman"/>
        </w:rPr>
        <w:t xml:space="preserve"> </w:t>
      </w:r>
      <w:r w:rsidR="00176B13" w:rsidRPr="00236A71">
        <w:rPr>
          <w:rFonts w:ascii="Times New Roman" w:hAnsi="Times New Roman" w:cs="Times New Roman"/>
        </w:rPr>
        <w:t>Comparison of prediction performance using different MOFA-selected feature</w:t>
      </w:r>
      <w:r w:rsidR="003C0DA9" w:rsidRPr="00236A71">
        <w:rPr>
          <w:rFonts w:ascii="Times New Roman" w:hAnsi="Times New Roman" w:cs="Times New Roman"/>
        </w:rPr>
        <w:t>s</w:t>
      </w:r>
      <w:r w:rsidR="003543A5" w:rsidRPr="00236A71">
        <w:rPr>
          <w:rFonts w:ascii="Times New Roman" w:hAnsi="Times New Roman" w:cs="Times New Roman"/>
        </w:rPr>
        <w:t xml:space="preserve"> for each </w:t>
      </w:r>
      <w:proofErr w:type="spellStart"/>
      <w:r w:rsidR="003543A5" w:rsidRPr="00236A71">
        <w:rPr>
          <w:rFonts w:ascii="Times New Roman" w:hAnsi="Times New Roman" w:cs="Times New Roman"/>
        </w:rPr>
        <w:t>omic</w:t>
      </w:r>
      <w:proofErr w:type="spellEnd"/>
      <w:r w:rsidR="003C0DA9" w:rsidRPr="00236A71">
        <w:rPr>
          <w:rFonts w:ascii="Times New Roman" w:hAnsi="Times New Roman" w:cs="Times New Roman"/>
        </w:rPr>
        <w:t xml:space="preserve">. The color-coded bars represent </w:t>
      </w:r>
      <w:r w:rsidR="003543A5" w:rsidRPr="00236A71">
        <w:rPr>
          <w:rFonts w:ascii="Times New Roman" w:hAnsi="Times New Roman" w:cs="Times New Roman"/>
        </w:rPr>
        <w:t>the selected</w:t>
      </w:r>
      <w:r w:rsidR="003C0DA9" w:rsidRPr="00236A71">
        <w:rPr>
          <w:rFonts w:ascii="Times New Roman" w:hAnsi="Times New Roman" w:cs="Times New Roman"/>
        </w:rPr>
        <w:t xml:space="preserve"> subset sizes (10, 100, 200, 500, 1000, 3000, 5000). </w:t>
      </w:r>
      <w:r w:rsidR="00176B13" w:rsidRPr="00236A71">
        <w:rPr>
          <w:rFonts w:ascii="Times New Roman" w:hAnsi="Times New Roman" w:cs="Times New Roman"/>
        </w:rPr>
        <w:t>For MOFA input, 11,900 SNPs, 14,293 transcripts, and 14,492 CpG sites were used</w:t>
      </w:r>
      <w:r w:rsidR="004E65C2" w:rsidRPr="00236A71">
        <w:rPr>
          <w:rFonts w:ascii="Times New Roman" w:hAnsi="Times New Roman" w:cs="Times New Roman"/>
        </w:rPr>
        <w:t>.</w:t>
      </w:r>
      <w:r w:rsidR="00D6253D" w:rsidRPr="00236A71">
        <w:rPr>
          <w:rFonts w:ascii="Times New Roman" w:hAnsi="Times New Roman" w:cs="Times New Roman"/>
        </w:rPr>
        <w:t xml:space="preserve"> </w:t>
      </w:r>
      <w:commentRangeStart w:id="127"/>
      <w:commentRangeStart w:id="128"/>
      <w:r w:rsidR="00D6253D" w:rsidRPr="00236A71">
        <w:rPr>
          <w:rFonts w:ascii="Times New Roman" w:hAnsi="Times New Roman" w:cs="Times New Roman"/>
        </w:rPr>
        <w:t>Results correspond to LOBO strategy</w:t>
      </w:r>
      <w:r w:rsidR="006E40C7" w:rsidRPr="00236A71">
        <w:rPr>
          <w:rFonts w:ascii="Times New Roman" w:hAnsi="Times New Roman" w:cs="Times New Roman"/>
        </w:rPr>
        <w:t xml:space="preserve">. </w:t>
      </w:r>
      <w:commentRangeEnd w:id="127"/>
      <w:r w:rsidR="008616A1" w:rsidRPr="00236A71">
        <w:rPr>
          <w:rStyle w:val="CommentReference"/>
          <w:rFonts w:ascii="Times New Roman" w:hAnsi="Times New Roman" w:cs="Times New Roman"/>
          <w:sz w:val="22"/>
          <w:szCs w:val="22"/>
        </w:rPr>
        <w:commentReference w:id="127"/>
      </w:r>
      <w:commentRangeEnd w:id="128"/>
      <w:r w:rsidR="00E67D20" w:rsidRPr="00236A71">
        <w:rPr>
          <w:rStyle w:val="CommentReference"/>
          <w:rFonts w:ascii="Times New Roman" w:hAnsi="Times New Roman" w:cs="Times New Roman"/>
          <w:sz w:val="22"/>
          <w:szCs w:val="22"/>
        </w:rPr>
        <w:commentReference w:id="128"/>
      </w:r>
      <w:r w:rsidR="008616A1" w:rsidRPr="00236A71">
        <w:rPr>
          <w:rFonts w:ascii="Times New Roman" w:hAnsi="Times New Roman" w:cs="Times New Roman"/>
        </w:rPr>
        <w:t>Bars represent the median correlation values from three independent runs with different initializations, and the vertical lines indicate the minimum and maximum correlation values.</w:t>
      </w:r>
    </w:p>
    <w:p w14:paraId="67D0C9F6" w14:textId="77777777" w:rsidR="00924F26" w:rsidRPr="00236A71" w:rsidRDefault="00924F26" w:rsidP="00293FEB">
      <w:pPr>
        <w:jc w:val="both"/>
        <w:rPr>
          <w:rFonts w:ascii="Times New Roman" w:hAnsi="Times New Roman" w:cs="Times New Roman"/>
          <w:sz w:val="24"/>
          <w:szCs w:val="24"/>
        </w:rPr>
      </w:pPr>
    </w:p>
    <w:p w14:paraId="4E89F8BF" w14:textId="64EA3874" w:rsidR="006B32C4" w:rsidRPr="00236A71" w:rsidRDefault="00373584" w:rsidP="00293FEB">
      <w:pPr>
        <w:jc w:val="both"/>
        <w:rPr>
          <w:rFonts w:ascii="Times New Roman" w:hAnsi="Times New Roman" w:cs="Times New Roman"/>
          <w:sz w:val="24"/>
          <w:szCs w:val="24"/>
        </w:rPr>
      </w:pPr>
      <w:r w:rsidRPr="00236A71">
        <w:rPr>
          <w:rFonts w:ascii="Times New Roman" w:hAnsi="Times New Roman" w:cs="Times New Roman"/>
          <w:b/>
          <w:bCs/>
          <w:sz w:val="28"/>
          <w:szCs w:val="28"/>
        </w:rPr>
        <w:t>Supervised Feature Selection Using PLS</w:t>
      </w:r>
    </w:p>
    <w:p w14:paraId="3248700F" w14:textId="77777777" w:rsidR="006B32C4" w:rsidRPr="00236A71" w:rsidRDefault="006B32C4" w:rsidP="00293FEB">
      <w:pPr>
        <w:jc w:val="both"/>
        <w:rPr>
          <w:rFonts w:ascii="Times New Roman" w:hAnsi="Times New Roman" w:cs="Times New Roman"/>
          <w:sz w:val="24"/>
          <w:szCs w:val="24"/>
        </w:rPr>
      </w:pPr>
    </w:p>
    <w:p w14:paraId="005E185B" w14:textId="08BB330D" w:rsidR="00924F26" w:rsidRPr="00236A71" w:rsidRDefault="00DF51A5" w:rsidP="00293FEB">
      <w:pPr>
        <w:jc w:val="both"/>
        <w:rPr>
          <w:rFonts w:ascii="Times New Roman" w:hAnsi="Times New Roman" w:cs="Times New Roman"/>
          <w:sz w:val="24"/>
          <w:szCs w:val="24"/>
        </w:rPr>
      </w:pPr>
      <w:r w:rsidRPr="00236A71">
        <w:rPr>
          <w:rFonts w:ascii="Times New Roman" w:hAnsi="Times New Roman" w:cs="Times New Roman"/>
          <w:noProof/>
          <w:sz w:val="24"/>
          <w:szCs w:val="24"/>
        </w:rPr>
        <w:drawing>
          <wp:inline distT="0" distB="0" distL="0" distR="0" wp14:anchorId="10A22A34" wp14:editId="0A0788C6">
            <wp:extent cx="5400040" cy="3057525"/>
            <wp:effectExtent l="0" t="0" r="0" b="9525"/>
            <wp:docPr id="914133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33128" name="Picture 9141331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57525"/>
                    </a:xfrm>
                    <a:prstGeom prst="rect">
                      <a:avLst/>
                    </a:prstGeom>
                  </pic:spPr>
                </pic:pic>
              </a:graphicData>
            </a:graphic>
          </wp:inline>
        </w:drawing>
      </w:r>
    </w:p>
    <w:p w14:paraId="0C7B8C6E" w14:textId="47C3B15C" w:rsidR="008616A1" w:rsidRPr="00236A71" w:rsidRDefault="00E55273" w:rsidP="008616A1">
      <w:pPr>
        <w:jc w:val="both"/>
        <w:rPr>
          <w:rFonts w:ascii="Times New Roman" w:hAnsi="Times New Roman" w:cs="Times New Roman"/>
        </w:rPr>
      </w:pPr>
      <w:commentRangeStart w:id="129"/>
      <w:commentRangeStart w:id="130"/>
      <w:r w:rsidRPr="00236A71">
        <w:rPr>
          <w:rFonts w:ascii="Times New Roman" w:hAnsi="Times New Roman" w:cs="Times New Roman"/>
        </w:rPr>
        <w:t xml:space="preserve">Figure </w:t>
      </w:r>
      <w:r w:rsidR="00C12B1B" w:rsidRPr="00236A71">
        <w:rPr>
          <w:rFonts w:ascii="Times New Roman" w:hAnsi="Times New Roman" w:cs="Times New Roman"/>
        </w:rPr>
        <w:t>7</w:t>
      </w:r>
      <w:r w:rsidRPr="00236A71">
        <w:rPr>
          <w:rFonts w:ascii="Times New Roman" w:hAnsi="Times New Roman" w:cs="Times New Roman"/>
        </w:rPr>
        <w:t xml:space="preserve">:  Comparison of prediction performance using different PLS-selected features for each </w:t>
      </w:r>
      <w:proofErr w:type="spellStart"/>
      <w:r w:rsidRPr="00236A71">
        <w:rPr>
          <w:rFonts w:ascii="Times New Roman" w:hAnsi="Times New Roman" w:cs="Times New Roman"/>
        </w:rPr>
        <w:t>omic</w:t>
      </w:r>
      <w:proofErr w:type="spellEnd"/>
      <w:r w:rsidRPr="00236A71">
        <w:rPr>
          <w:rFonts w:ascii="Times New Roman" w:hAnsi="Times New Roman" w:cs="Times New Roman"/>
        </w:rPr>
        <w:t>. The</w:t>
      </w:r>
      <w:commentRangeEnd w:id="129"/>
      <w:r w:rsidR="007168A0" w:rsidRPr="00236A71">
        <w:rPr>
          <w:rStyle w:val="CommentReference"/>
          <w:rFonts w:ascii="Times New Roman" w:hAnsi="Times New Roman" w:cs="Times New Roman"/>
          <w:sz w:val="22"/>
          <w:szCs w:val="22"/>
        </w:rPr>
        <w:commentReference w:id="129"/>
      </w:r>
      <w:commentRangeEnd w:id="130"/>
      <w:r w:rsidR="007168A0" w:rsidRPr="00236A71">
        <w:rPr>
          <w:rStyle w:val="CommentReference"/>
          <w:rFonts w:ascii="Times New Roman" w:hAnsi="Times New Roman" w:cs="Times New Roman"/>
          <w:sz w:val="22"/>
          <w:szCs w:val="22"/>
        </w:rPr>
        <w:commentReference w:id="130"/>
      </w:r>
      <w:r w:rsidRPr="00236A71">
        <w:rPr>
          <w:rFonts w:ascii="Times New Roman" w:hAnsi="Times New Roman" w:cs="Times New Roman"/>
        </w:rPr>
        <w:t xml:space="preserve"> color-coded bars represent the selected subset sizes (10, 100, 200, 500, 1000, 3000, </w:t>
      </w:r>
      <w:r w:rsidR="0093201B" w:rsidRPr="00236A71">
        <w:rPr>
          <w:rFonts w:ascii="Times New Roman" w:hAnsi="Times New Roman" w:cs="Times New Roman"/>
        </w:rPr>
        <w:t xml:space="preserve">and </w:t>
      </w:r>
      <w:r w:rsidRPr="00236A71">
        <w:rPr>
          <w:rFonts w:ascii="Times New Roman" w:hAnsi="Times New Roman" w:cs="Times New Roman"/>
        </w:rPr>
        <w:t xml:space="preserve">5000). For </w:t>
      </w:r>
      <w:r w:rsidR="0093201B" w:rsidRPr="00236A71">
        <w:rPr>
          <w:rFonts w:ascii="Times New Roman" w:hAnsi="Times New Roman" w:cs="Times New Roman"/>
        </w:rPr>
        <w:t xml:space="preserve">the </w:t>
      </w:r>
      <w:r w:rsidR="00D2721F" w:rsidRPr="00236A71">
        <w:rPr>
          <w:rFonts w:ascii="Times New Roman" w:hAnsi="Times New Roman" w:cs="Times New Roman"/>
        </w:rPr>
        <w:t>PLS</w:t>
      </w:r>
      <w:r w:rsidRPr="00236A71">
        <w:rPr>
          <w:rFonts w:ascii="Times New Roman" w:hAnsi="Times New Roman" w:cs="Times New Roman"/>
        </w:rPr>
        <w:t xml:space="preserve"> input, 11,900 SNPs, 14,293 transcripts, and 14,492 CpG sites were used.</w:t>
      </w:r>
      <w:r w:rsidR="008616A1" w:rsidRPr="00236A71">
        <w:rPr>
          <w:rFonts w:ascii="Times New Roman" w:hAnsi="Times New Roman" w:cs="Times New Roman"/>
        </w:rPr>
        <w:t xml:space="preserve"> </w:t>
      </w:r>
      <w:commentRangeStart w:id="131"/>
      <w:commentRangeStart w:id="132"/>
      <w:r w:rsidR="008616A1" w:rsidRPr="00236A71">
        <w:rPr>
          <w:rFonts w:ascii="Times New Roman" w:hAnsi="Times New Roman" w:cs="Times New Roman"/>
        </w:rPr>
        <w:lastRenderedPageBreak/>
        <w:t xml:space="preserve">Results correspond to LOBO strategy. </w:t>
      </w:r>
      <w:commentRangeEnd w:id="131"/>
      <w:r w:rsidR="008616A1" w:rsidRPr="00236A71">
        <w:rPr>
          <w:rStyle w:val="CommentReference"/>
          <w:rFonts w:ascii="Times New Roman" w:hAnsi="Times New Roman" w:cs="Times New Roman"/>
          <w:sz w:val="22"/>
          <w:szCs w:val="22"/>
        </w:rPr>
        <w:commentReference w:id="131"/>
      </w:r>
      <w:commentRangeEnd w:id="132"/>
      <w:r w:rsidR="00E67D20" w:rsidRPr="00236A71">
        <w:rPr>
          <w:rStyle w:val="CommentReference"/>
          <w:rFonts w:ascii="Times New Roman" w:hAnsi="Times New Roman" w:cs="Times New Roman"/>
          <w:sz w:val="22"/>
          <w:szCs w:val="22"/>
        </w:rPr>
        <w:commentReference w:id="132"/>
      </w:r>
      <w:r w:rsidR="008616A1" w:rsidRPr="00236A71">
        <w:rPr>
          <w:rFonts w:ascii="Times New Roman" w:hAnsi="Times New Roman" w:cs="Times New Roman"/>
        </w:rPr>
        <w:t>Bars represent the median correlation values from three independent runs with different initializations, and the vertical lines indicate the minimum and maximum correlation values.</w:t>
      </w:r>
    </w:p>
    <w:p w14:paraId="4770384F" w14:textId="7AC721E9" w:rsidR="00E55273" w:rsidRPr="00236A71" w:rsidRDefault="00E55273" w:rsidP="00E55273">
      <w:pPr>
        <w:jc w:val="both"/>
        <w:rPr>
          <w:rFonts w:ascii="Times New Roman" w:hAnsi="Times New Roman" w:cs="Times New Roman"/>
        </w:rPr>
      </w:pPr>
    </w:p>
    <w:p w14:paraId="2E993AC4" w14:textId="77777777" w:rsidR="00E55273" w:rsidRPr="00236A71" w:rsidRDefault="00E55273" w:rsidP="00293FEB">
      <w:pPr>
        <w:jc w:val="both"/>
        <w:rPr>
          <w:rFonts w:ascii="Times New Roman" w:hAnsi="Times New Roman" w:cs="Times New Roman"/>
          <w:sz w:val="24"/>
          <w:szCs w:val="24"/>
        </w:rPr>
      </w:pPr>
    </w:p>
    <w:p w14:paraId="2D0832A6" w14:textId="48416048" w:rsidR="00FC5EF3" w:rsidRPr="00236A71" w:rsidRDefault="003C4AEE" w:rsidP="00FC5EF3">
      <w:pPr>
        <w:jc w:val="both"/>
        <w:rPr>
          <w:rFonts w:ascii="Times New Roman" w:hAnsi="Times New Roman" w:cs="Times New Roman"/>
          <w:sz w:val="24"/>
          <w:szCs w:val="24"/>
        </w:rPr>
      </w:pPr>
      <w:r w:rsidRPr="00236A71">
        <w:rPr>
          <w:rFonts w:ascii="Times New Roman" w:hAnsi="Times New Roman" w:cs="Times New Roman"/>
          <w:sz w:val="24"/>
          <w:szCs w:val="24"/>
        </w:rPr>
        <w:t>PLS-based feature selection consistently yielded the highest prediction accuracies across all traits and breeds (Figure 7)</w:t>
      </w:r>
      <w:r w:rsidR="00FC5EF3" w:rsidRPr="00236A71">
        <w:rPr>
          <w:rFonts w:ascii="Times New Roman" w:hAnsi="Times New Roman" w:cs="Times New Roman"/>
          <w:sz w:val="24"/>
          <w:szCs w:val="24"/>
        </w:rPr>
        <w:t xml:space="preserve">. Among all traits, RFI remained the </w:t>
      </w:r>
      <w:r w:rsidR="00FD251D" w:rsidRPr="00236A71">
        <w:rPr>
          <w:rFonts w:ascii="Times New Roman" w:hAnsi="Times New Roman" w:cs="Times New Roman"/>
          <w:sz w:val="24"/>
          <w:szCs w:val="24"/>
        </w:rPr>
        <w:t>most predictable trait</w:t>
      </w:r>
      <w:r w:rsidR="00F4664E" w:rsidRPr="00236A71">
        <w:rPr>
          <w:rFonts w:ascii="Times New Roman" w:hAnsi="Times New Roman" w:cs="Times New Roman"/>
          <w:sz w:val="24"/>
          <w:szCs w:val="24"/>
        </w:rPr>
        <w:t>.</w:t>
      </w:r>
      <w:r w:rsidR="00FC5EF3" w:rsidRPr="00236A71">
        <w:rPr>
          <w:rFonts w:ascii="Times New Roman" w:hAnsi="Times New Roman" w:cs="Times New Roman"/>
          <w:sz w:val="24"/>
          <w:szCs w:val="24"/>
        </w:rPr>
        <w:t xml:space="preserve"> The highest median correlation (0.71) was observed for the DD breed when 3,000 features were selected, although the value obtained using </w:t>
      </w:r>
      <w:commentRangeStart w:id="133"/>
      <w:commentRangeStart w:id="134"/>
      <w:del w:id="135" w:author="Vourlaki, Ioanna" w:date="2026-02-24T09:49:00Z" w16du:dateUtc="2026-02-24T08:49:00Z">
        <w:r w:rsidR="001C16C4" w:rsidRPr="00236A71" w:rsidDel="009768CD">
          <w:rPr>
            <w:rFonts w:ascii="Times New Roman" w:hAnsi="Times New Roman" w:cs="Times New Roman"/>
            <w:sz w:val="24"/>
            <w:szCs w:val="24"/>
          </w:rPr>
          <w:delText>less</w:delText>
        </w:r>
      </w:del>
      <w:r w:rsidR="001C16C4" w:rsidRPr="00236A71">
        <w:rPr>
          <w:rFonts w:ascii="Times New Roman" w:hAnsi="Times New Roman" w:cs="Times New Roman"/>
          <w:sz w:val="24"/>
          <w:szCs w:val="24"/>
        </w:rPr>
        <w:t xml:space="preserve"> </w:t>
      </w:r>
      <w:commentRangeEnd w:id="133"/>
      <w:r w:rsidR="00FB0C6A" w:rsidRPr="00236A71">
        <w:rPr>
          <w:rStyle w:val="CommentReference"/>
          <w:rFonts w:ascii="Times New Roman" w:hAnsi="Times New Roman" w:cs="Times New Roman"/>
          <w:sz w:val="24"/>
          <w:szCs w:val="24"/>
        </w:rPr>
        <w:commentReference w:id="133"/>
      </w:r>
      <w:commentRangeEnd w:id="134"/>
      <w:r w:rsidR="009768CD" w:rsidRPr="00236A71">
        <w:rPr>
          <w:rStyle w:val="CommentReference"/>
          <w:rFonts w:ascii="Times New Roman" w:hAnsi="Times New Roman" w:cs="Times New Roman"/>
          <w:sz w:val="24"/>
          <w:szCs w:val="24"/>
        </w:rPr>
        <w:commentReference w:id="134"/>
      </w:r>
      <w:r w:rsidR="00FC5EF3" w:rsidRPr="00236A71">
        <w:rPr>
          <w:rFonts w:ascii="Times New Roman" w:hAnsi="Times New Roman" w:cs="Times New Roman"/>
          <w:sz w:val="24"/>
          <w:szCs w:val="24"/>
        </w:rPr>
        <w:t>1,000</w:t>
      </w:r>
      <w:r w:rsidR="0053165D" w:rsidRPr="00236A71">
        <w:rPr>
          <w:rFonts w:ascii="Times New Roman" w:hAnsi="Times New Roman" w:cs="Times New Roman"/>
          <w:sz w:val="24"/>
          <w:szCs w:val="24"/>
        </w:rPr>
        <w:t xml:space="preserve"> </w:t>
      </w:r>
      <w:r w:rsidR="00FC5EF3" w:rsidRPr="00236A71">
        <w:rPr>
          <w:rFonts w:ascii="Times New Roman" w:hAnsi="Times New Roman" w:cs="Times New Roman"/>
          <w:sz w:val="24"/>
          <w:szCs w:val="24"/>
        </w:rPr>
        <w:t xml:space="preserve">features was very similar (0.68). For the LL and YY breeds, median correlations of 0.70 and 0.67, respectively, were achieved using 1,000 features. In the LL breed, performance with 200 and 500 features was not substantially different, with correlations of 0.68 and 0.67, respectively. Likewise, in the YY breed, 500 features yielded a correlation of 0.63, very close to the value obtained with 1,000 features. </w:t>
      </w:r>
    </w:p>
    <w:p w14:paraId="081A85ED" w14:textId="02B9B9A3" w:rsidR="00FC5EF3" w:rsidRPr="00236A71" w:rsidRDefault="00FC5EF3" w:rsidP="00FC5EF3">
      <w:pPr>
        <w:jc w:val="both"/>
        <w:rPr>
          <w:rFonts w:ascii="Times New Roman" w:hAnsi="Times New Roman" w:cs="Times New Roman"/>
          <w:sz w:val="24"/>
          <w:szCs w:val="24"/>
        </w:rPr>
      </w:pPr>
      <w:r w:rsidRPr="00236A71">
        <w:rPr>
          <w:rFonts w:ascii="Times New Roman" w:hAnsi="Times New Roman" w:cs="Times New Roman"/>
          <w:sz w:val="24"/>
          <w:szCs w:val="24"/>
        </w:rPr>
        <w:t xml:space="preserve">For </w:t>
      </w:r>
      <w:r w:rsidR="004D7DAA" w:rsidRPr="00236A71">
        <w:rPr>
          <w:rFonts w:ascii="Times New Roman" w:hAnsi="Times New Roman" w:cs="Times New Roman"/>
          <w:sz w:val="24"/>
          <w:szCs w:val="24"/>
        </w:rPr>
        <w:t>BFT</w:t>
      </w:r>
      <w:r w:rsidRPr="00236A71">
        <w:rPr>
          <w:rFonts w:ascii="Times New Roman" w:hAnsi="Times New Roman" w:cs="Times New Roman"/>
          <w:sz w:val="24"/>
          <w:szCs w:val="24"/>
        </w:rPr>
        <w:t xml:space="preserve">, the highest median correlation (0.51) was obtained for the LL breed using 1,000 features, followed by 0.50 with 200 features, and 0.40 with 100 features for DD and YY respectively. Notably, LL showed very similar performance with 100 (0.48) and 500 (0.49) features, indicating stable predictability across </w:t>
      </w:r>
      <w:r w:rsidR="00AC03FA" w:rsidRPr="00236A71">
        <w:rPr>
          <w:rFonts w:ascii="Times New Roman" w:hAnsi="Times New Roman" w:cs="Times New Roman"/>
          <w:sz w:val="24"/>
          <w:szCs w:val="24"/>
        </w:rPr>
        <w:t>these</w:t>
      </w:r>
      <w:commentRangeStart w:id="136"/>
      <w:commentRangeStart w:id="137"/>
      <w:r w:rsidRPr="00236A71">
        <w:rPr>
          <w:rFonts w:ascii="Times New Roman" w:hAnsi="Times New Roman" w:cs="Times New Roman"/>
          <w:sz w:val="24"/>
          <w:szCs w:val="24"/>
        </w:rPr>
        <w:t xml:space="preserve"> subset sizes</w:t>
      </w:r>
      <w:commentRangeEnd w:id="136"/>
      <w:r w:rsidR="004266B8" w:rsidRPr="00236A71">
        <w:rPr>
          <w:rStyle w:val="CommentReference"/>
          <w:rFonts w:ascii="Times New Roman" w:hAnsi="Times New Roman" w:cs="Times New Roman"/>
          <w:sz w:val="24"/>
          <w:szCs w:val="24"/>
        </w:rPr>
        <w:commentReference w:id="136"/>
      </w:r>
      <w:commentRangeEnd w:id="137"/>
      <w:r w:rsidR="00AC03FA" w:rsidRPr="00236A71">
        <w:rPr>
          <w:rStyle w:val="CommentReference"/>
          <w:rFonts w:ascii="Times New Roman" w:hAnsi="Times New Roman" w:cs="Times New Roman"/>
          <w:sz w:val="24"/>
          <w:szCs w:val="24"/>
        </w:rPr>
        <w:commentReference w:id="137"/>
      </w:r>
      <w:r w:rsidRPr="00236A71">
        <w:rPr>
          <w:rFonts w:ascii="Times New Roman" w:hAnsi="Times New Roman" w:cs="Times New Roman"/>
          <w:sz w:val="24"/>
          <w:szCs w:val="24"/>
        </w:rPr>
        <w:t xml:space="preserve">. </w:t>
      </w:r>
      <w:r w:rsidR="00CC615D" w:rsidRPr="00236A71">
        <w:rPr>
          <w:rFonts w:ascii="Times New Roman" w:hAnsi="Times New Roman" w:cs="Times New Roman"/>
          <w:sz w:val="24"/>
          <w:szCs w:val="24"/>
        </w:rPr>
        <w:t xml:space="preserve">For </w:t>
      </w:r>
      <w:r w:rsidRPr="00236A71">
        <w:rPr>
          <w:rFonts w:ascii="Times New Roman" w:hAnsi="Times New Roman" w:cs="Times New Roman"/>
          <w:sz w:val="24"/>
          <w:szCs w:val="24"/>
        </w:rPr>
        <w:t>DD</w:t>
      </w:r>
      <w:r w:rsidR="001856BB"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100 features </w:t>
      </w:r>
      <w:r w:rsidR="001856BB" w:rsidRPr="00236A71">
        <w:rPr>
          <w:rFonts w:ascii="Times New Roman" w:hAnsi="Times New Roman" w:cs="Times New Roman"/>
          <w:sz w:val="24"/>
          <w:szCs w:val="24"/>
        </w:rPr>
        <w:t xml:space="preserve">yielded the highest median correlation </w:t>
      </w:r>
      <w:r w:rsidRPr="00236A71">
        <w:rPr>
          <w:rFonts w:ascii="Times New Roman" w:hAnsi="Times New Roman" w:cs="Times New Roman"/>
          <w:sz w:val="24"/>
          <w:szCs w:val="24"/>
        </w:rPr>
        <w:t>(0.49</w:t>
      </w:r>
      <w:r w:rsidR="001856BB" w:rsidRPr="00236A71">
        <w:rPr>
          <w:rFonts w:ascii="Times New Roman" w:hAnsi="Times New Roman" w:cs="Times New Roman"/>
          <w:sz w:val="24"/>
          <w:szCs w:val="24"/>
        </w:rPr>
        <w:t>)</w:t>
      </w:r>
      <w:r w:rsidRPr="00236A71">
        <w:rPr>
          <w:rFonts w:ascii="Times New Roman" w:hAnsi="Times New Roman" w:cs="Times New Roman"/>
          <w:sz w:val="24"/>
          <w:szCs w:val="24"/>
        </w:rPr>
        <w:t>.</w:t>
      </w:r>
      <w:r w:rsidR="00C12B1B"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For </w:t>
      </w:r>
      <w:r w:rsidR="003261C4" w:rsidRPr="00236A71">
        <w:rPr>
          <w:rFonts w:ascii="Times New Roman" w:hAnsi="Times New Roman" w:cs="Times New Roman"/>
          <w:sz w:val="24"/>
          <w:szCs w:val="24"/>
        </w:rPr>
        <w:t>ADG</w:t>
      </w:r>
      <w:r w:rsidRPr="00236A71">
        <w:rPr>
          <w:rFonts w:ascii="Times New Roman" w:hAnsi="Times New Roman" w:cs="Times New Roman"/>
          <w:sz w:val="24"/>
          <w:szCs w:val="24"/>
        </w:rPr>
        <w:t>, the LL breed again showed the highest median correlation (0.46) using 1,000 features, but this value was very close to the performance obtained with 200 features (0.42). For DD and YY, the median prediction ability was similar</w:t>
      </w:r>
      <w:r w:rsidR="00C12B1B"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around 0.38 for 200 and 500 features, respectively. Interestingly, using only 10 features already yielded </w:t>
      </w:r>
      <w:ins w:id="138" w:author="Vourlaki, Ioanna" w:date="2026-02-24T11:19:00Z" w16du:dateUtc="2026-02-24T10:19:00Z">
        <w:r w:rsidR="00D03E55" w:rsidRPr="00236A71">
          <w:rPr>
            <w:rFonts w:ascii="Times New Roman" w:hAnsi="Times New Roman" w:cs="Times New Roman"/>
            <w:sz w:val="24"/>
            <w:szCs w:val="24"/>
          </w:rPr>
          <w:t xml:space="preserve">a </w:t>
        </w:r>
      </w:ins>
      <w:r w:rsidRPr="00236A71">
        <w:rPr>
          <w:rFonts w:ascii="Times New Roman" w:hAnsi="Times New Roman" w:cs="Times New Roman"/>
          <w:sz w:val="24"/>
          <w:szCs w:val="24"/>
        </w:rPr>
        <w:t>relatively strong prediction for this trait, with correlations of 0.35 for DD and 0.34 for YY.</w:t>
      </w:r>
      <w:r w:rsidR="00C12B1B" w:rsidRPr="00236A71">
        <w:rPr>
          <w:rFonts w:ascii="Times New Roman" w:hAnsi="Times New Roman" w:cs="Times New Roman"/>
          <w:sz w:val="24"/>
          <w:szCs w:val="24"/>
        </w:rPr>
        <w:t xml:space="preserve"> </w:t>
      </w:r>
      <w:r w:rsidR="00053CB6" w:rsidRPr="00236A71">
        <w:rPr>
          <w:rFonts w:ascii="Times New Roman" w:hAnsi="Times New Roman" w:cs="Times New Roman"/>
          <w:sz w:val="24"/>
          <w:szCs w:val="24"/>
        </w:rPr>
        <w:t>Notably, prediction accuracy using PLS-selected features was more homogeneous across breeds, with substantial overlap in performance distributions.</w:t>
      </w:r>
    </w:p>
    <w:p w14:paraId="5C4039AE" w14:textId="77777777" w:rsidR="00BD38D6" w:rsidRPr="00236A71" w:rsidRDefault="00BD38D6" w:rsidP="008D6D4E">
      <w:pPr>
        <w:jc w:val="both"/>
        <w:rPr>
          <w:rFonts w:ascii="Times New Roman" w:hAnsi="Times New Roman" w:cs="Times New Roman"/>
          <w:b/>
          <w:bCs/>
          <w:sz w:val="28"/>
          <w:szCs w:val="28"/>
        </w:rPr>
      </w:pPr>
    </w:p>
    <w:p w14:paraId="2F4D8C82" w14:textId="77777777" w:rsidR="00B34AC3" w:rsidRPr="00236A71" w:rsidRDefault="00B34AC3" w:rsidP="008D6D4E">
      <w:pPr>
        <w:jc w:val="both"/>
        <w:rPr>
          <w:rFonts w:ascii="Times New Roman" w:hAnsi="Times New Roman" w:cs="Times New Roman"/>
          <w:b/>
          <w:bCs/>
          <w:sz w:val="28"/>
          <w:szCs w:val="28"/>
        </w:rPr>
      </w:pPr>
      <w:commentRangeStart w:id="139"/>
      <w:r w:rsidRPr="00236A71">
        <w:rPr>
          <w:rFonts w:ascii="Times New Roman" w:hAnsi="Times New Roman" w:cs="Times New Roman"/>
          <w:b/>
          <w:bCs/>
          <w:sz w:val="28"/>
          <w:szCs w:val="28"/>
        </w:rPr>
        <w:t>Generalization</w:t>
      </w:r>
      <w:commentRangeEnd w:id="139"/>
      <w:r w:rsidR="00F33A10">
        <w:rPr>
          <w:rStyle w:val="CommentReference"/>
        </w:rPr>
        <w:commentReference w:id="139"/>
      </w:r>
      <w:r w:rsidRPr="00236A71">
        <w:rPr>
          <w:rFonts w:ascii="Times New Roman" w:hAnsi="Times New Roman" w:cs="Times New Roman"/>
          <w:b/>
          <w:bCs/>
          <w:sz w:val="28"/>
          <w:szCs w:val="28"/>
        </w:rPr>
        <w:t xml:space="preserve"> Across Breeds</w:t>
      </w:r>
    </w:p>
    <w:p w14:paraId="6110CDAF" w14:textId="0C878A0C" w:rsidR="008D6D4E" w:rsidRPr="00236A71" w:rsidRDefault="006D0D22" w:rsidP="008D6D4E">
      <w:pPr>
        <w:jc w:val="both"/>
        <w:rPr>
          <w:rFonts w:ascii="Times New Roman" w:hAnsi="Times New Roman" w:cs="Times New Roman"/>
          <w:sz w:val="24"/>
          <w:szCs w:val="24"/>
        </w:rPr>
      </w:pPr>
      <w:r w:rsidRPr="00236A71">
        <w:rPr>
          <w:rFonts w:ascii="Times New Roman" w:hAnsi="Times New Roman" w:cs="Times New Roman"/>
          <w:sz w:val="24"/>
          <w:szCs w:val="24"/>
        </w:rPr>
        <w:t>The LOBO results indicated consistent trait</w:t>
      </w:r>
      <w:r w:rsidR="000F1ABC" w:rsidRPr="00236A71">
        <w:rPr>
          <w:rFonts w:ascii="Times New Roman" w:hAnsi="Times New Roman" w:cs="Times New Roman"/>
          <w:sz w:val="24"/>
          <w:szCs w:val="24"/>
        </w:rPr>
        <w:t>-</w:t>
      </w:r>
      <w:r w:rsidRPr="00236A71">
        <w:rPr>
          <w:rFonts w:ascii="Times New Roman" w:hAnsi="Times New Roman" w:cs="Times New Roman"/>
          <w:sz w:val="24"/>
          <w:szCs w:val="24"/>
        </w:rPr>
        <w:t xml:space="preserve">omics relationships across breeds, </w:t>
      </w:r>
      <w:commentRangeStart w:id="140"/>
      <w:commentRangeStart w:id="141"/>
      <w:r w:rsidRPr="00236A71">
        <w:rPr>
          <w:rFonts w:ascii="Times New Roman" w:hAnsi="Times New Roman" w:cs="Times New Roman"/>
          <w:sz w:val="24"/>
          <w:szCs w:val="24"/>
        </w:rPr>
        <w:t>supporting the use of a mixed-breed dataset.</w:t>
      </w:r>
      <w:commentRangeEnd w:id="140"/>
      <w:r w:rsidR="00297B24" w:rsidRPr="00236A71">
        <w:rPr>
          <w:rStyle w:val="CommentReference"/>
          <w:rFonts w:ascii="Times New Roman" w:hAnsi="Times New Roman" w:cs="Times New Roman"/>
          <w:sz w:val="24"/>
          <w:szCs w:val="24"/>
        </w:rPr>
        <w:commentReference w:id="140"/>
      </w:r>
      <w:commentRangeEnd w:id="141"/>
      <w:r w:rsidR="003A34B7" w:rsidRPr="00236A71">
        <w:rPr>
          <w:rStyle w:val="CommentReference"/>
          <w:rFonts w:ascii="Times New Roman" w:hAnsi="Times New Roman" w:cs="Times New Roman"/>
          <w:sz w:val="24"/>
          <w:szCs w:val="24"/>
        </w:rPr>
        <w:commentReference w:id="141"/>
      </w:r>
      <w:r w:rsidRPr="00236A71">
        <w:rPr>
          <w:rFonts w:ascii="Times New Roman" w:hAnsi="Times New Roman" w:cs="Times New Roman"/>
          <w:sz w:val="24"/>
          <w:szCs w:val="24"/>
        </w:rPr>
        <w:t xml:space="preserve"> </w:t>
      </w:r>
      <w:ins w:id="142" w:author="Vourlaki, Ioanna" w:date="2026-02-24T10:14:00Z">
        <w:r w:rsidR="00E77EDB" w:rsidRPr="00236A71">
          <w:rPr>
            <w:rFonts w:ascii="Times New Roman" w:hAnsi="Times New Roman" w:cs="Times New Roman"/>
            <w:sz w:val="24"/>
            <w:szCs w:val="24"/>
          </w:rPr>
          <w:t>Model generalizability was therefore evaluated using stratified 5-fold cross-validation, ensuring that breed proportions were preserved in both training and test sets.</w:t>
        </w:r>
      </w:ins>
      <w:del w:id="143" w:author="Vourlaki, Ioanna" w:date="2026-02-24T10:14:00Z" w16du:dateUtc="2026-02-24T09:14:00Z">
        <w:r w:rsidRPr="00236A71" w:rsidDel="00E77EDB">
          <w:rPr>
            <w:rFonts w:ascii="Times New Roman" w:hAnsi="Times New Roman" w:cs="Times New Roman"/>
            <w:sz w:val="24"/>
            <w:szCs w:val="24"/>
          </w:rPr>
          <w:delText xml:space="preserve">We therefore evaluated generalizability using stratified 5-fold cross-validation. </w:delText>
        </w:r>
        <w:r w:rsidR="008D6D4E" w:rsidRPr="00236A71" w:rsidDel="00E77EDB">
          <w:rPr>
            <w:rFonts w:ascii="Times New Roman" w:hAnsi="Times New Roman" w:cs="Times New Roman"/>
            <w:sz w:val="24"/>
            <w:szCs w:val="24"/>
          </w:rPr>
          <w:delText xml:space="preserve">This strategy ensured that each fold preserved the breed composition of the dataset, </w:delText>
        </w:r>
        <w:commentRangeStart w:id="144"/>
        <w:commentRangeStart w:id="145"/>
        <w:r w:rsidR="008D6D4E" w:rsidRPr="00236A71" w:rsidDel="00E77EDB">
          <w:rPr>
            <w:rFonts w:ascii="Times New Roman" w:hAnsi="Times New Roman" w:cs="Times New Roman"/>
            <w:sz w:val="24"/>
            <w:szCs w:val="24"/>
          </w:rPr>
          <w:delText>allowing us to assess model performance while maintaining balanced breed representation in both the training and test sets serves as the reference approach in this study</w:delText>
        </w:r>
      </w:del>
      <w:r w:rsidR="008D6D4E" w:rsidRPr="00236A71">
        <w:rPr>
          <w:rFonts w:ascii="Times New Roman" w:hAnsi="Times New Roman" w:cs="Times New Roman"/>
          <w:sz w:val="24"/>
          <w:szCs w:val="24"/>
        </w:rPr>
        <w:t xml:space="preserve">. </w:t>
      </w:r>
      <w:commentRangeEnd w:id="144"/>
      <w:r w:rsidR="00E77EDB" w:rsidRPr="00236A71">
        <w:rPr>
          <w:rStyle w:val="CommentReference"/>
          <w:rFonts w:ascii="Times New Roman" w:hAnsi="Times New Roman" w:cs="Times New Roman"/>
          <w:sz w:val="24"/>
          <w:szCs w:val="24"/>
        </w:rPr>
        <w:commentReference w:id="144"/>
      </w:r>
      <w:commentRangeEnd w:id="145"/>
      <w:r w:rsidR="00F548C3" w:rsidRPr="00236A71">
        <w:rPr>
          <w:rStyle w:val="CommentReference"/>
          <w:rFonts w:ascii="Times New Roman" w:hAnsi="Times New Roman" w:cs="Times New Roman"/>
          <w:sz w:val="24"/>
          <w:szCs w:val="24"/>
        </w:rPr>
        <w:commentReference w:id="145"/>
      </w:r>
      <w:r w:rsidR="008D6D4E" w:rsidRPr="00236A71">
        <w:rPr>
          <w:rFonts w:ascii="Times New Roman" w:hAnsi="Times New Roman" w:cs="Times New Roman"/>
          <w:sz w:val="24"/>
          <w:szCs w:val="24"/>
        </w:rPr>
        <w:t xml:space="preserve">As shown in Figure </w:t>
      </w:r>
      <w:r w:rsidR="007F3429" w:rsidRPr="00236A71">
        <w:rPr>
          <w:rFonts w:ascii="Times New Roman" w:hAnsi="Times New Roman" w:cs="Times New Roman"/>
          <w:sz w:val="24"/>
          <w:szCs w:val="24"/>
        </w:rPr>
        <w:t>8</w:t>
      </w:r>
      <w:r w:rsidR="008D6D4E" w:rsidRPr="00236A71">
        <w:rPr>
          <w:rFonts w:ascii="Times New Roman" w:hAnsi="Times New Roman" w:cs="Times New Roman"/>
          <w:sz w:val="24"/>
          <w:szCs w:val="24"/>
        </w:rPr>
        <w:t xml:space="preserve">, the median prediction correlations were </w:t>
      </w:r>
      <w:commentRangeStart w:id="146"/>
      <w:commentRangeStart w:id="147"/>
      <w:r w:rsidR="008D6D4E" w:rsidRPr="00236A71">
        <w:rPr>
          <w:rFonts w:ascii="Times New Roman" w:hAnsi="Times New Roman" w:cs="Times New Roman"/>
          <w:sz w:val="24"/>
          <w:szCs w:val="24"/>
        </w:rPr>
        <w:t>0.</w:t>
      </w:r>
      <w:ins w:id="148" w:author="Vourlaki, Ioanna" w:date="2026-02-26T09:40:00Z" w16du:dateUtc="2026-02-26T08:40:00Z">
        <w:r w:rsidR="00E70E77" w:rsidRPr="00236A71">
          <w:rPr>
            <w:rFonts w:ascii="Times New Roman" w:hAnsi="Times New Roman" w:cs="Times New Roman"/>
            <w:sz w:val="24"/>
            <w:szCs w:val="24"/>
          </w:rPr>
          <w:t>34</w:t>
        </w:r>
      </w:ins>
      <w:r w:rsidR="008D6D4E" w:rsidRPr="00236A71">
        <w:rPr>
          <w:rFonts w:ascii="Times New Roman" w:hAnsi="Times New Roman" w:cs="Times New Roman"/>
          <w:sz w:val="24"/>
          <w:szCs w:val="24"/>
        </w:rPr>
        <w:t xml:space="preserve"> for </w:t>
      </w:r>
      <w:r w:rsidR="003261C4" w:rsidRPr="00236A71">
        <w:rPr>
          <w:rFonts w:ascii="Times New Roman" w:hAnsi="Times New Roman" w:cs="Times New Roman"/>
          <w:sz w:val="24"/>
          <w:szCs w:val="24"/>
        </w:rPr>
        <w:t>ADG</w:t>
      </w:r>
      <w:ins w:id="149" w:author="Vourlaki, Ioanna" w:date="2026-02-24T10:12:00Z" w16du:dateUtc="2026-02-24T09:12:00Z">
        <w:r w:rsidR="00B61226" w:rsidRPr="00236A71">
          <w:rPr>
            <w:rFonts w:ascii="Times New Roman" w:hAnsi="Times New Roman" w:cs="Times New Roman"/>
            <w:sz w:val="24"/>
            <w:szCs w:val="24"/>
          </w:rPr>
          <w:t>,</w:t>
        </w:r>
        <w:r w:rsidR="00124908" w:rsidRPr="00236A71">
          <w:rPr>
            <w:rFonts w:ascii="Times New Roman" w:hAnsi="Times New Roman" w:cs="Times New Roman"/>
            <w:sz w:val="24"/>
            <w:szCs w:val="24"/>
          </w:rPr>
          <w:t xml:space="preserve"> </w:t>
        </w:r>
        <w:r w:rsidR="00295066" w:rsidRPr="00236A71">
          <w:rPr>
            <w:rFonts w:ascii="Times New Roman" w:hAnsi="Times New Roman" w:cs="Times New Roman"/>
            <w:sz w:val="24"/>
            <w:szCs w:val="24"/>
          </w:rPr>
          <w:t>0.</w:t>
        </w:r>
      </w:ins>
      <w:ins w:id="150" w:author="Vourlaki, Ioanna" w:date="2026-02-26T09:41:00Z" w16du:dateUtc="2026-02-26T08:41:00Z">
        <w:r w:rsidR="00E31886" w:rsidRPr="00236A71">
          <w:rPr>
            <w:rFonts w:ascii="Times New Roman" w:hAnsi="Times New Roman" w:cs="Times New Roman"/>
            <w:sz w:val="24"/>
            <w:szCs w:val="24"/>
          </w:rPr>
          <w:t>29</w:t>
        </w:r>
      </w:ins>
      <w:ins w:id="151" w:author="Vourlaki, Ioanna" w:date="2026-02-24T10:12:00Z" w16du:dateUtc="2026-02-24T09:12:00Z">
        <w:r w:rsidR="00295066" w:rsidRPr="00236A71">
          <w:rPr>
            <w:rFonts w:ascii="Times New Roman" w:hAnsi="Times New Roman" w:cs="Times New Roman"/>
            <w:sz w:val="24"/>
            <w:szCs w:val="24"/>
          </w:rPr>
          <w:t xml:space="preserve"> for backfat, and </w:t>
        </w:r>
        <w:r w:rsidR="00124908" w:rsidRPr="00236A71">
          <w:rPr>
            <w:rFonts w:ascii="Times New Roman" w:hAnsi="Times New Roman" w:cs="Times New Roman"/>
            <w:sz w:val="24"/>
            <w:szCs w:val="24"/>
          </w:rPr>
          <w:t>0.5</w:t>
        </w:r>
      </w:ins>
      <w:ins w:id="152" w:author="Vourlaki, Ioanna" w:date="2026-02-26T09:41:00Z" w16du:dateUtc="2026-02-26T08:41:00Z">
        <w:r w:rsidR="00E70E77" w:rsidRPr="00236A71">
          <w:rPr>
            <w:rFonts w:ascii="Times New Roman" w:hAnsi="Times New Roman" w:cs="Times New Roman"/>
            <w:sz w:val="24"/>
            <w:szCs w:val="24"/>
          </w:rPr>
          <w:t>1</w:t>
        </w:r>
      </w:ins>
      <w:ins w:id="153" w:author="Vourlaki, Ioanna" w:date="2026-02-24T10:12:00Z" w16du:dateUtc="2026-02-24T09:12:00Z">
        <w:r w:rsidR="00124908" w:rsidRPr="00236A71">
          <w:rPr>
            <w:rFonts w:ascii="Times New Roman" w:hAnsi="Times New Roman" w:cs="Times New Roman"/>
            <w:sz w:val="24"/>
            <w:szCs w:val="24"/>
          </w:rPr>
          <w:t xml:space="preserve"> for RFI</w:t>
        </w:r>
      </w:ins>
      <w:r w:rsidR="008D6D4E" w:rsidRPr="00236A71">
        <w:rPr>
          <w:rFonts w:ascii="Times New Roman" w:hAnsi="Times New Roman" w:cs="Times New Roman"/>
          <w:sz w:val="24"/>
          <w:szCs w:val="24"/>
        </w:rPr>
        <w:t>.</w:t>
      </w:r>
      <w:commentRangeEnd w:id="146"/>
      <w:r w:rsidR="000F4C3E" w:rsidRPr="00236A71">
        <w:rPr>
          <w:rStyle w:val="CommentReference"/>
          <w:rFonts w:ascii="Times New Roman" w:hAnsi="Times New Roman" w:cs="Times New Roman"/>
          <w:sz w:val="24"/>
          <w:szCs w:val="24"/>
        </w:rPr>
        <w:commentReference w:id="146"/>
      </w:r>
      <w:commentRangeEnd w:id="147"/>
      <w:r w:rsidR="00F548C3" w:rsidRPr="00236A71">
        <w:rPr>
          <w:rStyle w:val="CommentReference"/>
          <w:rFonts w:ascii="Times New Roman" w:hAnsi="Times New Roman" w:cs="Times New Roman"/>
          <w:sz w:val="24"/>
          <w:szCs w:val="24"/>
        </w:rPr>
        <w:commentReference w:id="147"/>
      </w:r>
    </w:p>
    <w:p w14:paraId="0DB34A22" w14:textId="4AC4CECB" w:rsidR="00A07874" w:rsidRPr="00236A71" w:rsidRDefault="00A07874" w:rsidP="00293FEB">
      <w:pPr>
        <w:jc w:val="both"/>
        <w:rPr>
          <w:rFonts w:ascii="Times New Roman" w:hAnsi="Times New Roman" w:cs="Times New Roman"/>
          <w:sz w:val="24"/>
          <w:szCs w:val="24"/>
        </w:rPr>
      </w:pPr>
    </w:p>
    <w:p w14:paraId="2212A975" w14:textId="437AC684" w:rsidR="004339D7" w:rsidRPr="00236A71" w:rsidRDefault="00420B74" w:rsidP="00293FEB">
      <w:pPr>
        <w:jc w:val="both"/>
        <w:rPr>
          <w:rFonts w:ascii="Times New Roman" w:hAnsi="Times New Roman" w:cs="Times New Roman"/>
          <w:sz w:val="24"/>
          <w:szCs w:val="24"/>
        </w:rPr>
      </w:pPr>
      <w:r w:rsidRPr="00236A71">
        <w:rPr>
          <w:rFonts w:ascii="Times New Roman" w:hAnsi="Times New Roman" w:cs="Times New Roman"/>
          <w:noProof/>
          <w:sz w:val="24"/>
          <w:szCs w:val="24"/>
        </w:rPr>
        <w:lastRenderedPageBreak/>
        <w:drawing>
          <wp:inline distT="0" distB="0" distL="0" distR="0" wp14:anchorId="581E7CAF" wp14:editId="7A314440">
            <wp:extent cx="5400040" cy="2467610"/>
            <wp:effectExtent l="0" t="0" r="0" b="8890"/>
            <wp:docPr id="10216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8955" name="Picture 10216589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467610"/>
                    </a:xfrm>
                    <a:prstGeom prst="rect">
                      <a:avLst/>
                    </a:prstGeom>
                  </pic:spPr>
                </pic:pic>
              </a:graphicData>
            </a:graphic>
          </wp:inline>
        </w:drawing>
      </w:r>
    </w:p>
    <w:p w14:paraId="62E9BC2E" w14:textId="69CCC831" w:rsidR="00573DEB" w:rsidRPr="00236A71" w:rsidRDefault="00573DEB" w:rsidP="00293FEB">
      <w:pPr>
        <w:jc w:val="both"/>
        <w:rPr>
          <w:rFonts w:ascii="Times New Roman" w:hAnsi="Times New Roman" w:cs="Times New Roman"/>
        </w:rPr>
      </w:pPr>
      <w:r w:rsidRPr="00236A71">
        <w:rPr>
          <w:rFonts w:ascii="Times New Roman" w:hAnsi="Times New Roman" w:cs="Times New Roman"/>
        </w:rPr>
        <w:t xml:space="preserve">Figure </w:t>
      </w:r>
      <w:r w:rsidR="007F3429" w:rsidRPr="00236A71">
        <w:rPr>
          <w:rFonts w:ascii="Times New Roman" w:hAnsi="Times New Roman" w:cs="Times New Roman"/>
        </w:rPr>
        <w:t>8</w:t>
      </w:r>
      <w:r w:rsidRPr="00236A71">
        <w:rPr>
          <w:rFonts w:ascii="Times New Roman" w:hAnsi="Times New Roman" w:cs="Times New Roman"/>
        </w:rPr>
        <w:t xml:space="preserve">: </w:t>
      </w:r>
      <w:r w:rsidR="002868F4" w:rsidRPr="00236A71">
        <w:rPr>
          <w:rFonts w:ascii="Times New Roman" w:hAnsi="Times New Roman" w:cs="Times New Roman"/>
        </w:rPr>
        <w:t xml:space="preserve">Box plots showing the distribution of correlation values for the </w:t>
      </w:r>
      <w:r w:rsidR="004B7E28" w:rsidRPr="00236A71">
        <w:rPr>
          <w:rFonts w:ascii="Times New Roman" w:hAnsi="Times New Roman" w:cs="Times New Roman"/>
        </w:rPr>
        <w:t>all features (</w:t>
      </w:r>
      <w:r w:rsidR="002868F4" w:rsidRPr="00236A71">
        <w:rPr>
          <w:rFonts w:ascii="Times New Roman" w:hAnsi="Times New Roman" w:cs="Times New Roman"/>
        </w:rPr>
        <w:t>AF</w:t>
      </w:r>
      <w:r w:rsidR="004B7E28" w:rsidRPr="00236A71">
        <w:rPr>
          <w:rFonts w:ascii="Times New Roman" w:hAnsi="Times New Roman" w:cs="Times New Roman"/>
        </w:rPr>
        <w:t>)</w:t>
      </w:r>
      <w:r w:rsidR="002868F4" w:rsidRPr="00236A71">
        <w:rPr>
          <w:rFonts w:ascii="Times New Roman" w:hAnsi="Times New Roman" w:cs="Times New Roman"/>
        </w:rPr>
        <w:t xml:space="preserve"> strategy across 5-fold cross-validation. Each box spans the interquartile range (IQR, 25th</w:t>
      </w:r>
      <w:r w:rsidR="000F1ABC" w:rsidRPr="00236A71">
        <w:rPr>
          <w:rFonts w:ascii="Times New Roman" w:hAnsi="Times New Roman" w:cs="Times New Roman"/>
        </w:rPr>
        <w:t>-</w:t>
      </w:r>
      <w:r w:rsidR="002868F4" w:rsidRPr="00236A71">
        <w:rPr>
          <w:rFonts w:ascii="Times New Roman" w:hAnsi="Times New Roman" w:cs="Times New Roman"/>
        </w:rPr>
        <w:t>75th percentile) of the correlation values, the black line represents the median, and whiskers indicate the minimum and maximum values within 1.5×IQR. Outliers beyond this range are shown as individual points.</w:t>
      </w:r>
    </w:p>
    <w:p w14:paraId="7DBB4835" w14:textId="1E7AFE3E" w:rsidR="00AD7925" w:rsidRPr="00236A71" w:rsidRDefault="00EA2F05" w:rsidP="00EA2F05">
      <w:pPr>
        <w:jc w:val="both"/>
        <w:rPr>
          <w:rFonts w:ascii="Times New Roman" w:hAnsi="Times New Roman" w:cs="Times New Roman"/>
          <w:sz w:val="24"/>
          <w:szCs w:val="24"/>
        </w:rPr>
      </w:pPr>
      <w:r w:rsidRPr="00236A71">
        <w:rPr>
          <w:rFonts w:ascii="Times New Roman" w:hAnsi="Times New Roman" w:cs="Times New Roman"/>
          <w:sz w:val="24"/>
          <w:szCs w:val="24"/>
        </w:rPr>
        <w:t>Next, the PLS strategy was implemented, as it emerged as the best-performing approach based on the LOBO results. Each model, implemented with a different configuration of trait-subset sizes, was trained three times from scratch using three initialization seeds (913, 1024,</w:t>
      </w:r>
      <w:r w:rsidRPr="00236A71">
        <w:rPr>
          <w:rFonts w:ascii="Times New Roman" w:hAnsi="Times New Roman" w:cs="Times New Roman"/>
        </w:rPr>
        <w:t xml:space="preserve"> </w:t>
      </w:r>
      <w:r w:rsidRPr="00236A71">
        <w:rPr>
          <w:rFonts w:ascii="Times New Roman" w:hAnsi="Times New Roman" w:cs="Times New Roman"/>
          <w:sz w:val="24"/>
          <w:szCs w:val="24"/>
        </w:rPr>
        <w:t xml:space="preserve">1105) to ensure robustness across the small subset of selected features. As Figure </w:t>
      </w:r>
      <w:r w:rsidR="007F3429" w:rsidRPr="00236A71">
        <w:rPr>
          <w:rFonts w:ascii="Times New Roman" w:hAnsi="Times New Roman" w:cs="Times New Roman"/>
          <w:sz w:val="24"/>
          <w:szCs w:val="24"/>
        </w:rPr>
        <w:t>9</w:t>
      </w:r>
      <w:r w:rsidRPr="00236A71">
        <w:rPr>
          <w:rFonts w:ascii="Times New Roman" w:hAnsi="Times New Roman" w:cs="Times New Roman"/>
          <w:sz w:val="24"/>
          <w:szCs w:val="24"/>
        </w:rPr>
        <w:t xml:space="preserve"> shows, RFI remained the trait with the highest predictive accuracy. Specifically, when comparing the five subset sizes, the median correlation values were 0.5</w:t>
      </w:r>
      <w:r w:rsidR="006653C3" w:rsidRPr="00236A71">
        <w:rPr>
          <w:rFonts w:ascii="Times New Roman" w:hAnsi="Times New Roman" w:cs="Times New Roman"/>
          <w:sz w:val="24"/>
          <w:szCs w:val="24"/>
        </w:rPr>
        <w:t>1</w:t>
      </w:r>
      <w:r w:rsidRPr="00236A71">
        <w:rPr>
          <w:rFonts w:ascii="Times New Roman" w:hAnsi="Times New Roman" w:cs="Times New Roman"/>
          <w:sz w:val="24"/>
          <w:szCs w:val="24"/>
        </w:rPr>
        <w:t xml:space="preserve"> for PLS10, 0.</w:t>
      </w:r>
      <w:r w:rsidR="00DF6299" w:rsidRPr="00236A71">
        <w:rPr>
          <w:rFonts w:ascii="Times New Roman" w:hAnsi="Times New Roman" w:cs="Times New Roman"/>
          <w:sz w:val="24"/>
          <w:szCs w:val="24"/>
        </w:rPr>
        <w:t>71</w:t>
      </w:r>
      <w:r w:rsidRPr="00236A71">
        <w:rPr>
          <w:rFonts w:ascii="Times New Roman" w:hAnsi="Times New Roman" w:cs="Times New Roman"/>
          <w:sz w:val="24"/>
          <w:szCs w:val="24"/>
        </w:rPr>
        <w:t xml:space="preserve"> for PLS100, 0.</w:t>
      </w:r>
      <w:r w:rsidR="00DF6299" w:rsidRPr="00236A71">
        <w:rPr>
          <w:rFonts w:ascii="Times New Roman" w:hAnsi="Times New Roman" w:cs="Times New Roman"/>
          <w:sz w:val="24"/>
          <w:szCs w:val="24"/>
        </w:rPr>
        <w:t>72</w:t>
      </w:r>
      <w:r w:rsidRPr="00236A71">
        <w:rPr>
          <w:rFonts w:ascii="Times New Roman" w:hAnsi="Times New Roman" w:cs="Times New Roman"/>
          <w:sz w:val="24"/>
          <w:szCs w:val="24"/>
        </w:rPr>
        <w:t xml:space="preserve"> for PLS200, and 0.</w:t>
      </w:r>
      <w:r w:rsidR="00DF6299" w:rsidRPr="00236A71">
        <w:rPr>
          <w:rFonts w:ascii="Times New Roman" w:hAnsi="Times New Roman" w:cs="Times New Roman"/>
          <w:sz w:val="24"/>
          <w:szCs w:val="24"/>
        </w:rPr>
        <w:t>66</w:t>
      </w:r>
      <w:r w:rsidRPr="00236A71">
        <w:rPr>
          <w:rFonts w:ascii="Times New Roman" w:hAnsi="Times New Roman" w:cs="Times New Roman"/>
          <w:sz w:val="24"/>
          <w:szCs w:val="24"/>
        </w:rPr>
        <w:t xml:space="preserve"> for both PLS500 and 0.70 PLS1000. </w:t>
      </w:r>
      <w:r w:rsidR="0023597F" w:rsidRPr="00236A71">
        <w:rPr>
          <w:rFonts w:ascii="Times New Roman" w:hAnsi="Times New Roman" w:cs="Times New Roman"/>
          <w:sz w:val="24"/>
          <w:szCs w:val="24"/>
        </w:rPr>
        <w:t>The best predictive performance was achieved using 200 features. However, increasing the number of features from 100 to 200 did not lead to a substantial improvement, and the IQR</w:t>
      </w:r>
      <w:r w:rsidR="006809A4" w:rsidRPr="00236A71">
        <w:rPr>
          <w:rFonts w:ascii="Times New Roman" w:hAnsi="Times New Roman" w:cs="Times New Roman"/>
          <w:sz w:val="24"/>
          <w:szCs w:val="24"/>
        </w:rPr>
        <w:t xml:space="preserve"> </w:t>
      </w:r>
      <w:r w:rsidR="0023597F" w:rsidRPr="00236A71">
        <w:rPr>
          <w:rFonts w:ascii="Times New Roman" w:hAnsi="Times New Roman" w:cs="Times New Roman"/>
          <w:sz w:val="24"/>
          <w:szCs w:val="24"/>
        </w:rPr>
        <w:t>was smaller with 100 features, indicating more consistent predictions</w:t>
      </w:r>
      <w:r w:rsidR="00F16F9B"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For </w:t>
      </w:r>
      <w:r w:rsidR="00D16EC4" w:rsidRPr="00236A71">
        <w:rPr>
          <w:rFonts w:ascii="Times New Roman" w:hAnsi="Times New Roman" w:cs="Times New Roman"/>
          <w:sz w:val="24"/>
          <w:szCs w:val="24"/>
        </w:rPr>
        <w:t>BFT</w:t>
      </w:r>
      <w:r w:rsidRPr="00236A71">
        <w:rPr>
          <w:rFonts w:ascii="Times New Roman" w:hAnsi="Times New Roman" w:cs="Times New Roman"/>
          <w:sz w:val="24"/>
          <w:szCs w:val="24"/>
        </w:rPr>
        <w:t xml:space="preserve"> </w:t>
      </w:r>
      <w:r w:rsidR="000D4CF8" w:rsidRPr="00236A71">
        <w:rPr>
          <w:rFonts w:ascii="Times New Roman" w:hAnsi="Times New Roman" w:cs="Times New Roman"/>
          <w:sz w:val="24"/>
          <w:szCs w:val="24"/>
        </w:rPr>
        <w:t>t</w:t>
      </w:r>
      <w:r w:rsidRPr="00236A71">
        <w:rPr>
          <w:rFonts w:ascii="Times New Roman" w:hAnsi="Times New Roman" w:cs="Times New Roman"/>
          <w:sz w:val="24"/>
          <w:szCs w:val="24"/>
        </w:rPr>
        <w:t>he median values for the different subset of features were 0.4</w:t>
      </w:r>
      <w:r w:rsidR="009A4CB9" w:rsidRPr="00236A71">
        <w:rPr>
          <w:rFonts w:ascii="Times New Roman" w:hAnsi="Times New Roman" w:cs="Times New Roman"/>
          <w:sz w:val="24"/>
          <w:szCs w:val="24"/>
        </w:rPr>
        <w:t>4</w:t>
      </w:r>
      <w:r w:rsidRPr="00236A71">
        <w:rPr>
          <w:rFonts w:ascii="Times New Roman" w:hAnsi="Times New Roman" w:cs="Times New Roman"/>
          <w:sz w:val="24"/>
          <w:szCs w:val="24"/>
        </w:rPr>
        <w:t>, 0.4</w:t>
      </w:r>
      <w:r w:rsidR="009A4CB9" w:rsidRPr="00236A71">
        <w:rPr>
          <w:rFonts w:ascii="Times New Roman" w:hAnsi="Times New Roman" w:cs="Times New Roman"/>
          <w:sz w:val="24"/>
          <w:szCs w:val="24"/>
        </w:rPr>
        <w:t>1</w:t>
      </w:r>
      <w:r w:rsidRPr="00236A71">
        <w:rPr>
          <w:rFonts w:ascii="Times New Roman" w:hAnsi="Times New Roman" w:cs="Times New Roman"/>
          <w:sz w:val="24"/>
          <w:szCs w:val="24"/>
        </w:rPr>
        <w:t>, 0.5</w:t>
      </w:r>
      <w:r w:rsidR="009A4CB9" w:rsidRPr="00236A71">
        <w:rPr>
          <w:rFonts w:ascii="Times New Roman" w:hAnsi="Times New Roman" w:cs="Times New Roman"/>
          <w:sz w:val="24"/>
          <w:szCs w:val="24"/>
        </w:rPr>
        <w:t>1</w:t>
      </w:r>
      <w:r w:rsidRPr="00236A71">
        <w:rPr>
          <w:rFonts w:ascii="Times New Roman" w:hAnsi="Times New Roman" w:cs="Times New Roman"/>
          <w:sz w:val="24"/>
          <w:szCs w:val="24"/>
        </w:rPr>
        <w:t>, 0.49, 0.</w:t>
      </w:r>
      <w:r w:rsidR="009A4CB9" w:rsidRPr="00236A71">
        <w:rPr>
          <w:rFonts w:ascii="Times New Roman" w:hAnsi="Times New Roman" w:cs="Times New Roman"/>
          <w:sz w:val="24"/>
          <w:szCs w:val="24"/>
        </w:rPr>
        <w:t>51</w:t>
      </w:r>
      <w:r w:rsidRPr="00236A71">
        <w:rPr>
          <w:rFonts w:ascii="Times New Roman" w:hAnsi="Times New Roman" w:cs="Times New Roman"/>
          <w:sz w:val="24"/>
          <w:szCs w:val="24"/>
        </w:rPr>
        <w:t xml:space="preserve"> for PLS10, PLS100, PLS200, PLS500 and PLS1000. B</w:t>
      </w:r>
      <w:r w:rsidR="00480B99" w:rsidRPr="00236A71">
        <w:rPr>
          <w:rFonts w:ascii="Times New Roman" w:hAnsi="Times New Roman" w:cs="Times New Roman"/>
          <w:sz w:val="24"/>
          <w:szCs w:val="24"/>
        </w:rPr>
        <w:t>FT</w:t>
      </w:r>
      <w:r w:rsidRPr="00236A71">
        <w:rPr>
          <w:rFonts w:ascii="Times New Roman" w:hAnsi="Times New Roman" w:cs="Times New Roman"/>
          <w:sz w:val="24"/>
          <w:szCs w:val="24"/>
        </w:rPr>
        <w:t xml:space="preserve"> was best predicted using 200 features where the corresponding model exhibited a</w:t>
      </w:r>
      <w:r w:rsidR="00A14892" w:rsidRPr="00236A71">
        <w:rPr>
          <w:rFonts w:ascii="Times New Roman" w:hAnsi="Times New Roman" w:cs="Times New Roman"/>
          <w:sz w:val="24"/>
          <w:szCs w:val="24"/>
        </w:rPr>
        <w:t xml:space="preserve"> relatively</w:t>
      </w:r>
      <w:r w:rsidRPr="00236A71">
        <w:rPr>
          <w:rFonts w:ascii="Times New Roman" w:hAnsi="Times New Roman" w:cs="Times New Roman"/>
          <w:sz w:val="24"/>
          <w:szCs w:val="24"/>
        </w:rPr>
        <w:t xml:space="preserve"> small </w:t>
      </w:r>
      <w:r w:rsidR="00BA5E10" w:rsidRPr="00236A71">
        <w:rPr>
          <w:rFonts w:ascii="Times New Roman" w:hAnsi="Times New Roman" w:cs="Times New Roman"/>
          <w:sz w:val="24"/>
          <w:szCs w:val="24"/>
        </w:rPr>
        <w:t>IQR</w:t>
      </w:r>
      <w:r w:rsidRPr="00236A71">
        <w:rPr>
          <w:rFonts w:ascii="Times New Roman" w:hAnsi="Times New Roman" w:cs="Times New Roman"/>
          <w:sz w:val="24"/>
          <w:szCs w:val="24"/>
        </w:rPr>
        <w:t xml:space="preserve"> in the boxplot, indicating </w:t>
      </w:r>
      <w:r w:rsidR="00617AE8" w:rsidRPr="00236A71">
        <w:rPr>
          <w:rFonts w:ascii="Times New Roman" w:hAnsi="Times New Roman" w:cs="Times New Roman"/>
          <w:sz w:val="24"/>
          <w:szCs w:val="24"/>
        </w:rPr>
        <w:t>a</w:t>
      </w:r>
      <w:r w:rsidRPr="00236A71">
        <w:rPr>
          <w:rFonts w:ascii="Times New Roman" w:hAnsi="Times New Roman" w:cs="Times New Roman"/>
          <w:sz w:val="24"/>
          <w:szCs w:val="24"/>
        </w:rPr>
        <w:t xml:space="preserve"> low variability across folds</w:t>
      </w:r>
      <w:r w:rsidR="00617AE8"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For </w:t>
      </w:r>
      <w:r w:rsidR="003261C4" w:rsidRPr="00236A71">
        <w:rPr>
          <w:rFonts w:ascii="Times New Roman" w:hAnsi="Times New Roman" w:cs="Times New Roman"/>
          <w:sz w:val="24"/>
          <w:szCs w:val="24"/>
        </w:rPr>
        <w:t>ADG</w:t>
      </w:r>
      <w:r w:rsidR="00520A4F" w:rsidRPr="00236A71">
        <w:rPr>
          <w:rFonts w:ascii="Times New Roman" w:hAnsi="Times New Roman" w:cs="Times New Roman"/>
          <w:sz w:val="24"/>
          <w:szCs w:val="24"/>
        </w:rPr>
        <w:t xml:space="preserve"> the </w:t>
      </w:r>
      <w:r w:rsidRPr="00236A71">
        <w:rPr>
          <w:rFonts w:ascii="Times New Roman" w:hAnsi="Times New Roman" w:cs="Times New Roman"/>
          <w:sz w:val="24"/>
          <w:szCs w:val="24"/>
        </w:rPr>
        <w:t>different subset sizes of features selected using PLS resulted in median correlation values of 0.3</w:t>
      </w:r>
      <w:r w:rsidR="00C34059" w:rsidRPr="00236A71">
        <w:rPr>
          <w:rFonts w:ascii="Times New Roman" w:hAnsi="Times New Roman" w:cs="Times New Roman"/>
          <w:sz w:val="24"/>
          <w:szCs w:val="24"/>
        </w:rPr>
        <w:t>7</w:t>
      </w:r>
      <w:r w:rsidRPr="00236A71">
        <w:rPr>
          <w:rFonts w:ascii="Times New Roman" w:hAnsi="Times New Roman" w:cs="Times New Roman"/>
          <w:sz w:val="24"/>
          <w:szCs w:val="24"/>
        </w:rPr>
        <w:t>, 0.4</w:t>
      </w:r>
      <w:r w:rsidR="003B129B" w:rsidRPr="00236A71">
        <w:rPr>
          <w:rFonts w:ascii="Times New Roman" w:hAnsi="Times New Roman" w:cs="Times New Roman"/>
          <w:sz w:val="24"/>
          <w:szCs w:val="24"/>
        </w:rPr>
        <w:t>8</w:t>
      </w:r>
      <w:r w:rsidRPr="00236A71">
        <w:rPr>
          <w:rFonts w:ascii="Times New Roman" w:hAnsi="Times New Roman" w:cs="Times New Roman"/>
          <w:sz w:val="24"/>
          <w:szCs w:val="24"/>
        </w:rPr>
        <w:t>, 0.</w:t>
      </w:r>
      <w:r w:rsidR="003B129B" w:rsidRPr="00236A71">
        <w:rPr>
          <w:rFonts w:ascii="Times New Roman" w:hAnsi="Times New Roman" w:cs="Times New Roman"/>
          <w:sz w:val="24"/>
          <w:szCs w:val="24"/>
        </w:rPr>
        <w:t>47</w:t>
      </w:r>
      <w:r w:rsidRPr="00236A71">
        <w:rPr>
          <w:rFonts w:ascii="Times New Roman" w:hAnsi="Times New Roman" w:cs="Times New Roman"/>
          <w:sz w:val="24"/>
          <w:szCs w:val="24"/>
        </w:rPr>
        <w:t>, 0.4</w:t>
      </w:r>
      <w:r w:rsidR="003B129B" w:rsidRPr="00236A71">
        <w:rPr>
          <w:rFonts w:ascii="Times New Roman" w:hAnsi="Times New Roman" w:cs="Times New Roman"/>
          <w:sz w:val="24"/>
          <w:szCs w:val="24"/>
        </w:rPr>
        <w:t>1</w:t>
      </w:r>
      <w:r w:rsidRPr="00236A71">
        <w:rPr>
          <w:rFonts w:ascii="Times New Roman" w:hAnsi="Times New Roman" w:cs="Times New Roman"/>
          <w:sz w:val="24"/>
          <w:szCs w:val="24"/>
        </w:rPr>
        <w:t xml:space="preserve"> and 0.4</w:t>
      </w:r>
      <w:r w:rsidR="003B129B" w:rsidRPr="00236A71">
        <w:rPr>
          <w:rFonts w:ascii="Times New Roman" w:hAnsi="Times New Roman" w:cs="Times New Roman"/>
          <w:sz w:val="24"/>
          <w:szCs w:val="24"/>
        </w:rPr>
        <w:t>4</w:t>
      </w:r>
      <w:r w:rsidRPr="00236A71">
        <w:rPr>
          <w:rFonts w:ascii="Times New Roman" w:hAnsi="Times New Roman" w:cs="Times New Roman"/>
          <w:sz w:val="24"/>
          <w:szCs w:val="24"/>
        </w:rPr>
        <w:t xml:space="preserve"> for PLS10, PLS100, PLS200, PLS500 and PLS1000, respectively. Overall, selecting </w:t>
      </w:r>
      <w:r w:rsidR="00F154FF" w:rsidRPr="00236A71">
        <w:rPr>
          <w:rFonts w:ascii="Times New Roman" w:hAnsi="Times New Roman" w:cs="Times New Roman"/>
          <w:sz w:val="24"/>
          <w:szCs w:val="24"/>
        </w:rPr>
        <w:t>1</w:t>
      </w:r>
      <w:r w:rsidRPr="00236A71">
        <w:rPr>
          <w:rFonts w:ascii="Times New Roman" w:hAnsi="Times New Roman" w:cs="Times New Roman"/>
          <w:sz w:val="24"/>
          <w:szCs w:val="24"/>
        </w:rPr>
        <w:t>00 features yielded the highest median performance.</w:t>
      </w:r>
      <w:r w:rsidR="001B1F69" w:rsidRPr="00236A71">
        <w:rPr>
          <w:rFonts w:ascii="Times New Roman" w:hAnsi="Times New Roman" w:cs="Times New Roman"/>
          <w:sz w:val="24"/>
          <w:szCs w:val="24"/>
        </w:rPr>
        <w:t xml:space="preserve"> For all traits, intermediate subset sizes (</w:t>
      </w:r>
      <w:r w:rsidR="00F154FF" w:rsidRPr="00236A71">
        <w:rPr>
          <w:rFonts w:ascii="Times New Roman" w:hAnsi="Times New Roman" w:cs="Times New Roman"/>
          <w:sz w:val="24"/>
          <w:szCs w:val="24"/>
        </w:rPr>
        <w:t>1</w:t>
      </w:r>
      <w:r w:rsidR="001B1F69" w:rsidRPr="00236A71">
        <w:rPr>
          <w:rFonts w:ascii="Times New Roman" w:hAnsi="Times New Roman" w:cs="Times New Roman"/>
          <w:sz w:val="24"/>
          <w:szCs w:val="24"/>
        </w:rPr>
        <w:t>00</w:t>
      </w:r>
      <w:r w:rsidR="000F1ABC" w:rsidRPr="00236A71">
        <w:rPr>
          <w:rFonts w:ascii="Times New Roman" w:hAnsi="Times New Roman" w:cs="Times New Roman"/>
          <w:sz w:val="24"/>
          <w:szCs w:val="24"/>
        </w:rPr>
        <w:t>-</w:t>
      </w:r>
      <w:r w:rsidR="00F154FF" w:rsidRPr="00236A71">
        <w:rPr>
          <w:rFonts w:ascii="Times New Roman" w:hAnsi="Times New Roman" w:cs="Times New Roman"/>
          <w:sz w:val="24"/>
          <w:szCs w:val="24"/>
        </w:rPr>
        <w:t>2</w:t>
      </w:r>
      <w:r w:rsidR="001B1F69" w:rsidRPr="00236A71">
        <w:rPr>
          <w:rFonts w:ascii="Times New Roman" w:hAnsi="Times New Roman" w:cs="Times New Roman"/>
          <w:sz w:val="24"/>
          <w:szCs w:val="24"/>
        </w:rPr>
        <w:t>00 features) achieved the highest or near-highest median correlations, with no gains observed when increasing the number of features beyond this range.</w:t>
      </w:r>
    </w:p>
    <w:p w14:paraId="1B5BC896" w14:textId="386B0C15" w:rsidR="00EA2F05" w:rsidRPr="00236A71" w:rsidRDefault="00EA2F05" w:rsidP="00EA2F05">
      <w:pPr>
        <w:jc w:val="both"/>
        <w:rPr>
          <w:rFonts w:ascii="Times New Roman" w:hAnsi="Times New Roman" w:cs="Times New Roman"/>
          <w:sz w:val="24"/>
          <w:szCs w:val="24"/>
        </w:rPr>
      </w:pPr>
      <w:r w:rsidRPr="00236A71">
        <w:rPr>
          <w:rFonts w:ascii="Times New Roman" w:hAnsi="Times New Roman" w:cs="Times New Roman"/>
          <w:sz w:val="24"/>
          <w:szCs w:val="24"/>
        </w:rPr>
        <w:t xml:space="preserve"> </w:t>
      </w:r>
    </w:p>
    <w:p w14:paraId="6A4E9FB7" w14:textId="64638F6E" w:rsidR="00315E48" w:rsidRPr="00236A71" w:rsidRDefault="00A3640D" w:rsidP="00293FEB">
      <w:pPr>
        <w:jc w:val="both"/>
        <w:rPr>
          <w:rFonts w:ascii="Times New Roman" w:hAnsi="Times New Roman" w:cs="Times New Roman"/>
          <w:sz w:val="24"/>
          <w:szCs w:val="24"/>
        </w:rPr>
      </w:pPr>
      <w:r w:rsidRPr="00236A71">
        <w:rPr>
          <w:rFonts w:ascii="Times New Roman" w:hAnsi="Times New Roman" w:cs="Times New Roman"/>
          <w:noProof/>
          <w:sz w:val="24"/>
          <w:szCs w:val="24"/>
        </w:rPr>
        <w:lastRenderedPageBreak/>
        <w:drawing>
          <wp:inline distT="0" distB="0" distL="0" distR="0" wp14:anchorId="5A825FF4" wp14:editId="351F3A2C">
            <wp:extent cx="5400040" cy="2540000"/>
            <wp:effectExtent l="0" t="0" r="0" b="0"/>
            <wp:docPr id="914932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32479" name="Picture 9149324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540000"/>
                    </a:xfrm>
                    <a:prstGeom prst="rect">
                      <a:avLst/>
                    </a:prstGeom>
                  </pic:spPr>
                </pic:pic>
              </a:graphicData>
            </a:graphic>
          </wp:inline>
        </w:drawing>
      </w:r>
    </w:p>
    <w:p w14:paraId="3CD5B273" w14:textId="74D3EAFC" w:rsidR="00FE6F98" w:rsidRPr="00236A71" w:rsidRDefault="00FE6F98" w:rsidP="00FE6F98">
      <w:pPr>
        <w:jc w:val="both"/>
        <w:rPr>
          <w:rFonts w:ascii="Times New Roman" w:hAnsi="Times New Roman" w:cs="Times New Roman"/>
        </w:rPr>
      </w:pPr>
      <w:r w:rsidRPr="00236A71">
        <w:rPr>
          <w:rFonts w:ascii="Times New Roman" w:hAnsi="Times New Roman" w:cs="Times New Roman"/>
        </w:rPr>
        <w:t xml:space="preserve">Figure </w:t>
      </w:r>
      <w:r w:rsidR="007F3429" w:rsidRPr="00236A71">
        <w:rPr>
          <w:rFonts w:ascii="Times New Roman" w:hAnsi="Times New Roman" w:cs="Times New Roman"/>
        </w:rPr>
        <w:t>9</w:t>
      </w:r>
      <w:r w:rsidRPr="00236A71">
        <w:rPr>
          <w:rFonts w:ascii="Times New Roman" w:hAnsi="Times New Roman" w:cs="Times New Roman"/>
        </w:rPr>
        <w:t xml:space="preserve">: </w:t>
      </w:r>
      <w:r w:rsidR="00C410AF" w:rsidRPr="00236A71">
        <w:rPr>
          <w:rFonts w:ascii="Times New Roman" w:hAnsi="Times New Roman" w:cs="Times New Roman"/>
        </w:rPr>
        <w:t xml:space="preserve">Box plots show the distribution of correlation values for the PLS strategy across 5-fold cross-validation, with three independent runs per fold using different initialization seeds (913, 1024, 1105). </w:t>
      </w:r>
      <w:r w:rsidRPr="00236A71">
        <w:rPr>
          <w:rFonts w:ascii="Times New Roman" w:hAnsi="Times New Roman" w:cs="Times New Roman"/>
        </w:rPr>
        <w:t>Each box spans the interquartile range (IQR, 25th</w:t>
      </w:r>
      <w:r w:rsidR="000F1ABC" w:rsidRPr="00236A71">
        <w:rPr>
          <w:rFonts w:ascii="Times New Roman" w:hAnsi="Times New Roman" w:cs="Times New Roman"/>
        </w:rPr>
        <w:t>-</w:t>
      </w:r>
      <w:r w:rsidRPr="00236A71">
        <w:rPr>
          <w:rFonts w:ascii="Times New Roman" w:hAnsi="Times New Roman" w:cs="Times New Roman"/>
        </w:rPr>
        <w:t>75th percentile) of the correlation values, the black line represents the median, and whiskers indicate the minimum and maximum values within 1.5×IQR. Outliers beyond this range are shown as individual points. The color-coded box plots represent the selected subset sizes (10, 100, 200, 500, 1000).</w:t>
      </w:r>
    </w:p>
    <w:p w14:paraId="530F834D" w14:textId="2734073F" w:rsidR="00D5332E" w:rsidRPr="00236A71" w:rsidRDefault="00D5332E" w:rsidP="00293FEB">
      <w:pPr>
        <w:jc w:val="both"/>
        <w:rPr>
          <w:rFonts w:ascii="Times New Roman" w:hAnsi="Times New Roman" w:cs="Times New Roman"/>
          <w:sz w:val="24"/>
          <w:szCs w:val="24"/>
        </w:rPr>
      </w:pPr>
    </w:p>
    <w:p w14:paraId="5EBC1A2A" w14:textId="77777777" w:rsidR="0098428B" w:rsidRPr="00236A71" w:rsidRDefault="0098428B" w:rsidP="006C6DE2">
      <w:pPr>
        <w:jc w:val="both"/>
        <w:rPr>
          <w:rFonts w:ascii="Times New Roman" w:hAnsi="Times New Roman" w:cs="Times New Roman"/>
          <w:b/>
          <w:bCs/>
          <w:sz w:val="24"/>
          <w:szCs w:val="24"/>
        </w:rPr>
      </w:pPr>
      <w:commentRangeStart w:id="154"/>
      <w:commentRangeStart w:id="155"/>
      <w:r w:rsidRPr="00236A71">
        <w:rPr>
          <w:rFonts w:ascii="Times New Roman" w:hAnsi="Times New Roman" w:cs="Times New Roman"/>
          <w:b/>
          <w:bCs/>
          <w:sz w:val="24"/>
          <w:szCs w:val="24"/>
        </w:rPr>
        <w:t>Hyperparameter Stability Across Cross-Validation</w:t>
      </w:r>
      <w:commentRangeEnd w:id="154"/>
      <w:r w:rsidR="00CD1CA5" w:rsidRPr="00236A71">
        <w:rPr>
          <w:rStyle w:val="CommentReference"/>
          <w:rFonts w:ascii="Times New Roman" w:hAnsi="Times New Roman" w:cs="Times New Roman"/>
          <w:b/>
          <w:bCs/>
          <w:sz w:val="24"/>
          <w:szCs w:val="24"/>
        </w:rPr>
        <w:commentReference w:id="154"/>
      </w:r>
      <w:commentRangeEnd w:id="155"/>
      <w:r w:rsidR="00773EAB" w:rsidRPr="00236A71">
        <w:rPr>
          <w:rStyle w:val="CommentReference"/>
          <w:rFonts w:ascii="Times New Roman" w:hAnsi="Times New Roman" w:cs="Times New Roman"/>
          <w:b/>
          <w:bCs/>
          <w:sz w:val="24"/>
          <w:szCs w:val="24"/>
        </w:rPr>
        <w:commentReference w:id="155"/>
      </w:r>
    </w:p>
    <w:p w14:paraId="049CEBEB" w14:textId="47A3CE90" w:rsidR="006C6DE2" w:rsidRPr="00236A71" w:rsidRDefault="002C272A" w:rsidP="006C6DE2">
      <w:pPr>
        <w:jc w:val="both"/>
        <w:rPr>
          <w:rFonts w:ascii="Times New Roman" w:hAnsi="Times New Roman" w:cs="Times New Roman"/>
          <w:sz w:val="24"/>
          <w:szCs w:val="24"/>
        </w:rPr>
      </w:pPr>
      <w:r w:rsidRPr="00236A71">
        <w:rPr>
          <w:rFonts w:ascii="Times New Roman" w:hAnsi="Times New Roman" w:cs="Times New Roman"/>
          <w:sz w:val="24"/>
          <w:szCs w:val="24"/>
        </w:rPr>
        <w:t xml:space="preserve">To assess the stability of model tuning, we summarized the frequency of hyperparameter values selected across </w:t>
      </w:r>
      <w:r w:rsidR="00276403" w:rsidRPr="00236A71">
        <w:rPr>
          <w:rFonts w:ascii="Times New Roman" w:hAnsi="Times New Roman" w:cs="Times New Roman"/>
          <w:sz w:val="24"/>
          <w:szCs w:val="24"/>
        </w:rPr>
        <w:t xml:space="preserve">the 5-fold cross-validation for each PLS-subset strategy (10, 100, 200, 500, 1000), where every model was trained three times per fold to account for variation due to random initialization. In total, 75 configurations per trait were retained and used to compute the frequency. </w:t>
      </w:r>
    </w:p>
    <w:p w14:paraId="131337F1" w14:textId="1A6E09D7" w:rsidR="006C6DE2" w:rsidRPr="00236A71" w:rsidRDefault="006C6DE2" w:rsidP="006C6DE2">
      <w:pPr>
        <w:spacing w:after="0"/>
        <w:jc w:val="both"/>
        <w:rPr>
          <w:rFonts w:ascii="Times New Roman" w:hAnsi="Times New Roman" w:cs="Times New Roman"/>
          <w:lang w:val="ca-ES"/>
        </w:rPr>
      </w:pPr>
      <w:r w:rsidRPr="00236A71">
        <w:rPr>
          <w:rFonts w:ascii="Times New Roman" w:hAnsi="Times New Roman" w:cs="Times New Roman"/>
        </w:rPr>
        <w:t>Table</w:t>
      </w:r>
      <w:r w:rsidRPr="00236A71">
        <w:rPr>
          <w:rFonts w:ascii="Times New Roman" w:hAnsi="Times New Roman" w:cs="Times New Roman"/>
          <w:lang w:val="ca-ES"/>
        </w:rPr>
        <w:t xml:space="preserve"> 3: </w:t>
      </w:r>
      <w:commentRangeStart w:id="156"/>
      <w:commentRangeStart w:id="157"/>
      <w:commentRangeStart w:id="158"/>
      <w:r w:rsidR="00FD0CD6" w:rsidRPr="00236A71">
        <w:rPr>
          <w:rFonts w:ascii="Times New Roman" w:hAnsi="Times New Roman" w:cs="Times New Roman"/>
        </w:rPr>
        <w:t>Frequency of hyperparameter values selected</w:t>
      </w:r>
      <w:commentRangeEnd w:id="158"/>
      <w:r w:rsidR="00BF2CC9">
        <w:rPr>
          <w:rStyle w:val="CommentReference"/>
        </w:rPr>
        <w:commentReference w:id="158"/>
      </w:r>
      <w:r w:rsidR="00FD0CD6" w:rsidRPr="00236A71">
        <w:rPr>
          <w:rFonts w:ascii="Times New Roman" w:hAnsi="Times New Roman" w:cs="Times New Roman"/>
        </w:rPr>
        <w:t xml:space="preserve"> during Bayesian hyperparameter tuning across 5-fold cross-validation. Each model </w:t>
      </w:r>
      <w:commentRangeEnd w:id="156"/>
      <w:r w:rsidR="0087620E" w:rsidRPr="00236A71">
        <w:rPr>
          <w:rStyle w:val="CommentReference"/>
          <w:rFonts w:ascii="Times New Roman" w:hAnsi="Times New Roman" w:cs="Times New Roman"/>
          <w:sz w:val="22"/>
          <w:szCs w:val="22"/>
        </w:rPr>
        <w:commentReference w:id="156"/>
      </w:r>
      <w:commentRangeEnd w:id="157"/>
      <w:r w:rsidR="0087620E" w:rsidRPr="00236A71">
        <w:rPr>
          <w:rStyle w:val="CommentReference"/>
          <w:rFonts w:ascii="Times New Roman" w:hAnsi="Times New Roman" w:cs="Times New Roman"/>
          <w:sz w:val="22"/>
          <w:szCs w:val="22"/>
        </w:rPr>
        <w:commentReference w:id="157"/>
      </w:r>
      <w:r w:rsidR="00FD0CD6" w:rsidRPr="00236A71">
        <w:rPr>
          <w:rFonts w:ascii="Times New Roman" w:hAnsi="Times New Roman" w:cs="Times New Roman"/>
        </w:rPr>
        <w:t xml:space="preserve">was trained three times per fold using different initialization seeds (913, 1024, 1105), for a total of 75 runs per trait. </w:t>
      </w:r>
      <w:commentRangeStart w:id="159"/>
      <w:commentRangeStart w:id="160"/>
      <w:r w:rsidR="00FD0CD6" w:rsidRPr="00236A71">
        <w:rPr>
          <w:rFonts w:ascii="Times New Roman" w:hAnsi="Times New Roman" w:cs="Times New Roman"/>
        </w:rPr>
        <w:t>Numbers in parentheses indicate the number of runs (out of 75) in which a given hyperparameter value was selected.</w:t>
      </w:r>
      <w:commentRangeEnd w:id="159"/>
      <w:r w:rsidR="00FE1C76" w:rsidRPr="00236A71">
        <w:rPr>
          <w:rStyle w:val="CommentReference"/>
          <w:rFonts w:ascii="Times New Roman" w:hAnsi="Times New Roman" w:cs="Times New Roman"/>
          <w:sz w:val="22"/>
          <w:szCs w:val="22"/>
          <w:lang w:val="ca-ES"/>
        </w:rPr>
        <w:commentReference w:id="159"/>
      </w:r>
      <w:commentRangeEnd w:id="160"/>
      <w:r w:rsidR="00FE1C76" w:rsidRPr="00236A71">
        <w:rPr>
          <w:rStyle w:val="CommentReference"/>
          <w:rFonts w:ascii="Times New Roman" w:hAnsi="Times New Roman" w:cs="Times New Roman"/>
          <w:sz w:val="22"/>
          <w:szCs w:val="22"/>
          <w:lang w:val="ca-ES"/>
        </w:rPr>
        <w:commentReference w:id="160"/>
      </w:r>
    </w:p>
    <w:tbl>
      <w:tblPr>
        <w:tblStyle w:val="TableGrid"/>
        <w:tblW w:w="0" w:type="auto"/>
        <w:tblLook w:val="04A0" w:firstRow="1" w:lastRow="0" w:firstColumn="1" w:lastColumn="0" w:noHBand="0" w:noVBand="1"/>
      </w:tblPr>
      <w:tblGrid>
        <w:gridCol w:w="2256"/>
        <w:gridCol w:w="1699"/>
        <w:gridCol w:w="1796"/>
        <w:gridCol w:w="1699"/>
      </w:tblGrid>
      <w:tr w:rsidR="006C6DE2" w:rsidRPr="00236A71" w14:paraId="637B1821" w14:textId="77777777" w:rsidTr="00D9482F">
        <w:tc>
          <w:tcPr>
            <w:tcW w:w="2254" w:type="dxa"/>
          </w:tcPr>
          <w:p w14:paraId="6355DA69" w14:textId="77777777" w:rsidR="006C6DE2" w:rsidRPr="00236A71" w:rsidRDefault="006C6DE2" w:rsidP="00D9482F">
            <w:pPr>
              <w:jc w:val="both"/>
              <w:rPr>
                <w:rFonts w:ascii="Times New Roman" w:hAnsi="Times New Roman" w:cs="Times New Roman"/>
                <w:sz w:val="24"/>
                <w:szCs w:val="24"/>
              </w:rPr>
            </w:pPr>
          </w:p>
        </w:tc>
        <w:tc>
          <w:tcPr>
            <w:tcW w:w="1699" w:type="dxa"/>
          </w:tcPr>
          <w:p w14:paraId="6FA8E162" w14:textId="1C48ADDE" w:rsidR="006C6DE2" w:rsidRPr="00236A71" w:rsidRDefault="003261C4" w:rsidP="00D9482F">
            <w:pPr>
              <w:jc w:val="both"/>
              <w:rPr>
                <w:rFonts w:ascii="Times New Roman" w:hAnsi="Times New Roman" w:cs="Times New Roman"/>
                <w:sz w:val="24"/>
                <w:szCs w:val="24"/>
              </w:rPr>
            </w:pPr>
            <w:r w:rsidRPr="00236A71">
              <w:rPr>
                <w:rFonts w:ascii="Times New Roman" w:hAnsi="Times New Roman" w:cs="Times New Roman"/>
                <w:sz w:val="24"/>
                <w:szCs w:val="24"/>
              </w:rPr>
              <w:t>ADG</w:t>
            </w:r>
          </w:p>
        </w:tc>
        <w:tc>
          <w:tcPr>
            <w:tcW w:w="1796" w:type="dxa"/>
          </w:tcPr>
          <w:p w14:paraId="3CDB5461" w14:textId="5982B78F" w:rsidR="006C6DE2" w:rsidRPr="00236A71" w:rsidRDefault="00674077" w:rsidP="00D9482F">
            <w:pPr>
              <w:jc w:val="both"/>
              <w:rPr>
                <w:rFonts w:ascii="Times New Roman" w:hAnsi="Times New Roman" w:cs="Times New Roman"/>
                <w:sz w:val="24"/>
                <w:szCs w:val="24"/>
              </w:rPr>
            </w:pPr>
            <w:r w:rsidRPr="00236A71">
              <w:rPr>
                <w:rFonts w:ascii="Times New Roman" w:hAnsi="Times New Roman" w:cs="Times New Roman"/>
                <w:sz w:val="24"/>
                <w:szCs w:val="24"/>
              </w:rPr>
              <w:t>BFT</w:t>
            </w:r>
          </w:p>
        </w:tc>
        <w:tc>
          <w:tcPr>
            <w:tcW w:w="1699" w:type="dxa"/>
          </w:tcPr>
          <w:p w14:paraId="4540D6BE"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RFI</w:t>
            </w:r>
          </w:p>
        </w:tc>
      </w:tr>
      <w:tr w:rsidR="006C6DE2" w:rsidRPr="00236A71" w14:paraId="58A51779" w14:textId="77777777" w:rsidTr="00D9482F">
        <w:tc>
          <w:tcPr>
            <w:tcW w:w="2254" w:type="dxa"/>
          </w:tcPr>
          <w:p w14:paraId="0459936B"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Activation_fused</w:t>
            </w:r>
            <w:proofErr w:type="spellEnd"/>
          </w:p>
        </w:tc>
        <w:tc>
          <w:tcPr>
            <w:tcW w:w="1699" w:type="dxa"/>
          </w:tcPr>
          <w:p w14:paraId="7B7912C9" w14:textId="6195001F" w:rsidR="006C6DE2" w:rsidRPr="00236A71" w:rsidRDefault="00D46BFF" w:rsidP="00D9482F">
            <w:pPr>
              <w:jc w:val="both"/>
              <w:rPr>
                <w:rFonts w:ascii="Times New Roman" w:hAnsi="Times New Roman" w:cs="Times New Roman"/>
                <w:sz w:val="24"/>
                <w:szCs w:val="24"/>
              </w:rPr>
            </w:pPr>
            <w:r w:rsidRPr="00236A71">
              <w:rPr>
                <w:rFonts w:ascii="Times New Roman" w:hAnsi="Times New Roman" w:cs="Times New Roman"/>
                <w:sz w:val="24"/>
                <w:szCs w:val="24"/>
              </w:rPr>
              <w:t>t</w:t>
            </w:r>
            <w:r w:rsidR="006C6DE2" w:rsidRPr="00236A71">
              <w:rPr>
                <w:rFonts w:ascii="Times New Roman" w:hAnsi="Times New Roman" w:cs="Times New Roman"/>
                <w:sz w:val="24"/>
                <w:szCs w:val="24"/>
              </w:rPr>
              <w:t>anh (3</w:t>
            </w:r>
            <w:r w:rsidR="00A27E43">
              <w:rPr>
                <w:rFonts w:ascii="Times New Roman" w:hAnsi="Times New Roman" w:cs="Times New Roman"/>
                <w:sz w:val="24"/>
                <w:szCs w:val="24"/>
              </w:rPr>
              <w:t>1/</w:t>
            </w:r>
            <w:r w:rsidR="006C6DE2" w:rsidRPr="00236A71">
              <w:rPr>
                <w:rFonts w:ascii="Times New Roman" w:hAnsi="Times New Roman" w:cs="Times New Roman"/>
                <w:sz w:val="24"/>
                <w:szCs w:val="24"/>
              </w:rPr>
              <w:t>75)</w:t>
            </w:r>
          </w:p>
        </w:tc>
        <w:tc>
          <w:tcPr>
            <w:tcW w:w="1796" w:type="dxa"/>
          </w:tcPr>
          <w:p w14:paraId="6ED29B95" w14:textId="45F3BCDB" w:rsidR="006C6DE2" w:rsidRPr="00236A71" w:rsidRDefault="00D46BFF" w:rsidP="00D9482F">
            <w:pPr>
              <w:jc w:val="both"/>
              <w:rPr>
                <w:rFonts w:ascii="Times New Roman" w:hAnsi="Times New Roman" w:cs="Times New Roman"/>
                <w:sz w:val="24"/>
                <w:szCs w:val="24"/>
              </w:rPr>
            </w:pPr>
            <w:r w:rsidRPr="00236A71">
              <w:rPr>
                <w:rFonts w:ascii="Times New Roman" w:hAnsi="Times New Roman" w:cs="Times New Roman"/>
                <w:sz w:val="24"/>
                <w:szCs w:val="24"/>
              </w:rPr>
              <w:t>t</w:t>
            </w:r>
            <w:r w:rsidR="006C6DE2" w:rsidRPr="00236A71">
              <w:rPr>
                <w:rFonts w:ascii="Times New Roman" w:hAnsi="Times New Roman" w:cs="Times New Roman"/>
                <w:sz w:val="24"/>
                <w:szCs w:val="24"/>
              </w:rPr>
              <w:t>anh (32/75)</w:t>
            </w:r>
          </w:p>
        </w:tc>
        <w:tc>
          <w:tcPr>
            <w:tcW w:w="1699" w:type="dxa"/>
          </w:tcPr>
          <w:p w14:paraId="20A798FE" w14:textId="00E05EEB" w:rsidR="006C6DE2" w:rsidRPr="00236A71" w:rsidRDefault="00D46BFF" w:rsidP="00D9482F">
            <w:pPr>
              <w:jc w:val="both"/>
              <w:rPr>
                <w:rFonts w:ascii="Times New Roman" w:hAnsi="Times New Roman" w:cs="Times New Roman"/>
                <w:sz w:val="24"/>
                <w:szCs w:val="24"/>
              </w:rPr>
            </w:pPr>
            <w:r w:rsidRPr="00236A71">
              <w:rPr>
                <w:rFonts w:ascii="Times New Roman" w:hAnsi="Times New Roman" w:cs="Times New Roman"/>
                <w:sz w:val="24"/>
                <w:szCs w:val="24"/>
              </w:rPr>
              <w:t>t</w:t>
            </w:r>
            <w:r w:rsidR="006C6DE2" w:rsidRPr="00236A71">
              <w:rPr>
                <w:rFonts w:ascii="Times New Roman" w:hAnsi="Times New Roman" w:cs="Times New Roman"/>
                <w:sz w:val="24"/>
                <w:szCs w:val="24"/>
              </w:rPr>
              <w:t>anh (</w:t>
            </w:r>
            <w:r w:rsidR="001B3A40">
              <w:rPr>
                <w:rFonts w:ascii="Times New Roman" w:hAnsi="Times New Roman" w:cs="Times New Roman"/>
                <w:sz w:val="24"/>
                <w:szCs w:val="24"/>
              </w:rPr>
              <w:t>30</w:t>
            </w:r>
            <w:r w:rsidR="006C6DE2" w:rsidRPr="00236A71">
              <w:rPr>
                <w:rFonts w:ascii="Times New Roman" w:hAnsi="Times New Roman" w:cs="Times New Roman"/>
                <w:sz w:val="24"/>
                <w:szCs w:val="24"/>
              </w:rPr>
              <w:t>/75)</w:t>
            </w:r>
          </w:p>
        </w:tc>
      </w:tr>
      <w:tr w:rsidR="006C6DE2" w:rsidRPr="00236A71" w14:paraId="1746B924" w14:textId="77777777" w:rsidTr="00D9482F">
        <w:tc>
          <w:tcPr>
            <w:tcW w:w="2254" w:type="dxa"/>
          </w:tcPr>
          <w:p w14:paraId="50825692"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Activation_snp</w:t>
            </w:r>
            <w:proofErr w:type="spellEnd"/>
          </w:p>
        </w:tc>
        <w:tc>
          <w:tcPr>
            <w:tcW w:w="1699" w:type="dxa"/>
          </w:tcPr>
          <w:p w14:paraId="3340022C" w14:textId="71EC33B2"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E</w:t>
            </w:r>
            <w:r w:rsidR="00D10D34" w:rsidRPr="00236A71">
              <w:rPr>
                <w:rFonts w:ascii="Times New Roman" w:hAnsi="Times New Roman" w:cs="Times New Roman"/>
                <w:sz w:val="24"/>
                <w:szCs w:val="24"/>
              </w:rPr>
              <w:t>LU</w:t>
            </w:r>
            <w:r w:rsidRPr="00236A71">
              <w:rPr>
                <w:rFonts w:ascii="Times New Roman" w:hAnsi="Times New Roman" w:cs="Times New Roman"/>
                <w:sz w:val="24"/>
                <w:szCs w:val="24"/>
              </w:rPr>
              <w:t>(</w:t>
            </w:r>
            <w:r w:rsidR="00A27E43">
              <w:rPr>
                <w:rFonts w:ascii="Times New Roman" w:hAnsi="Times New Roman" w:cs="Times New Roman"/>
                <w:sz w:val="24"/>
                <w:szCs w:val="24"/>
              </w:rPr>
              <w:t>48</w:t>
            </w:r>
            <w:r w:rsidRPr="00236A71">
              <w:rPr>
                <w:rFonts w:ascii="Times New Roman" w:hAnsi="Times New Roman" w:cs="Times New Roman"/>
                <w:sz w:val="24"/>
                <w:szCs w:val="24"/>
              </w:rPr>
              <w:t>/75)</w:t>
            </w:r>
          </w:p>
        </w:tc>
        <w:tc>
          <w:tcPr>
            <w:tcW w:w="1796" w:type="dxa"/>
          </w:tcPr>
          <w:p w14:paraId="39A01160" w14:textId="4ADFCF04"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E</w:t>
            </w:r>
            <w:r w:rsidR="00D10D34" w:rsidRPr="00236A71">
              <w:rPr>
                <w:rFonts w:ascii="Times New Roman" w:hAnsi="Times New Roman" w:cs="Times New Roman"/>
                <w:sz w:val="24"/>
                <w:szCs w:val="24"/>
              </w:rPr>
              <w:t>LU</w:t>
            </w:r>
            <w:r w:rsidRPr="00236A71">
              <w:rPr>
                <w:rFonts w:ascii="Times New Roman" w:hAnsi="Times New Roman" w:cs="Times New Roman"/>
                <w:sz w:val="24"/>
                <w:szCs w:val="24"/>
              </w:rPr>
              <w:t xml:space="preserve"> (48/75)</w:t>
            </w:r>
          </w:p>
        </w:tc>
        <w:tc>
          <w:tcPr>
            <w:tcW w:w="1699" w:type="dxa"/>
          </w:tcPr>
          <w:p w14:paraId="4CC75CFA" w14:textId="34E46619"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E</w:t>
            </w:r>
            <w:r w:rsidR="00D10D34" w:rsidRPr="00236A71">
              <w:rPr>
                <w:rFonts w:ascii="Times New Roman" w:hAnsi="Times New Roman" w:cs="Times New Roman"/>
                <w:sz w:val="24"/>
                <w:szCs w:val="24"/>
              </w:rPr>
              <w:t>LU</w:t>
            </w:r>
            <w:r w:rsidRPr="00236A71">
              <w:rPr>
                <w:rFonts w:ascii="Times New Roman" w:hAnsi="Times New Roman" w:cs="Times New Roman"/>
                <w:sz w:val="24"/>
                <w:szCs w:val="24"/>
              </w:rPr>
              <w:t xml:space="preserve"> (4</w:t>
            </w:r>
            <w:r w:rsidR="00A845B2">
              <w:rPr>
                <w:rFonts w:ascii="Times New Roman" w:hAnsi="Times New Roman" w:cs="Times New Roman"/>
                <w:sz w:val="24"/>
                <w:szCs w:val="24"/>
              </w:rPr>
              <w:t>6</w:t>
            </w:r>
            <w:r w:rsidRPr="00236A71">
              <w:rPr>
                <w:rFonts w:ascii="Times New Roman" w:hAnsi="Times New Roman" w:cs="Times New Roman"/>
                <w:sz w:val="24"/>
                <w:szCs w:val="24"/>
              </w:rPr>
              <w:t>/75)</w:t>
            </w:r>
          </w:p>
        </w:tc>
      </w:tr>
      <w:tr w:rsidR="006C6DE2" w:rsidRPr="00236A71" w14:paraId="357C70DC" w14:textId="77777777" w:rsidTr="00D9482F">
        <w:tc>
          <w:tcPr>
            <w:tcW w:w="2254" w:type="dxa"/>
          </w:tcPr>
          <w:p w14:paraId="0F395726"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Activation_transcript</w:t>
            </w:r>
            <w:proofErr w:type="spellEnd"/>
          </w:p>
        </w:tc>
        <w:tc>
          <w:tcPr>
            <w:tcW w:w="1699" w:type="dxa"/>
          </w:tcPr>
          <w:p w14:paraId="25D101B5" w14:textId="4DFDFC58"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tanh(4</w:t>
            </w:r>
            <w:r w:rsidR="00BE4CCD">
              <w:rPr>
                <w:rFonts w:ascii="Times New Roman" w:hAnsi="Times New Roman" w:cs="Times New Roman"/>
                <w:sz w:val="24"/>
                <w:szCs w:val="24"/>
              </w:rPr>
              <w:t>1</w:t>
            </w:r>
            <w:r w:rsidRPr="00236A71">
              <w:rPr>
                <w:rFonts w:ascii="Times New Roman" w:hAnsi="Times New Roman" w:cs="Times New Roman"/>
                <w:sz w:val="24"/>
                <w:szCs w:val="24"/>
              </w:rPr>
              <w:t>/75)</w:t>
            </w:r>
          </w:p>
        </w:tc>
        <w:tc>
          <w:tcPr>
            <w:tcW w:w="1796" w:type="dxa"/>
          </w:tcPr>
          <w:p w14:paraId="5E3B395F" w14:textId="713520A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tanh(43/</w:t>
            </w:r>
            <w:r w:rsidR="00D747EC" w:rsidRPr="00236A71">
              <w:rPr>
                <w:rFonts w:ascii="Times New Roman" w:hAnsi="Times New Roman" w:cs="Times New Roman"/>
                <w:sz w:val="24"/>
                <w:szCs w:val="24"/>
              </w:rPr>
              <w:t>75</w:t>
            </w:r>
            <w:r w:rsidRPr="00236A71">
              <w:rPr>
                <w:rFonts w:ascii="Times New Roman" w:hAnsi="Times New Roman" w:cs="Times New Roman"/>
                <w:sz w:val="24"/>
                <w:szCs w:val="24"/>
              </w:rPr>
              <w:t>)</w:t>
            </w:r>
          </w:p>
        </w:tc>
        <w:tc>
          <w:tcPr>
            <w:tcW w:w="1699" w:type="dxa"/>
          </w:tcPr>
          <w:p w14:paraId="2114C954" w14:textId="26BD052B"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tanh (4</w:t>
            </w:r>
            <w:r w:rsidR="00A845B2">
              <w:rPr>
                <w:rFonts w:ascii="Times New Roman" w:hAnsi="Times New Roman" w:cs="Times New Roman"/>
                <w:sz w:val="24"/>
                <w:szCs w:val="24"/>
              </w:rPr>
              <w:t>4</w:t>
            </w:r>
            <w:r w:rsidRPr="00236A71">
              <w:rPr>
                <w:rFonts w:ascii="Times New Roman" w:hAnsi="Times New Roman" w:cs="Times New Roman"/>
                <w:sz w:val="24"/>
                <w:szCs w:val="24"/>
              </w:rPr>
              <w:t>/75)</w:t>
            </w:r>
          </w:p>
        </w:tc>
      </w:tr>
      <w:tr w:rsidR="006C6DE2" w:rsidRPr="00236A71" w14:paraId="3218382A" w14:textId="77777777" w:rsidTr="00D9482F">
        <w:tc>
          <w:tcPr>
            <w:tcW w:w="2254" w:type="dxa"/>
          </w:tcPr>
          <w:p w14:paraId="02027D7E"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Activation_cpg</w:t>
            </w:r>
            <w:proofErr w:type="spellEnd"/>
          </w:p>
        </w:tc>
        <w:tc>
          <w:tcPr>
            <w:tcW w:w="1699" w:type="dxa"/>
          </w:tcPr>
          <w:p w14:paraId="34950EE2"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tanh(42/75)</w:t>
            </w:r>
          </w:p>
        </w:tc>
        <w:tc>
          <w:tcPr>
            <w:tcW w:w="1796" w:type="dxa"/>
          </w:tcPr>
          <w:p w14:paraId="5568D236" w14:textId="62C920FC" w:rsidR="006C6DE2" w:rsidRPr="00236A71" w:rsidRDefault="009109EB" w:rsidP="00D9482F">
            <w:pPr>
              <w:jc w:val="both"/>
              <w:rPr>
                <w:rFonts w:ascii="Times New Roman" w:hAnsi="Times New Roman" w:cs="Times New Roman"/>
                <w:sz w:val="24"/>
                <w:szCs w:val="24"/>
              </w:rPr>
            </w:pPr>
            <w:r w:rsidRPr="00236A71">
              <w:rPr>
                <w:rFonts w:ascii="Times New Roman" w:hAnsi="Times New Roman" w:cs="Times New Roman"/>
                <w:sz w:val="24"/>
                <w:szCs w:val="24"/>
              </w:rPr>
              <w:t>t</w:t>
            </w:r>
            <w:r w:rsidR="006C6DE2" w:rsidRPr="00236A71">
              <w:rPr>
                <w:rFonts w:ascii="Times New Roman" w:hAnsi="Times New Roman" w:cs="Times New Roman"/>
                <w:sz w:val="24"/>
                <w:szCs w:val="24"/>
              </w:rPr>
              <w:t>anh(42/75)</w:t>
            </w:r>
          </w:p>
        </w:tc>
        <w:tc>
          <w:tcPr>
            <w:tcW w:w="1699" w:type="dxa"/>
          </w:tcPr>
          <w:p w14:paraId="315557DB" w14:textId="7D1B120A"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tanh(4</w:t>
            </w:r>
            <w:r w:rsidR="00A845B2">
              <w:rPr>
                <w:rFonts w:ascii="Times New Roman" w:hAnsi="Times New Roman" w:cs="Times New Roman"/>
                <w:sz w:val="24"/>
                <w:szCs w:val="24"/>
              </w:rPr>
              <w:t>4</w:t>
            </w:r>
            <w:r w:rsidRPr="00236A71">
              <w:rPr>
                <w:rFonts w:ascii="Times New Roman" w:hAnsi="Times New Roman" w:cs="Times New Roman"/>
                <w:sz w:val="24"/>
                <w:szCs w:val="24"/>
              </w:rPr>
              <w:t>/75)</w:t>
            </w:r>
          </w:p>
        </w:tc>
      </w:tr>
      <w:tr w:rsidR="006C6DE2" w:rsidRPr="00236A71" w14:paraId="14F66137" w14:textId="77777777" w:rsidTr="00D9482F">
        <w:tc>
          <w:tcPr>
            <w:tcW w:w="2254" w:type="dxa"/>
          </w:tcPr>
          <w:p w14:paraId="662F614C"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 xml:space="preserve">L </w:t>
            </w:r>
          </w:p>
        </w:tc>
        <w:tc>
          <w:tcPr>
            <w:tcW w:w="1699" w:type="dxa"/>
          </w:tcPr>
          <w:p w14:paraId="42B489BC" w14:textId="118F1B0B"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0.001(5</w:t>
            </w:r>
            <w:r w:rsidR="00BE4CCD">
              <w:rPr>
                <w:rFonts w:ascii="Times New Roman" w:hAnsi="Times New Roman" w:cs="Times New Roman"/>
                <w:sz w:val="24"/>
                <w:szCs w:val="24"/>
              </w:rPr>
              <w:t>5</w:t>
            </w:r>
            <w:r w:rsidRPr="00236A71">
              <w:rPr>
                <w:rFonts w:ascii="Times New Roman" w:hAnsi="Times New Roman" w:cs="Times New Roman"/>
                <w:sz w:val="24"/>
                <w:szCs w:val="24"/>
              </w:rPr>
              <w:t>/75)</w:t>
            </w:r>
          </w:p>
        </w:tc>
        <w:tc>
          <w:tcPr>
            <w:tcW w:w="1796" w:type="dxa"/>
          </w:tcPr>
          <w:p w14:paraId="2314C512"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0.001(57/75)</w:t>
            </w:r>
          </w:p>
        </w:tc>
        <w:tc>
          <w:tcPr>
            <w:tcW w:w="1699" w:type="dxa"/>
          </w:tcPr>
          <w:p w14:paraId="6ED8F9DC"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0.001(55/75)</w:t>
            </w:r>
          </w:p>
        </w:tc>
      </w:tr>
      <w:tr w:rsidR="006C6DE2" w:rsidRPr="00236A71" w14:paraId="11DEED82" w14:textId="77777777" w:rsidTr="00D9482F">
        <w:tc>
          <w:tcPr>
            <w:tcW w:w="2254" w:type="dxa"/>
          </w:tcPr>
          <w:p w14:paraId="4AFC2ADC"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Units_snp</w:t>
            </w:r>
          </w:p>
        </w:tc>
        <w:tc>
          <w:tcPr>
            <w:tcW w:w="1699" w:type="dxa"/>
          </w:tcPr>
          <w:p w14:paraId="47051662" w14:textId="63490B6F"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8(2</w:t>
            </w:r>
            <w:r w:rsidR="00D92EDC">
              <w:rPr>
                <w:rFonts w:ascii="Times New Roman" w:hAnsi="Times New Roman" w:cs="Times New Roman"/>
                <w:sz w:val="24"/>
                <w:szCs w:val="24"/>
              </w:rPr>
              <w:t>5</w:t>
            </w:r>
            <w:r w:rsidRPr="00236A71">
              <w:rPr>
                <w:rFonts w:ascii="Times New Roman" w:hAnsi="Times New Roman" w:cs="Times New Roman"/>
                <w:sz w:val="24"/>
                <w:szCs w:val="24"/>
              </w:rPr>
              <w:t>/75)</w:t>
            </w:r>
          </w:p>
        </w:tc>
        <w:tc>
          <w:tcPr>
            <w:tcW w:w="1796" w:type="dxa"/>
          </w:tcPr>
          <w:p w14:paraId="29388CFD"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8(25/75)</w:t>
            </w:r>
          </w:p>
        </w:tc>
        <w:tc>
          <w:tcPr>
            <w:tcW w:w="1699" w:type="dxa"/>
          </w:tcPr>
          <w:p w14:paraId="79858226"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8(24/75)</w:t>
            </w:r>
          </w:p>
        </w:tc>
      </w:tr>
      <w:tr w:rsidR="006C6DE2" w:rsidRPr="00236A71" w14:paraId="3807FC5B" w14:textId="77777777" w:rsidTr="00D9482F">
        <w:tc>
          <w:tcPr>
            <w:tcW w:w="2254" w:type="dxa"/>
          </w:tcPr>
          <w:p w14:paraId="304A57E3"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Units_ transcript</w:t>
            </w:r>
          </w:p>
        </w:tc>
        <w:tc>
          <w:tcPr>
            <w:tcW w:w="1699" w:type="dxa"/>
          </w:tcPr>
          <w:p w14:paraId="2F1A7A21" w14:textId="188EFE8B"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38(2</w:t>
            </w:r>
            <w:r w:rsidR="00750BAB">
              <w:rPr>
                <w:rFonts w:ascii="Times New Roman" w:hAnsi="Times New Roman" w:cs="Times New Roman"/>
                <w:sz w:val="24"/>
                <w:szCs w:val="24"/>
              </w:rPr>
              <w:t>4</w:t>
            </w:r>
            <w:r w:rsidRPr="00236A71">
              <w:rPr>
                <w:rFonts w:ascii="Times New Roman" w:hAnsi="Times New Roman" w:cs="Times New Roman"/>
                <w:sz w:val="24"/>
                <w:szCs w:val="24"/>
              </w:rPr>
              <w:t>/75)</w:t>
            </w:r>
          </w:p>
        </w:tc>
        <w:tc>
          <w:tcPr>
            <w:tcW w:w="1796" w:type="dxa"/>
          </w:tcPr>
          <w:p w14:paraId="25CC1596"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38(26/75)</w:t>
            </w:r>
          </w:p>
        </w:tc>
        <w:tc>
          <w:tcPr>
            <w:tcW w:w="1699" w:type="dxa"/>
          </w:tcPr>
          <w:p w14:paraId="2164EDEA"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38(26/75)</w:t>
            </w:r>
          </w:p>
        </w:tc>
      </w:tr>
      <w:tr w:rsidR="006C6DE2" w:rsidRPr="00236A71" w14:paraId="0E26BE42" w14:textId="77777777" w:rsidTr="00D9482F">
        <w:tc>
          <w:tcPr>
            <w:tcW w:w="2254" w:type="dxa"/>
          </w:tcPr>
          <w:p w14:paraId="2568FA70"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Units_cpg</w:t>
            </w:r>
            <w:proofErr w:type="spellEnd"/>
          </w:p>
        </w:tc>
        <w:tc>
          <w:tcPr>
            <w:tcW w:w="1699" w:type="dxa"/>
          </w:tcPr>
          <w:p w14:paraId="475C6A30" w14:textId="30DDDB0D"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8(3</w:t>
            </w:r>
            <w:r w:rsidR="00020789">
              <w:rPr>
                <w:rFonts w:ascii="Times New Roman" w:hAnsi="Times New Roman" w:cs="Times New Roman"/>
                <w:sz w:val="24"/>
                <w:szCs w:val="24"/>
              </w:rPr>
              <w:t>5</w:t>
            </w:r>
            <w:r w:rsidRPr="00236A71">
              <w:rPr>
                <w:rFonts w:ascii="Times New Roman" w:hAnsi="Times New Roman" w:cs="Times New Roman"/>
                <w:sz w:val="24"/>
                <w:szCs w:val="24"/>
              </w:rPr>
              <w:t>/75)</w:t>
            </w:r>
          </w:p>
        </w:tc>
        <w:tc>
          <w:tcPr>
            <w:tcW w:w="1796" w:type="dxa"/>
          </w:tcPr>
          <w:p w14:paraId="3F628290"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8(41/75)</w:t>
            </w:r>
          </w:p>
        </w:tc>
        <w:tc>
          <w:tcPr>
            <w:tcW w:w="1699" w:type="dxa"/>
          </w:tcPr>
          <w:p w14:paraId="4137A0F5"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8(33/75)</w:t>
            </w:r>
          </w:p>
        </w:tc>
      </w:tr>
      <w:tr w:rsidR="006C6DE2" w:rsidRPr="00236A71" w14:paraId="0B5D153B" w14:textId="77777777" w:rsidTr="00D9482F">
        <w:tc>
          <w:tcPr>
            <w:tcW w:w="2254" w:type="dxa"/>
          </w:tcPr>
          <w:p w14:paraId="7F5DA8FD"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Dropout_snp</w:t>
            </w:r>
            <w:proofErr w:type="spellEnd"/>
          </w:p>
        </w:tc>
        <w:tc>
          <w:tcPr>
            <w:tcW w:w="1699" w:type="dxa"/>
          </w:tcPr>
          <w:p w14:paraId="4728E8E5"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0.1(40/75)</w:t>
            </w:r>
          </w:p>
        </w:tc>
        <w:tc>
          <w:tcPr>
            <w:tcW w:w="1796" w:type="dxa"/>
          </w:tcPr>
          <w:p w14:paraId="077B841E"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0.1(42/75)</w:t>
            </w:r>
          </w:p>
        </w:tc>
        <w:tc>
          <w:tcPr>
            <w:tcW w:w="1699" w:type="dxa"/>
          </w:tcPr>
          <w:p w14:paraId="28882E18"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0.1(43/75)</w:t>
            </w:r>
          </w:p>
        </w:tc>
      </w:tr>
      <w:tr w:rsidR="006C6DE2" w:rsidRPr="00236A71" w14:paraId="358BD746" w14:textId="77777777" w:rsidTr="00D9482F">
        <w:tc>
          <w:tcPr>
            <w:tcW w:w="2254" w:type="dxa"/>
          </w:tcPr>
          <w:p w14:paraId="0D0428FE"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Dropout_ transcript</w:t>
            </w:r>
          </w:p>
        </w:tc>
        <w:tc>
          <w:tcPr>
            <w:tcW w:w="1699" w:type="dxa"/>
          </w:tcPr>
          <w:p w14:paraId="73A5405B"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0.2(43/75)</w:t>
            </w:r>
          </w:p>
        </w:tc>
        <w:tc>
          <w:tcPr>
            <w:tcW w:w="1796" w:type="dxa"/>
          </w:tcPr>
          <w:p w14:paraId="25A2EA15"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0.2(41/75)</w:t>
            </w:r>
          </w:p>
        </w:tc>
        <w:tc>
          <w:tcPr>
            <w:tcW w:w="1699" w:type="dxa"/>
          </w:tcPr>
          <w:p w14:paraId="75FAE764"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0.2(44/75)</w:t>
            </w:r>
          </w:p>
        </w:tc>
      </w:tr>
      <w:tr w:rsidR="006C6DE2" w:rsidRPr="00236A71" w14:paraId="42EC25F4" w14:textId="77777777" w:rsidTr="00D9482F">
        <w:tc>
          <w:tcPr>
            <w:tcW w:w="2254" w:type="dxa"/>
          </w:tcPr>
          <w:p w14:paraId="50CE5A4A"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Dropout_cpg</w:t>
            </w:r>
            <w:proofErr w:type="spellEnd"/>
          </w:p>
        </w:tc>
        <w:tc>
          <w:tcPr>
            <w:tcW w:w="1699" w:type="dxa"/>
          </w:tcPr>
          <w:p w14:paraId="176ABC20"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0.4(37/75)</w:t>
            </w:r>
          </w:p>
        </w:tc>
        <w:tc>
          <w:tcPr>
            <w:tcW w:w="1796" w:type="dxa"/>
          </w:tcPr>
          <w:p w14:paraId="74BFD909"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0.5(35/75)</w:t>
            </w:r>
          </w:p>
        </w:tc>
        <w:tc>
          <w:tcPr>
            <w:tcW w:w="1699" w:type="dxa"/>
          </w:tcPr>
          <w:p w14:paraId="7EF61E0F"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0.4(39/75)</w:t>
            </w:r>
          </w:p>
        </w:tc>
      </w:tr>
      <w:tr w:rsidR="006C6DE2" w:rsidRPr="00236A71" w14:paraId="40EA2B89" w14:textId="77777777" w:rsidTr="00D9482F">
        <w:tc>
          <w:tcPr>
            <w:tcW w:w="2254" w:type="dxa"/>
          </w:tcPr>
          <w:p w14:paraId="7878C8E5"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Units_fused</w:t>
            </w:r>
            <w:proofErr w:type="spellEnd"/>
          </w:p>
        </w:tc>
        <w:tc>
          <w:tcPr>
            <w:tcW w:w="1699" w:type="dxa"/>
          </w:tcPr>
          <w:p w14:paraId="4CBFEF6E"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8(28/75)</w:t>
            </w:r>
          </w:p>
        </w:tc>
        <w:tc>
          <w:tcPr>
            <w:tcW w:w="1796" w:type="dxa"/>
          </w:tcPr>
          <w:p w14:paraId="7A511AB6"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64(25/75)</w:t>
            </w:r>
          </w:p>
        </w:tc>
        <w:tc>
          <w:tcPr>
            <w:tcW w:w="1699" w:type="dxa"/>
          </w:tcPr>
          <w:p w14:paraId="147AAA76"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8(26/75)</w:t>
            </w:r>
          </w:p>
        </w:tc>
      </w:tr>
      <w:tr w:rsidR="006C6DE2" w:rsidRPr="00236A71" w14:paraId="093FBB63" w14:textId="77777777" w:rsidTr="00D9482F">
        <w:tc>
          <w:tcPr>
            <w:tcW w:w="2254" w:type="dxa"/>
          </w:tcPr>
          <w:p w14:paraId="72950939" w14:textId="77777777" w:rsidR="006C6DE2" w:rsidRPr="00236A71" w:rsidRDefault="006C6DE2" w:rsidP="00D9482F">
            <w:pPr>
              <w:jc w:val="both"/>
              <w:rPr>
                <w:rFonts w:ascii="Times New Roman" w:hAnsi="Times New Roman" w:cs="Times New Roman"/>
                <w:sz w:val="24"/>
                <w:szCs w:val="24"/>
              </w:rPr>
            </w:pPr>
            <w:proofErr w:type="spellStart"/>
            <w:r w:rsidRPr="00236A71">
              <w:rPr>
                <w:rFonts w:ascii="Times New Roman" w:hAnsi="Times New Roman" w:cs="Times New Roman"/>
                <w:sz w:val="24"/>
                <w:szCs w:val="24"/>
              </w:rPr>
              <w:t>Dropout_fused</w:t>
            </w:r>
            <w:proofErr w:type="spellEnd"/>
          </w:p>
        </w:tc>
        <w:tc>
          <w:tcPr>
            <w:tcW w:w="1699" w:type="dxa"/>
          </w:tcPr>
          <w:p w14:paraId="5A8FC378"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0.1(44</w:t>
            </w:r>
            <w:r w:rsidRPr="00236A71">
              <w:rPr>
                <w:rFonts w:ascii="Times New Roman" w:hAnsi="Times New Roman" w:cs="Times New Roman"/>
                <w:sz w:val="24"/>
                <w:szCs w:val="24"/>
                <w:lang w:val="ca-ES"/>
              </w:rPr>
              <w:t>/</w:t>
            </w:r>
            <w:r w:rsidRPr="00236A71">
              <w:rPr>
                <w:rFonts w:ascii="Times New Roman" w:hAnsi="Times New Roman" w:cs="Times New Roman"/>
                <w:sz w:val="24"/>
                <w:szCs w:val="24"/>
              </w:rPr>
              <w:t>75)</w:t>
            </w:r>
          </w:p>
        </w:tc>
        <w:tc>
          <w:tcPr>
            <w:tcW w:w="1796" w:type="dxa"/>
          </w:tcPr>
          <w:p w14:paraId="584AC4DC"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0.1(42/75)</w:t>
            </w:r>
          </w:p>
        </w:tc>
        <w:tc>
          <w:tcPr>
            <w:tcW w:w="1699" w:type="dxa"/>
          </w:tcPr>
          <w:p w14:paraId="476F05D6"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0.1(45/75)</w:t>
            </w:r>
          </w:p>
        </w:tc>
      </w:tr>
      <w:tr w:rsidR="006C6DE2" w:rsidRPr="00236A71" w14:paraId="26033256" w14:textId="77777777" w:rsidTr="00D9482F">
        <w:tc>
          <w:tcPr>
            <w:tcW w:w="2254" w:type="dxa"/>
          </w:tcPr>
          <w:p w14:paraId="6D0473DE"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Learning rate</w:t>
            </w:r>
          </w:p>
        </w:tc>
        <w:tc>
          <w:tcPr>
            <w:tcW w:w="1699" w:type="dxa"/>
          </w:tcPr>
          <w:p w14:paraId="5EDE009C"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0.001(54/75)</w:t>
            </w:r>
          </w:p>
        </w:tc>
        <w:tc>
          <w:tcPr>
            <w:tcW w:w="1796" w:type="dxa"/>
          </w:tcPr>
          <w:p w14:paraId="05CA4F58"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0.001(59/75)</w:t>
            </w:r>
          </w:p>
        </w:tc>
        <w:tc>
          <w:tcPr>
            <w:tcW w:w="1699" w:type="dxa"/>
          </w:tcPr>
          <w:p w14:paraId="3D52A14F" w14:textId="77777777" w:rsidR="006C6DE2" w:rsidRPr="00236A71" w:rsidRDefault="006C6DE2" w:rsidP="00D9482F">
            <w:pPr>
              <w:jc w:val="both"/>
              <w:rPr>
                <w:rFonts w:ascii="Times New Roman" w:hAnsi="Times New Roman" w:cs="Times New Roman"/>
                <w:sz w:val="24"/>
                <w:szCs w:val="24"/>
              </w:rPr>
            </w:pPr>
            <w:r w:rsidRPr="00236A71">
              <w:rPr>
                <w:rFonts w:ascii="Times New Roman" w:hAnsi="Times New Roman" w:cs="Times New Roman"/>
                <w:sz w:val="24"/>
                <w:szCs w:val="24"/>
              </w:rPr>
              <w:t>0.001(53/75)</w:t>
            </w:r>
          </w:p>
        </w:tc>
      </w:tr>
    </w:tbl>
    <w:p w14:paraId="63AED087" w14:textId="4B5D3B1F" w:rsidR="006C6DE2" w:rsidRPr="00236A71" w:rsidRDefault="006C6DE2" w:rsidP="006C6DE2">
      <w:pPr>
        <w:spacing w:after="0"/>
        <w:jc w:val="both"/>
        <w:rPr>
          <w:rFonts w:ascii="Times New Roman" w:hAnsi="Times New Roman" w:cs="Times New Roman"/>
          <w:sz w:val="20"/>
          <w:szCs w:val="20"/>
          <w:lang w:val="en-US"/>
        </w:rPr>
      </w:pPr>
      <w:proofErr w:type="spellStart"/>
      <w:r w:rsidRPr="00236A71">
        <w:rPr>
          <w:rFonts w:ascii="Times New Roman" w:hAnsi="Times New Roman" w:cs="Times New Roman"/>
          <w:sz w:val="20"/>
          <w:szCs w:val="20"/>
          <w:lang w:val="en-US"/>
        </w:rPr>
        <w:lastRenderedPageBreak/>
        <w:t>Activation_snp</w:t>
      </w:r>
      <w:proofErr w:type="spellEnd"/>
      <w:r w:rsidRPr="00236A71">
        <w:rPr>
          <w:rFonts w:ascii="Times New Roman" w:hAnsi="Times New Roman" w:cs="Times New Roman"/>
          <w:sz w:val="20"/>
          <w:szCs w:val="20"/>
          <w:lang w:val="en-US"/>
        </w:rPr>
        <w:t xml:space="preserve"> / transcript / </w:t>
      </w:r>
      <w:proofErr w:type="spellStart"/>
      <w:r w:rsidRPr="00236A71">
        <w:rPr>
          <w:rFonts w:ascii="Times New Roman" w:hAnsi="Times New Roman" w:cs="Times New Roman"/>
          <w:sz w:val="20"/>
          <w:szCs w:val="20"/>
          <w:lang w:val="en-US"/>
        </w:rPr>
        <w:t>cpg</w:t>
      </w:r>
      <w:proofErr w:type="spellEnd"/>
      <w:r w:rsidRPr="00236A71">
        <w:rPr>
          <w:rFonts w:ascii="Times New Roman" w:hAnsi="Times New Roman" w:cs="Times New Roman"/>
          <w:sz w:val="20"/>
          <w:szCs w:val="20"/>
          <w:lang w:val="en-US"/>
        </w:rPr>
        <w:t xml:space="preserve"> / fused </w:t>
      </w:r>
      <w:r w:rsidRPr="00236A71">
        <w:rPr>
          <w:rFonts w:ascii="Times New Roman" w:hAnsi="Times New Roman" w:cs="Times New Roman"/>
          <w:sz w:val="20"/>
          <w:szCs w:val="20"/>
          <w:lang w:val="ca-ES"/>
        </w:rPr>
        <w:t xml:space="preserve">: </w:t>
      </w:r>
      <w:r w:rsidRPr="00236A71">
        <w:rPr>
          <w:rFonts w:ascii="Times New Roman" w:hAnsi="Times New Roman" w:cs="Times New Roman"/>
          <w:sz w:val="20"/>
          <w:szCs w:val="20"/>
          <w:lang w:val="en-US"/>
        </w:rPr>
        <w:t>Activation functions for each omics-specific subnetwork and the concatenated layer</w:t>
      </w:r>
      <w:r w:rsidR="00F93B6C" w:rsidRPr="00236A71">
        <w:rPr>
          <w:rFonts w:ascii="Times New Roman" w:hAnsi="Times New Roman" w:cs="Times New Roman"/>
          <w:sz w:val="20"/>
          <w:szCs w:val="20"/>
          <w:lang w:val="en-US"/>
        </w:rPr>
        <w:t xml:space="preserve"> </w:t>
      </w:r>
      <w:r w:rsidR="00F93B6C" w:rsidRPr="00236A71">
        <w:rPr>
          <w:rFonts w:ascii="Times New Roman" w:hAnsi="Times New Roman" w:cs="Times New Roman"/>
          <w:sz w:val="20"/>
          <w:szCs w:val="20"/>
        </w:rPr>
        <w:t>after integration of the omics subnetworks.</w:t>
      </w:r>
    </w:p>
    <w:p w14:paraId="4482A93A" w14:textId="77777777" w:rsidR="006C6DE2" w:rsidRPr="00236A71" w:rsidRDefault="006C6DE2" w:rsidP="006C6DE2">
      <w:pPr>
        <w:spacing w:after="0"/>
        <w:jc w:val="both"/>
        <w:rPr>
          <w:rFonts w:ascii="Times New Roman" w:hAnsi="Times New Roman" w:cs="Times New Roman"/>
          <w:sz w:val="20"/>
          <w:szCs w:val="20"/>
          <w:lang w:val="en-US"/>
        </w:rPr>
      </w:pPr>
      <w:r w:rsidRPr="00236A71">
        <w:rPr>
          <w:rFonts w:ascii="Times New Roman" w:hAnsi="Times New Roman" w:cs="Times New Roman"/>
          <w:sz w:val="20"/>
          <w:szCs w:val="20"/>
          <w:lang w:val="en-US"/>
        </w:rPr>
        <w:t xml:space="preserve">Units_snp / transcript / </w:t>
      </w:r>
      <w:proofErr w:type="spellStart"/>
      <w:r w:rsidRPr="00236A71">
        <w:rPr>
          <w:rFonts w:ascii="Times New Roman" w:hAnsi="Times New Roman" w:cs="Times New Roman"/>
          <w:sz w:val="20"/>
          <w:szCs w:val="20"/>
          <w:lang w:val="en-US"/>
        </w:rPr>
        <w:t>cpg</w:t>
      </w:r>
      <w:proofErr w:type="spellEnd"/>
      <w:r w:rsidRPr="00236A71">
        <w:rPr>
          <w:rFonts w:ascii="Times New Roman" w:hAnsi="Times New Roman" w:cs="Times New Roman"/>
          <w:sz w:val="20"/>
          <w:szCs w:val="20"/>
          <w:lang w:val="en-US"/>
        </w:rPr>
        <w:t xml:space="preserve"> / fused</w:t>
      </w:r>
      <w:r w:rsidRPr="00236A71">
        <w:rPr>
          <w:rFonts w:ascii="Times New Roman" w:hAnsi="Times New Roman" w:cs="Times New Roman"/>
          <w:sz w:val="20"/>
          <w:szCs w:val="20"/>
          <w:lang w:val="ca-ES"/>
        </w:rPr>
        <w:t>:</w:t>
      </w:r>
      <w:r w:rsidRPr="00236A71">
        <w:rPr>
          <w:rFonts w:ascii="Times New Roman" w:hAnsi="Times New Roman" w:cs="Times New Roman"/>
          <w:sz w:val="20"/>
          <w:szCs w:val="20"/>
          <w:lang w:val="en-US"/>
        </w:rPr>
        <w:t xml:space="preserve"> Number of hidden units in each subnetwork and in the fused layer</w:t>
      </w:r>
    </w:p>
    <w:p w14:paraId="63A2FC45" w14:textId="77777777" w:rsidR="006C6DE2" w:rsidRPr="00236A71" w:rsidRDefault="006C6DE2" w:rsidP="006C6DE2">
      <w:pPr>
        <w:spacing w:after="0"/>
        <w:jc w:val="both"/>
        <w:rPr>
          <w:rFonts w:ascii="Times New Roman" w:hAnsi="Times New Roman" w:cs="Times New Roman"/>
          <w:sz w:val="20"/>
          <w:szCs w:val="20"/>
          <w:lang w:val="en-US"/>
        </w:rPr>
      </w:pPr>
      <w:proofErr w:type="spellStart"/>
      <w:r w:rsidRPr="00236A71">
        <w:rPr>
          <w:rFonts w:ascii="Times New Roman" w:hAnsi="Times New Roman" w:cs="Times New Roman"/>
          <w:sz w:val="20"/>
          <w:szCs w:val="20"/>
          <w:lang w:val="en-US"/>
        </w:rPr>
        <w:t>Dropout_snp</w:t>
      </w:r>
      <w:proofErr w:type="spellEnd"/>
      <w:r w:rsidRPr="00236A71">
        <w:rPr>
          <w:rFonts w:ascii="Times New Roman" w:hAnsi="Times New Roman" w:cs="Times New Roman"/>
          <w:sz w:val="20"/>
          <w:szCs w:val="20"/>
          <w:lang w:val="en-US"/>
        </w:rPr>
        <w:t xml:space="preserve"> / transcript / </w:t>
      </w:r>
      <w:proofErr w:type="spellStart"/>
      <w:r w:rsidRPr="00236A71">
        <w:rPr>
          <w:rFonts w:ascii="Times New Roman" w:hAnsi="Times New Roman" w:cs="Times New Roman"/>
          <w:sz w:val="20"/>
          <w:szCs w:val="20"/>
          <w:lang w:val="en-US"/>
        </w:rPr>
        <w:t>cpg</w:t>
      </w:r>
      <w:proofErr w:type="spellEnd"/>
      <w:r w:rsidRPr="00236A71">
        <w:rPr>
          <w:rFonts w:ascii="Times New Roman" w:hAnsi="Times New Roman" w:cs="Times New Roman"/>
          <w:sz w:val="20"/>
          <w:szCs w:val="20"/>
          <w:lang w:val="en-US"/>
        </w:rPr>
        <w:t xml:space="preserve"> / fused: Dropout rates applied to each subnetwork and the fused layer</w:t>
      </w:r>
    </w:p>
    <w:p w14:paraId="7EB4D9F9" w14:textId="77777777" w:rsidR="006C6DE2" w:rsidRPr="00236A71" w:rsidRDefault="006C6DE2" w:rsidP="006C6DE2">
      <w:pPr>
        <w:spacing w:after="0"/>
        <w:jc w:val="both"/>
        <w:rPr>
          <w:rFonts w:ascii="Times New Roman" w:hAnsi="Times New Roman" w:cs="Times New Roman"/>
          <w:sz w:val="20"/>
          <w:szCs w:val="20"/>
          <w:lang w:val="en-US"/>
        </w:rPr>
      </w:pPr>
      <w:r w:rsidRPr="00236A71">
        <w:rPr>
          <w:rFonts w:ascii="Times New Roman" w:hAnsi="Times New Roman" w:cs="Times New Roman"/>
          <w:sz w:val="20"/>
          <w:szCs w:val="20"/>
          <w:lang w:val="en-US"/>
        </w:rPr>
        <w:t xml:space="preserve"> L: L2 regularization coefficient</w:t>
      </w:r>
    </w:p>
    <w:p w14:paraId="7B1B2FC5" w14:textId="77777777" w:rsidR="006C6DE2" w:rsidRPr="00236A71" w:rsidRDefault="006C6DE2" w:rsidP="006C6DE2">
      <w:pPr>
        <w:spacing w:after="0"/>
        <w:jc w:val="both"/>
        <w:rPr>
          <w:rFonts w:ascii="Times New Roman" w:hAnsi="Times New Roman" w:cs="Times New Roman"/>
          <w:sz w:val="20"/>
          <w:szCs w:val="20"/>
          <w:lang w:val="en-US"/>
        </w:rPr>
      </w:pPr>
      <w:r w:rsidRPr="00236A71">
        <w:rPr>
          <w:rFonts w:ascii="Times New Roman" w:hAnsi="Times New Roman" w:cs="Times New Roman"/>
          <w:sz w:val="20"/>
          <w:szCs w:val="20"/>
          <w:lang w:val="en-US"/>
        </w:rPr>
        <w:t>Learning rate: Learning rate used during model training</w:t>
      </w:r>
    </w:p>
    <w:p w14:paraId="5D04A4C1" w14:textId="77777777" w:rsidR="006C6DE2" w:rsidRPr="00236A71" w:rsidRDefault="006C6DE2" w:rsidP="006C6DE2">
      <w:pPr>
        <w:jc w:val="both"/>
        <w:rPr>
          <w:rFonts w:ascii="Times New Roman" w:hAnsi="Times New Roman" w:cs="Times New Roman"/>
          <w:sz w:val="24"/>
          <w:szCs w:val="24"/>
        </w:rPr>
      </w:pPr>
    </w:p>
    <w:p w14:paraId="31EDD7F1" w14:textId="3ED25EA3" w:rsidR="00E35AA0" w:rsidRPr="00236A71" w:rsidRDefault="00DE44D7" w:rsidP="00293FEB">
      <w:pPr>
        <w:jc w:val="both"/>
        <w:rPr>
          <w:rFonts w:ascii="Times New Roman" w:hAnsi="Times New Roman" w:cs="Times New Roman"/>
          <w:sz w:val="24"/>
          <w:szCs w:val="24"/>
          <w:lang w:val="en-US"/>
        </w:rPr>
      </w:pPr>
      <w:r w:rsidRPr="00236A71">
        <w:rPr>
          <w:rFonts w:ascii="Times New Roman" w:hAnsi="Times New Roman" w:cs="Times New Roman"/>
          <w:sz w:val="24"/>
          <w:szCs w:val="24"/>
        </w:rPr>
        <w:t>Across traits, hyperparameter selection was highly consistent (Table 3). Similar activation functions, regularization strengths, and learning rates were repeatedly selected across folds and initialization seeds. In particular, the same learning rate (0.001) and L2 regularization coefficient (0.001) were most frequently selected for all traits. Subnetwork and fused-layer sizes also showed limited variability, indicating stable architectural choices across ADG, BFT, and RFI.</w:t>
      </w:r>
    </w:p>
    <w:p w14:paraId="5A9FF9B6" w14:textId="77777777" w:rsidR="00AB0BA8" w:rsidRPr="00236A71" w:rsidRDefault="00AB0BA8" w:rsidP="00256A9E">
      <w:pPr>
        <w:jc w:val="both"/>
        <w:rPr>
          <w:rFonts w:ascii="Times New Roman" w:hAnsi="Times New Roman" w:cs="Times New Roman"/>
          <w:b/>
          <w:bCs/>
          <w:sz w:val="32"/>
          <w:szCs w:val="32"/>
        </w:rPr>
      </w:pPr>
    </w:p>
    <w:p w14:paraId="227C503E" w14:textId="625B10CA" w:rsidR="00256A9E" w:rsidRPr="00236A71" w:rsidRDefault="00256A9E" w:rsidP="00256A9E">
      <w:pPr>
        <w:jc w:val="both"/>
        <w:rPr>
          <w:rFonts w:ascii="Times New Roman" w:hAnsi="Times New Roman" w:cs="Times New Roman"/>
          <w:b/>
          <w:bCs/>
          <w:sz w:val="32"/>
          <w:szCs w:val="32"/>
        </w:rPr>
      </w:pPr>
      <w:r w:rsidRPr="00236A71">
        <w:rPr>
          <w:rFonts w:ascii="Times New Roman" w:hAnsi="Times New Roman" w:cs="Times New Roman"/>
          <w:b/>
          <w:bCs/>
          <w:sz w:val="32"/>
          <w:szCs w:val="32"/>
        </w:rPr>
        <w:t>Discussion</w:t>
      </w:r>
    </w:p>
    <w:p w14:paraId="4BD6E1CF" w14:textId="43E6C2D5" w:rsidR="00A50648" w:rsidRPr="00236A71" w:rsidRDefault="00825EC1" w:rsidP="00012054">
      <w:pPr>
        <w:jc w:val="both"/>
        <w:rPr>
          <w:rFonts w:ascii="Times New Roman" w:hAnsi="Times New Roman" w:cs="Times New Roman"/>
          <w:sz w:val="24"/>
          <w:szCs w:val="24"/>
        </w:rPr>
      </w:pPr>
      <w:r w:rsidRPr="00236A71">
        <w:rPr>
          <w:rFonts w:ascii="Times New Roman" w:hAnsi="Times New Roman" w:cs="Times New Roman"/>
          <w:sz w:val="24"/>
          <w:szCs w:val="24"/>
        </w:rPr>
        <w:t xml:space="preserve">In this study, we systematically evaluated how multi-omics integration strategies and feature-selection approaches influence phenotype prediction within a deep learning framework. Across all traits, breeds, and validation schemes, the strongest and most consistent predictive performance was achieved by combining intermediate multi-omics integration with supervised </w:t>
      </w:r>
      <w:r w:rsidR="00C14875" w:rsidRPr="00236A71">
        <w:rPr>
          <w:rFonts w:ascii="Times New Roman" w:hAnsi="Times New Roman" w:cs="Times New Roman"/>
          <w:sz w:val="24"/>
          <w:szCs w:val="24"/>
        </w:rPr>
        <w:t>feature selection</w:t>
      </w:r>
      <w:r w:rsidRPr="00236A71">
        <w:rPr>
          <w:rFonts w:ascii="Times New Roman" w:hAnsi="Times New Roman" w:cs="Times New Roman"/>
          <w:sz w:val="24"/>
          <w:szCs w:val="24"/>
        </w:rPr>
        <w:t xml:space="preserve"> based on</w:t>
      </w:r>
      <w:r w:rsidR="00BA6078" w:rsidRPr="00236A71">
        <w:rPr>
          <w:rFonts w:ascii="Times New Roman" w:hAnsi="Times New Roman" w:cs="Times New Roman"/>
          <w:sz w:val="24"/>
          <w:szCs w:val="24"/>
        </w:rPr>
        <w:t xml:space="preserve"> </w:t>
      </w:r>
      <w:r w:rsidRPr="00236A71">
        <w:rPr>
          <w:rFonts w:ascii="Times New Roman" w:hAnsi="Times New Roman" w:cs="Times New Roman"/>
          <w:sz w:val="24"/>
          <w:szCs w:val="24"/>
        </w:rPr>
        <w:t xml:space="preserve">PLS. </w:t>
      </w:r>
      <w:r w:rsidR="00A50648" w:rsidRPr="00236A71">
        <w:rPr>
          <w:rFonts w:ascii="Times New Roman" w:hAnsi="Times New Roman" w:cs="Times New Roman"/>
          <w:sz w:val="24"/>
          <w:szCs w:val="24"/>
        </w:rPr>
        <w:t>Importantly, this high predictive performance was obtained using relatively small, carefully selected subsets of features (approximately 100</w:t>
      </w:r>
      <w:r w:rsidR="0004728F" w:rsidRPr="00236A71">
        <w:rPr>
          <w:rFonts w:ascii="Times New Roman" w:hAnsi="Times New Roman" w:cs="Times New Roman"/>
          <w:sz w:val="24"/>
          <w:szCs w:val="24"/>
        </w:rPr>
        <w:t>-</w:t>
      </w:r>
      <w:r w:rsidR="00A50648" w:rsidRPr="00236A71">
        <w:rPr>
          <w:rFonts w:ascii="Times New Roman" w:hAnsi="Times New Roman" w:cs="Times New Roman"/>
          <w:sz w:val="24"/>
          <w:szCs w:val="24"/>
        </w:rPr>
        <w:t xml:space="preserve">200 variables per </w:t>
      </w:r>
      <w:proofErr w:type="spellStart"/>
      <w:r w:rsidR="00A50648" w:rsidRPr="00236A71">
        <w:rPr>
          <w:rFonts w:ascii="Times New Roman" w:hAnsi="Times New Roman" w:cs="Times New Roman"/>
          <w:sz w:val="24"/>
          <w:szCs w:val="24"/>
        </w:rPr>
        <w:t>omic</w:t>
      </w:r>
      <w:proofErr w:type="spellEnd"/>
      <w:r w:rsidR="00A50648" w:rsidRPr="00236A71">
        <w:rPr>
          <w:rFonts w:ascii="Times New Roman" w:hAnsi="Times New Roman" w:cs="Times New Roman"/>
          <w:sz w:val="24"/>
          <w:szCs w:val="24"/>
        </w:rPr>
        <w:t xml:space="preserve"> layer), which outperformed models using the full omics datasets</w:t>
      </w:r>
      <w:r w:rsidR="00527687" w:rsidRPr="00236A71">
        <w:rPr>
          <w:rFonts w:ascii="Times New Roman" w:hAnsi="Times New Roman" w:cs="Times New Roman"/>
          <w:sz w:val="24"/>
          <w:szCs w:val="24"/>
        </w:rPr>
        <w:t xml:space="preserve"> or other </w:t>
      </w:r>
      <w:r w:rsidR="00A734F8" w:rsidRPr="00236A71">
        <w:rPr>
          <w:rFonts w:ascii="Times New Roman" w:hAnsi="Times New Roman" w:cs="Times New Roman"/>
          <w:sz w:val="24"/>
          <w:szCs w:val="24"/>
        </w:rPr>
        <w:t>representations</w:t>
      </w:r>
      <w:r w:rsidR="00A50648" w:rsidRPr="00236A71">
        <w:rPr>
          <w:rFonts w:ascii="Times New Roman" w:hAnsi="Times New Roman" w:cs="Times New Roman"/>
          <w:sz w:val="24"/>
          <w:szCs w:val="24"/>
        </w:rPr>
        <w:t>. These results indicate that prediction accuracy was primarily driven by the quality of feature selection and integration rather than by model complexity or input dimensionality, highlighting the power of data-driven feature selection in multi-omics prediction.</w:t>
      </w:r>
    </w:p>
    <w:p w14:paraId="0A60B4C9" w14:textId="070A5D1A" w:rsidR="00012054" w:rsidRPr="00236A71" w:rsidRDefault="00012054" w:rsidP="00012054">
      <w:pPr>
        <w:jc w:val="both"/>
        <w:rPr>
          <w:rFonts w:ascii="Times New Roman" w:hAnsi="Times New Roman" w:cs="Times New Roman"/>
          <w:sz w:val="24"/>
          <w:szCs w:val="24"/>
          <w:lang w:val="en-US"/>
        </w:rPr>
      </w:pPr>
      <w:r w:rsidRPr="00236A71">
        <w:rPr>
          <w:rFonts w:ascii="Times New Roman" w:hAnsi="Times New Roman" w:cs="Times New Roman"/>
          <w:sz w:val="24"/>
          <w:szCs w:val="24"/>
          <w:lang w:val="en-US"/>
        </w:rPr>
        <w:t>Although deep learning provides a flexible framework capable of capturing nonlinear relationships, our results indicate that it does not guarantee improved prediction in high-dimensional multi-omics settings. Instead, gains arise from structured integration that preserve</w:t>
      </w:r>
      <w:r w:rsidR="00E53287" w:rsidRPr="00236A71">
        <w:rPr>
          <w:rFonts w:ascii="Times New Roman" w:hAnsi="Times New Roman" w:cs="Times New Roman"/>
          <w:sz w:val="24"/>
          <w:szCs w:val="24"/>
          <w:lang w:val="en-US"/>
        </w:rPr>
        <w:t>d</w:t>
      </w:r>
      <w:r w:rsidRPr="00236A71">
        <w:rPr>
          <w:rFonts w:ascii="Times New Roman" w:hAnsi="Times New Roman" w:cs="Times New Roman"/>
          <w:sz w:val="24"/>
          <w:szCs w:val="24"/>
          <w:lang w:val="en-US"/>
        </w:rPr>
        <w:t xml:space="preserve"> modality-specific representations and from supervised </w:t>
      </w:r>
      <w:r w:rsidR="00E07276" w:rsidRPr="00236A71">
        <w:rPr>
          <w:rFonts w:ascii="Times New Roman" w:hAnsi="Times New Roman" w:cs="Times New Roman"/>
          <w:sz w:val="24"/>
          <w:szCs w:val="24"/>
          <w:lang w:val="en-US"/>
        </w:rPr>
        <w:t>FS</w:t>
      </w:r>
      <w:r w:rsidRPr="00236A71">
        <w:rPr>
          <w:rFonts w:ascii="Times New Roman" w:hAnsi="Times New Roman" w:cs="Times New Roman"/>
          <w:sz w:val="24"/>
          <w:szCs w:val="24"/>
          <w:lang w:val="en-US"/>
        </w:rPr>
        <w:t xml:space="preserve"> that align</w:t>
      </w:r>
      <w:r w:rsidR="00E53287" w:rsidRPr="00236A71">
        <w:rPr>
          <w:rFonts w:ascii="Times New Roman" w:hAnsi="Times New Roman" w:cs="Times New Roman"/>
          <w:sz w:val="24"/>
          <w:szCs w:val="24"/>
          <w:lang w:val="en-US"/>
        </w:rPr>
        <w:t>ed</w:t>
      </w:r>
      <w:r w:rsidRPr="00236A71">
        <w:rPr>
          <w:rFonts w:ascii="Times New Roman" w:hAnsi="Times New Roman" w:cs="Times New Roman"/>
          <w:sz w:val="24"/>
          <w:szCs w:val="24"/>
          <w:lang w:val="en-US"/>
        </w:rPr>
        <w:t xml:space="preserve"> inputs with the target phenotype. In this context, intermediate integration consistently outperformed early integration, highlighting the importance of learning omics-specific latent representations prior to fusion, particularly when data are heterogeneous across breeds. Given that the data originated from three breeds (DD, </w:t>
      </w:r>
      <w:r w:rsidR="00ED02C6" w:rsidRPr="00236A71">
        <w:rPr>
          <w:rFonts w:ascii="Times New Roman" w:hAnsi="Times New Roman" w:cs="Times New Roman"/>
          <w:sz w:val="24"/>
          <w:szCs w:val="24"/>
          <w:lang w:val="en-US"/>
        </w:rPr>
        <w:t xml:space="preserve">LL, </w:t>
      </w:r>
      <w:r w:rsidRPr="00236A71">
        <w:rPr>
          <w:rFonts w:ascii="Times New Roman" w:hAnsi="Times New Roman" w:cs="Times New Roman"/>
          <w:sz w:val="24"/>
          <w:szCs w:val="24"/>
          <w:lang w:val="en-US"/>
        </w:rPr>
        <w:t xml:space="preserve">and </w:t>
      </w:r>
      <w:r w:rsidR="00ED02C6" w:rsidRPr="00236A71">
        <w:rPr>
          <w:rFonts w:ascii="Times New Roman" w:hAnsi="Times New Roman" w:cs="Times New Roman"/>
          <w:sz w:val="24"/>
          <w:szCs w:val="24"/>
          <w:lang w:val="en-US"/>
        </w:rPr>
        <w:t>YY</w:t>
      </w:r>
      <w:r w:rsidRPr="00236A71">
        <w:rPr>
          <w:rFonts w:ascii="Times New Roman" w:hAnsi="Times New Roman" w:cs="Times New Roman"/>
          <w:sz w:val="24"/>
          <w:szCs w:val="24"/>
          <w:lang w:val="en-US"/>
        </w:rPr>
        <w:t xml:space="preserve">), we assessed </w:t>
      </w:r>
      <w:r w:rsidR="00A1022D" w:rsidRPr="00236A71">
        <w:rPr>
          <w:rFonts w:ascii="Times New Roman" w:hAnsi="Times New Roman" w:cs="Times New Roman"/>
          <w:sz w:val="24"/>
          <w:szCs w:val="24"/>
          <w:lang w:val="en-US"/>
        </w:rPr>
        <w:t>a</w:t>
      </w:r>
      <w:r w:rsidRPr="00236A71">
        <w:rPr>
          <w:rFonts w:ascii="Times New Roman" w:hAnsi="Times New Roman" w:cs="Times New Roman"/>
          <w:sz w:val="24"/>
          <w:szCs w:val="24"/>
          <w:lang w:val="en-US"/>
        </w:rPr>
        <w:t>cross-breed consistency of omics</w:t>
      </w:r>
      <w:r w:rsidR="000F1ABC" w:rsidRPr="00236A71">
        <w:rPr>
          <w:rFonts w:ascii="Times New Roman" w:hAnsi="Times New Roman" w:cs="Times New Roman"/>
          <w:sz w:val="24"/>
          <w:szCs w:val="24"/>
          <w:lang w:val="en-US"/>
        </w:rPr>
        <w:t>-</w:t>
      </w:r>
      <w:r w:rsidRPr="00236A71">
        <w:rPr>
          <w:rFonts w:ascii="Times New Roman" w:hAnsi="Times New Roman" w:cs="Times New Roman"/>
          <w:sz w:val="24"/>
          <w:szCs w:val="24"/>
          <w:lang w:val="en-US"/>
        </w:rPr>
        <w:t xml:space="preserve">trait relationships using LOBO validation. </w:t>
      </w:r>
      <w:r w:rsidR="00AB0AE2" w:rsidRPr="00236A71">
        <w:rPr>
          <w:rFonts w:ascii="Times New Roman" w:hAnsi="Times New Roman" w:cs="Times New Roman"/>
          <w:sz w:val="24"/>
          <w:szCs w:val="24"/>
        </w:rPr>
        <w:t xml:space="preserve">Similar predictive performance across all breed combinations supports </w:t>
      </w:r>
      <w:r w:rsidR="006757A8" w:rsidRPr="00236A71">
        <w:rPr>
          <w:rFonts w:ascii="Times New Roman" w:hAnsi="Times New Roman" w:cs="Times New Roman"/>
          <w:sz w:val="24"/>
          <w:szCs w:val="24"/>
        </w:rPr>
        <w:t>indicating that models trained on two breeds could reliably predict the third. This consistent transferability supports pooling data for stratified 5-fold cross-validation and implementing a single unified model across breeds</w:t>
      </w:r>
      <w:r w:rsidR="00AB0AE2" w:rsidRPr="00236A71">
        <w:rPr>
          <w:rFonts w:ascii="Times New Roman" w:hAnsi="Times New Roman" w:cs="Times New Roman"/>
          <w:sz w:val="24"/>
          <w:szCs w:val="24"/>
        </w:rPr>
        <w:t>.</w:t>
      </w:r>
      <w:r w:rsidR="00AB0AE2" w:rsidRPr="00236A71">
        <w:rPr>
          <w:rFonts w:ascii="Times New Roman" w:hAnsi="Times New Roman" w:cs="Times New Roman"/>
          <w:sz w:val="24"/>
          <w:szCs w:val="24"/>
          <w:lang w:val="en-US"/>
        </w:rPr>
        <w:t xml:space="preserve"> </w:t>
      </w:r>
      <w:r w:rsidRPr="00236A71">
        <w:rPr>
          <w:rFonts w:ascii="Times New Roman" w:hAnsi="Times New Roman" w:cs="Times New Roman"/>
          <w:sz w:val="24"/>
          <w:szCs w:val="24"/>
          <w:lang w:val="en-US"/>
        </w:rPr>
        <w:t>By preserving omics-specific representations before combining them, intermediate integration produced robust predictions across breeds, whereas early integration</w:t>
      </w:r>
      <w:r w:rsidR="00711A3B" w:rsidRPr="00236A71">
        <w:rPr>
          <w:rFonts w:ascii="Times New Roman" w:hAnsi="Times New Roman" w:cs="Times New Roman"/>
          <w:sz w:val="24"/>
          <w:szCs w:val="24"/>
          <w:lang w:val="en-US"/>
        </w:rPr>
        <w:t xml:space="preserve"> </w:t>
      </w:r>
      <w:r w:rsidRPr="00236A71">
        <w:rPr>
          <w:rFonts w:ascii="Times New Roman" w:hAnsi="Times New Roman" w:cs="Times New Roman"/>
          <w:sz w:val="24"/>
          <w:szCs w:val="24"/>
          <w:lang w:val="en-US"/>
        </w:rPr>
        <w:t xml:space="preserve">concatenating features prior to </w:t>
      </w:r>
      <w:r w:rsidR="002F7664">
        <w:rPr>
          <w:rFonts w:ascii="Times New Roman" w:hAnsi="Times New Roman" w:cs="Times New Roman"/>
          <w:sz w:val="24"/>
          <w:szCs w:val="24"/>
          <w:lang w:val="en-US"/>
        </w:rPr>
        <w:t>modelling</w:t>
      </w:r>
      <w:r w:rsidR="00711A3B" w:rsidRPr="00236A71">
        <w:rPr>
          <w:rFonts w:ascii="Times New Roman" w:hAnsi="Times New Roman" w:cs="Times New Roman"/>
          <w:sz w:val="24"/>
          <w:szCs w:val="24"/>
          <w:lang w:val="en-US"/>
        </w:rPr>
        <w:t xml:space="preserve"> </w:t>
      </w:r>
      <w:r w:rsidRPr="00236A71">
        <w:rPr>
          <w:rFonts w:ascii="Times New Roman" w:hAnsi="Times New Roman" w:cs="Times New Roman"/>
          <w:sz w:val="24"/>
          <w:szCs w:val="24"/>
          <w:lang w:val="en-US"/>
        </w:rPr>
        <w:t xml:space="preserve">was more sensitive to noise, scale differences, and breed-specific distributions. The consistent </w:t>
      </w:r>
      <w:r w:rsidR="003871AA" w:rsidRPr="00236A71">
        <w:rPr>
          <w:rFonts w:ascii="Times New Roman" w:hAnsi="Times New Roman" w:cs="Times New Roman"/>
          <w:sz w:val="24"/>
          <w:szCs w:val="24"/>
          <w:lang w:val="en-US"/>
        </w:rPr>
        <w:t>a</w:t>
      </w:r>
      <w:r w:rsidRPr="00236A71">
        <w:rPr>
          <w:rFonts w:ascii="Times New Roman" w:hAnsi="Times New Roman" w:cs="Times New Roman"/>
          <w:sz w:val="24"/>
          <w:szCs w:val="24"/>
          <w:lang w:val="en-US"/>
        </w:rPr>
        <w:t xml:space="preserve">cross-breed performance underscores the suitability of intermediate integration for generalization and </w:t>
      </w:r>
      <w:r w:rsidRPr="00236A71">
        <w:rPr>
          <w:rFonts w:ascii="Times New Roman" w:hAnsi="Times New Roman" w:cs="Times New Roman"/>
          <w:sz w:val="24"/>
          <w:szCs w:val="24"/>
          <w:lang w:val="en-US"/>
        </w:rPr>
        <w:lastRenderedPageBreak/>
        <w:t xml:space="preserve">transfer learning in genetically heterogeneous populations, in line with previous studies </w:t>
      </w:r>
      <w:r w:rsidR="00BF55FE" w:rsidRPr="00236A71">
        <w:rPr>
          <w:rFonts w:ascii="Times New Roman" w:hAnsi="Times New Roman" w:cs="Times New Roman"/>
          <w:sz w:val="24"/>
          <w:szCs w:val="24"/>
          <w:lang w:val="en-US"/>
        </w:rPr>
        <w:t>[47</w:t>
      </w:r>
      <w:r w:rsidR="004D0D33" w:rsidRPr="00236A71">
        <w:rPr>
          <w:rFonts w:ascii="Times New Roman" w:hAnsi="Times New Roman" w:cs="Times New Roman"/>
          <w:sz w:val="24"/>
          <w:szCs w:val="24"/>
          <w:lang w:val="en-US"/>
        </w:rPr>
        <w:t>-49</w:t>
      </w:r>
      <w:r w:rsidR="00BF55FE" w:rsidRPr="00236A71">
        <w:rPr>
          <w:rFonts w:ascii="Times New Roman" w:hAnsi="Times New Roman" w:cs="Times New Roman"/>
          <w:sz w:val="24"/>
          <w:szCs w:val="24"/>
          <w:lang w:val="en-US"/>
        </w:rPr>
        <w:t>]</w:t>
      </w:r>
      <w:r w:rsidRPr="00236A71">
        <w:rPr>
          <w:rFonts w:ascii="Times New Roman" w:hAnsi="Times New Roman" w:cs="Times New Roman"/>
          <w:sz w:val="24"/>
          <w:szCs w:val="24"/>
          <w:lang w:val="en-US"/>
        </w:rPr>
        <w:t>.</w:t>
      </w:r>
    </w:p>
    <w:p w14:paraId="61892FA9" w14:textId="50C0D15D" w:rsidR="006B5EBE" w:rsidRPr="00236A71" w:rsidRDefault="00434454" w:rsidP="00012054">
      <w:pPr>
        <w:jc w:val="both"/>
        <w:rPr>
          <w:rFonts w:ascii="Times New Roman" w:hAnsi="Times New Roman" w:cs="Times New Roman"/>
          <w:sz w:val="24"/>
          <w:szCs w:val="24"/>
        </w:rPr>
      </w:pPr>
      <w:r w:rsidRPr="00236A71">
        <w:rPr>
          <w:rFonts w:ascii="Times New Roman" w:hAnsi="Times New Roman" w:cs="Times New Roman"/>
          <w:sz w:val="24"/>
          <w:szCs w:val="24"/>
        </w:rPr>
        <w:t>Feature selection</w:t>
      </w:r>
      <w:r w:rsidR="00711A3B" w:rsidRPr="00236A71">
        <w:rPr>
          <w:rFonts w:ascii="Times New Roman" w:hAnsi="Times New Roman" w:cs="Times New Roman"/>
          <w:sz w:val="24"/>
          <w:szCs w:val="24"/>
        </w:rPr>
        <w:t xml:space="preserve"> </w:t>
      </w:r>
      <w:r w:rsidR="006B3446" w:rsidRPr="00236A71">
        <w:rPr>
          <w:rFonts w:ascii="Times New Roman" w:hAnsi="Times New Roman" w:cs="Times New Roman"/>
          <w:sz w:val="24"/>
          <w:szCs w:val="24"/>
        </w:rPr>
        <w:t xml:space="preserve">is crucial in high-dimensional predictive </w:t>
      </w:r>
      <w:r w:rsidR="006069F4" w:rsidRPr="00236A71">
        <w:rPr>
          <w:rFonts w:ascii="Times New Roman" w:hAnsi="Times New Roman" w:cs="Times New Roman"/>
          <w:sz w:val="24"/>
          <w:szCs w:val="24"/>
        </w:rPr>
        <w:t>modelling</w:t>
      </w:r>
      <w:r w:rsidR="006069F4">
        <w:rPr>
          <w:rFonts w:ascii="Times New Roman" w:hAnsi="Times New Roman" w:cs="Times New Roman"/>
          <w:sz w:val="24"/>
          <w:szCs w:val="24"/>
        </w:rPr>
        <w:t xml:space="preserve"> </w:t>
      </w:r>
      <w:r w:rsidR="006B3446" w:rsidRPr="00236A71">
        <w:rPr>
          <w:rFonts w:ascii="Times New Roman" w:hAnsi="Times New Roman" w:cs="Times New Roman"/>
          <w:sz w:val="24"/>
          <w:szCs w:val="24"/>
        </w:rPr>
        <w:t xml:space="preserve">as it reduces computational demands and mitigates overfitting </w:t>
      </w:r>
      <w:r w:rsidR="004D0D33" w:rsidRPr="00236A71">
        <w:rPr>
          <w:rFonts w:ascii="Times New Roman" w:hAnsi="Times New Roman" w:cs="Times New Roman"/>
          <w:sz w:val="24"/>
          <w:szCs w:val="24"/>
          <w:lang w:val="en-US"/>
        </w:rPr>
        <w:t>[50]</w:t>
      </w:r>
      <w:r w:rsidR="006B3446" w:rsidRPr="00236A71">
        <w:rPr>
          <w:rFonts w:ascii="Times New Roman" w:hAnsi="Times New Roman" w:cs="Times New Roman"/>
          <w:sz w:val="24"/>
          <w:szCs w:val="24"/>
        </w:rPr>
        <w:t xml:space="preserve">. </w:t>
      </w:r>
      <w:r w:rsidR="009301FF" w:rsidRPr="00236A71">
        <w:rPr>
          <w:rFonts w:ascii="Times New Roman" w:hAnsi="Times New Roman" w:cs="Times New Roman"/>
          <w:sz w:val="24"/>
          <w:szCs w:val="24"/>
        </w:rPr>
        <w:t xml:space="preserve">In this study, FS </w:t>
      </w:r>
      <w:r w:rsidRPr="00236A71">
        <w:rPr>
          <w:rFonts w:ascii="Times New Roman" w:hAnsi="Times New Roman" w:cs="Times New Roman"/>
          <w:sz w:val="24"/>
          <w:szCs w:val="24"/>
        </w:rPr>
        <w:t xml:space="preserve">played a central role in achieving robust predictions. </w:t>
      </w:r>
      <w:r w:rsidR="005F3893" w:rsidRPr="00236A71">
        <w:rPr>
          <w:rFonts w:ascii="Times New Roman" w:hAnsi="Times New Roman" w:cs="Times New Roman"/>
          <w:sz w:val="24"/>
          <w:szCs w:val="24"/>
        </w:rPr>
        <w:t>Supervised</w:t>
      </w:r>
      <w:r w:rsidRPr="00236A71">
        <w:rPr>
          <w:rFonts w:ascii="Times New Roman" w:hAnsi="Times New Roman" w:cs="Times New Roman"/>
          <w:sz w:val="24"/>
          <w:szCs w:val="24"/>
        </w:rPr>
        <w:t xml:space="preserve"> approaches, particularly </w:t>
      </w:r>
      <w:r w:rsidR="003271A7" w:rsidRPr="00236A71">
        <w:rPr>
          <w:rFonts w:ascii="Times New Roman" w:hAnsi="Times New Roman" w:cs="Times New Roman"/>
          <w:sz w:val="24"/>
          <w:szCs w:val="24"/>
        </w:rPr>
        <w:t xml:space="preserve">multivariate filter </w:t>
      </w:r>
      <w:r w:rsidR="0088220B" w:rsidRPr="00236A71">
        <w:rPr>
          <w:rFonts w:ascii="Times New Roman" w:hAnsi="Times New Roman" w:cs="Times New Roman"/>
          <w:sz w:val="24"/>
          <w:szCs w:val="24"/>
        </w:rPr>
        <w:t xml:space="preserve">methods such as </w:t>
      </w:r>
      <w:r w:rsidRPr="00236A71">
        <w:rPr>
          <w:rFonts w:ascii="Times New Roman" w:hAnsi="Times New Roman" w:cs="Times New Roman"/>
          <w:sz w:val="24"/>
          <w:szCs w:val="24"/>
        </w:rPr>
        <w:t>PLS</w:t>
      </w:r>
      <w:r w:rsidR="0088220B" w:rsidRPr="00236A71">
        <w:rPr>
          <w:rFonts w:ascii="Times New Roman" w:hAnsi="Times New Roman" w:cs="Times New Roman"/>
          <w:sz w:val="24"/>
          <w:szCs w:val="24"/>
        </w:rPr>
        <w:t xml:space="preserve"> </w:t>
      </w:r>
      <w:r w:rsidR="004D0D33" w:rsidRPr="00236A71">
        <w:rPr>
          <w:rFonts w:ascii="Times New Roman" w:hAnsi="Times New Roman" w:cs="Times New Roman"/>
          <w:sz w:val="24"/>
          <w:szCs w:val="24"/>
          <w:lang w:val="en-US"/>
        </w:rPr>
        <w:t>[51]</w:t>
      </w:r>
      <w:r w:rsidRPr="00236A71">
        <w:rPr>
          <w:rFonts w:ascii="Times New Roman" w:hAnsi="Times New Roman" w:cs="Times New Roman"/>
          <w:sz w:val="24"/>
          <w:szCs w:val="24"/>
        </w:rPr>
        <w:t xml:space="preserve">, outperformed unsupervised dimensionality-reduction methods such as PCA and MOFA, highlighting the importance of phenotype-guided prioritization in predictive </w:t>
      </w:r>
      <w:r w:rsidR="009154DB" w:rsidRPr="00236A71">
        <w:rPr>
          <w:rFonts w:ascii="Times New Roman" w:hAnsi="Times New Roman" w:cs="Times New Roman"/>
          <w:sz w:val="24"/>
          <w:szCs w:val="24"/>
        </w:rPr>
        <w:t>modelling</w:t>
      </w:r>
      <w:r w:rsidR="00CA0AD9" w:rsidRPr="00236A71">
        <w:rPr>
          <w:rFonts w:ascii="Times New Roman" w:hAnsi="Times New Roman" w:cs="Times New Roman"/>
          <w:sz w:val="24"/>
          <w:szCs w:val="24"/>
        </w:rPr>
        <w:t xml:space="preserve"> </w:t>
      </w:r>
      <w:r w:rsidR="00454A59" w:rsidRPr="00236A71">
        <w:rPr>
          <w:rFonts w:ascii="Times New Roman" w:hAnsi="Times New Roman" w:cs="Times New Roman"/>
          <w:sz w:val="24"/>
          <w:szCs w:val="24"/>
          <w:lang w:val="en-US"/>
        </w:rPr>
        <w:t>[9,52]</w:t>
      </w:r>
      <w:r w:rsidRPr="00236A71">
        <w:rPr>
          <w:rFonts w:ascii="Times New Roman" w:hAnsi="Times New Roman" w:cs="Times New Roman"/>
          <w:sz w:val="24"/>
          <w:szCs w:val="24"/>
        </w:rPr>
        <w:t>. PLS explicitly maximizes covariance between predictors and the response variable, allowing the selection of features directly informative for the trait of interest</w:t>
      </w:r>
      <w:r w:rsidR="00CA0AD9" w:rsidRPr="00236A71">
        <w:rPr>
          <w:rFonts w:ascii="Times New Roman" w:hAnsi="Times New Roman" w:cs="Times New Roman"/>
          <w:sz w:val="24"/>
          <w:szCs w:val="24"/>
        </w:rPr>
        <w:t xml:space="preserve">. </w:t>
      </w:r>
      <w:r w:rsidRPr="00236A71">
        <w:rPr>
          <w:rFonts w:ascii="Times New Roman" w:hAnsi="Times New Roman" w:cs="Times New Roman"/>
          <w:sz w:val="24"/>
          <w:szCs w:val="24"/>
        </w:rPr>
        <w:t>In contrast, unsupervised methods primarily capture dominant sources of variance, which in multi-breed populations often reflect population structure rather than</w:t>
      </w:r>
      <w:r w:rsidR="00734645" w:rsidRPr="00236A71">
        <w:rPr>
          <w:rFonts w:ascii="Times New Roman" w:hAnsi="Times New Roman" w:cs="Times New Roman"/>
          <w:sz w:val="24"/>
          <w:szCs w:val="24"/>
        </w:rPr>
        <w:t xml:space="preserve"> variation directly associated with the trait of interest</w:t>
      </w:r>
      <w:r w:rsidRPr="00236A71">
        <w:rPr>
          <w:rFonts w:ascii="Times New Roman" w:hAnsi="Times New Roman" w:cs="Times New Roman"/>
          <w:sz w:val="24"/>
          <w:szCs w:val="24"/>
        </w:rPr>
        <w:t xml:space="preserve">. </w:t>
      </w:r>
    </w:p>
    <w:p w14:paraId="550DCD70" w14:textId="726BFE41" w:rsidR="001A258C" w:rsidRPr="00236A71" w:rsidRDefault="00237720" w:rsidP="00012054">
      <w:pPr>
        <w:jc w:val="both"/>
        <w:rPr>
          <w:rFonts w:ascii="Times New Roman" w:hAnsi="Times New Roman" w:cs="Times New Roman"/>
          <w:sz w:val="24"/>
          <w:szCs w:val="24"/>
        </w:rPr>
      </w:pPr>
      <w:r w:rsidRPr="00236A71">
        <w:rPr>
          <w:rFonts w:ascii="Times New Roman" w:hAnsi="Times New Roman" w:cs="Times New Roman"/>
          <w:sz w:val="24"/>
          <w:szCs w:val="24"/>
        </w:rPr>
        <w:t xml:space="preserve">This pattern was evident in the MOFA analysis, where the dominant latent factor (Factor 1) consistently captured a source of variation shared across SNPs, transcripts, and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xml:space="preserve">, reflecting breed differences, with the same structure observed across all three training datasets. The relatively strong contribution of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xml:space="preserve"> to Factor 1 suggests that epigenetic variation may act as a downstream integrator of genetic and regulatory differences, capturing coordinated, breed-associated regulatory patterns rather than purely short-term environmental effects. This observation is consistent with the tendency of unsupervised models to prioritize population-level variation over trait-specific signals. By selecting features with the highest contributions to Factor 1, the resulting subsets were enriched for biologically coherent variation, capturing stable, breed-associated molecular patterns </w:t>
      </w:r>
      <w:ins w:id="161" w:author="Calus, Mario" w:date="2026-03-25T16:05:00Z" w16du:dateUtc="2026-03-25T15:05:00Z">
        <w:r w:rsidR="00422C4B">
          <w:rPr>
            <w:rFonts w:ascii="Times New Roman" w:hAnsi="Times New Roman" w:cs="Times New Roman"/>
            <w:sz w:val="24"/>
            <w:szCs w:val="24"/>
          </w:rPr>
          <w:t xml:space="preserve">that were </w:t>
        </w:r>
      </w:ins>
      <w:del w:id="162" w:author="Calus, Mario" w:date="2026-03-25T16:05:00Z" w16du:dateUtc="2026-03-25T15:05:00Z">
        <w:r w:rsidRPr="00236A71" w:rsidDel="00422C4B">
          <w:rPr>
            <w:rFonts w:ascii="Times New Roman" w:hAnsi="Times New Roman" w:cs="Times New Roman"/>
            <w:sz w:val="24"/>
            <w:szCs w:val="24"/>
          </w:rPr>
          <w:delText xml:space="preserve">reproducibly </w:delText>
        </w:r>
      </w:del>
      <w:ins w:id="163" w:author="Calus, Mario" w:date="2026-03-25T16:05:00Z" w16du:dateUtc="2026-03-25T15:05:00Z">
        <w:r w:rsidR="00422C4B" w:rsidRPr="00236A71">
          <w:rPr>
            <w:rFonts w:ascii="Times New Roman" w:hAnsi="Times New Roman" w:cs="Times New Roman"/>
            <w:sz w:val="24"/>
            <w:szCs w:val="24"/>
          </w:rPr>
          <w:t>reproducibl</w:t>
        </w:r>
        <w:r w:rsidR="00422C4B">
          <w:rPr>
            <w:rFonts w:ascii="Times New Roman" w:hAnsi="Times New Roman" w:cs="Times New Roman"/>
            <w:sz w:val="24"/>
            <w:szCs w:val="24"/>
          </w:rPr>
          <w:t>e</w:t>
        </w:r>
        <w:r w:rsidR="00422C4B" w:rsidRPr="00236A71">
          <w:rPr>
            <w:rFonts w:ascii="Times New Roman" w:hAnsi="Times New Roman" w:cs="Times New Roman"/>
            <w:sz w:val="24"/>
            <w:szCs w:val="24"/>
          </w:rPr>
          <w:t xml:space="preserve"> </w:t>
        </w:r>
      </w:ins>
      <w:r w:rsidRPr="00236A71">
        <w:rPr>
          <w:rFonts w:ascii="Times New Roman" w:hAnsi="Times New Roman" w:cs="Times New Roman"/>
          <w:sz w:val="24"/>
          <w:szCs w:val="24"/>
        </w:rPr>
        <w:t>across training sets</w:t>
      </w:r>
      <w:r w:rsidR="001A258C" w:rsidRPr="00236A71">
        <w:rPr>
          <w:rFonts w:ascii="Times New Roman" w:hAnsi="Times New Roman" w:cs="Times New Roman"/>
          <w:sz w:val="24"/>
          <w:szCs w:val="24"/>
        </w:rPr>
        <w:t>.</w:t>
      </w:r>
    </w:p>
    <w:p w14:paraId="1D45E991" w14:textId="578DD004" w:rsidR="002B74E0" w:rsidRPr="00236A71" w:rsidRDefault="008C0440" w:rsidP="00012054">
      <w:pPr>
        <w:jc w:val="both"/>
        <w:rPr>
          <w:rFonts w:ascii="Times New Roman" w:hAnsi="Times New Roman" w:cs="Times New Roman"/>
          <w:sz w:val="24"/>
          <w:szCs w:val="24"/>
          <w:lang w:val="en-US"/>
        </w:rPr>
      </w:pPr>
      <w:r w:rsidRPr="00236A71">
        <w:rPr>
          <w:rFonts w:ascii="Times New Roman" w:hAnsi="Times New Roman" w:cs="Times New Roman"/>
          <w:sz w:val="24"/>
          <w:szCs w:val="24"/>
        </w:rPr>
        <w:t xml:space="preserve">Despite its lower predictive performance compared with PLS, MOFA remains valuable as an exploratory and interpretative tool. It decomposes multi-omics variation into shared and modality-specific factors, revealing major sources of variation and providing insight into the structure of complex datasets. However, because MOFA is unsupervised, the resulting feature rankings are not optimized for phenotype prediction. Consequently, MOFA-selected features may underrepresent trait-relevant variation when dominant sources of variance are not aligned with the prediction target, as observed for ADG and BFT, whereas RFI was predicted more accurately. </w:t>
      </w:r>
      <w:r w:rsidR="00D14BD0" w:rsidRPr="00236A71">
        <w:rPr>
          <w:rFonts w:ascii="Times New Roman" w:hAnsi="Times New Roman" w:cs="Times New Roman"/>
          <w:sz w:val="24"/>
          <w:szCs w:val="24"/>
        </w:rPr>
        <w:t xml:space="preserve">MOFA has been successfully applied in diverse biological contexts, including disease biology, immunological signatures, and multi-omics vaccine response profiling </w:t>
      </w:r>
      <w:r w:rsidR="00454A59" w:rsidRPr="00236A71">
        <w:rPr>
          <w:rFonts w:ascii="Times New Roman" w:hAnsi="Times New Roman" w:cs="Times New Roman"/>
          <w:sz w:val="24"/>
          <w:szCs w:val="24"/>
          <w:lang w:val="en-US"/>
        </w:rPr>
        <w:t>[53-</w:t>
      </w:r>
      <w:r w:rsidR="009332C9" w:rsidRPr="00236A71">
        <w:rPr>
          <w:rFonts w:ascii="Times New Roman" w:hAnsi="Times New Roman" w:cs="Times New Roman"/>
          <w:sz w:val="24"/>
          <w:szCs w:val="24"/>
          <w:lang w:val="en-US"/>
        </w:rPr>
        <w:t>55]</w:t>
      </w:r>
      <w:r w:rsidR="00D14BD0" w:rsidRPr="00236A71">
        <w:rPr>
          <w:rFonts w:ascii="Times New Roman" w:hAnsi="Times New Roman" w:cs="Times New Roman"/>
          <w:sz w:val="24"/>
          <w:szCs w:val="24"/>
        </w:rPr>
        <w:t xml:space="preserve">, demonstrating its utility. In livestock research, its application remains limited, but our study demonstrates that MOFA can uncover latent structure, reveal biologically meaningful variation such as breed differences, and guide </w:t>
      </w:r>
      <w:r w:rsidR="00E07276" w:rsidRPr="00236A71">
        <w:rPr>
          <w:rFonts w:ascii="Times New Roman" w:hAnsi="Times New Roman" w:cs="Times New Roman"/>
          <w:sz w:val="24"/>
          <w:szCs w:val="24"/>
        </w:rPr>
        <w:t>FS</w:t>
      </w:r>
      <w:r w:rsidR="00D14BD0" w:rsidRPr="00236A71">
        <w:rPr>
          <w:rFonts w:ascii="Times New Roman" w:hAnsi="Times New Roman" w:cs="Times New Roman"/>
          <w:sz w:val="24"/>
          <w:szCs w:val="24"/>
        </w:rPr>
        <w:t xml:space="preserve"> for predictive </w:t>
      </w:r>
      <w:r w:rsidR="002F7664">
        <w:rPr>
          <w:rFonts w:ascii="Times New Roman" w:hAnsi="Times New Roman" w:cs="Times New Roman"/>
          <w:sz w:val="24"/>
          <w:szCs w:val="24"/>
        </w:rPr>
        <w:t>modelling</w:t>
      </w:r>
      <w:r w:rsidR="00D14BD0" w:rsidRPr="00236A71">
        <w:rPr>
          <w:rFonts w:ascii="Times New Roman" w:hAnsi="Times New Roman" w:cs="Times New Roman"/>
          <w:sz w:val="24"/>
          <w:szCs w:val="24"/>
        </w:rPr>
        <w:t>, highlighting its potential as a versatile tool for multi-omics integration and interpretation.</w:t>
      </w:r>
      <w:r w:rsidR="00634C63" w:rsidRPr="00236A71">
        <w:rPr>
          <w:rFonts w:ascii="Times New Roman" w:hAnsi="Times New Roman" w:cs="Times New Roman"/>
          <w:sz w:val="24"/>
          <w:szCs w:val="24"/>
          <w:lang w:val="en-US"/>
        </w:rPr>
        <w:t xml:space="preserve"> </w:t>
      </w:r>
      <w:r w:rsidRPr="00236A71">
        <w:rPr>
          <w:rFonts w:ascii="Times New Roman" w:hAnsi="Times New Roman" w:cs="Times New Roman"/>
          <w:sz w:val="24"/>
          <w:szCs w:val="24"/>
        </w:rPr>
        <w:t>Future work could explore selecting features from multiple factors or combining MOFA with supervised refinement to better capture trait-specific signals.</w:t>
      </w:r>
    </w:p>
    <w:p w14:paraId="78A2F6F8" w14:textId="2FE10FF3" w:rsidR="000F2695" w:rsidRPr="00236A71" w:rsidRDefault="000F2695" w:rsidP="000F2695">
      <w:pPr>
        <w:jc w:val="both"/>
        <w:rPr>
          <w:rFonts w:ascii="Times New Roman" w:hAnsi="Times New Roman" w:cs="Times New Roman"/>
          <w:sz w:val="24"/>
          <w:szCs w:val="24"/>
          <w:lang w:val="en-US"/>
        </w:rPr>
      </w:pPr>
      <w:r w:rsidRPr="00236A71">
        <w:rPr>
          <w:rFonts w:ascii="Times New Roman" w:hAnsi="Times New Roman" w:cs="Times New Roman"/>
          <w:sz w:val="24"/>
          <w:szCs w:val="24"/>
          <w:lang w:val="en-US"/>
        </w:rPr>
        <w:t xml:space="preserve">For CpG sites, multivariate feature-selection approaches outperformed univariate variance filtering. By accounting for correlations and joint effects among </w:t>
      </w:r>
      <w:proofErr w:type="spellStart"/>
      <w:r w:rsidRPr="00236A71">
        <w:rPr>
          <w:rFonts w:ascii="Times New Roman" w:hAnsi="Times New Roman" w:cs="Times New Roman"/>
          <w:sz w:val="24"/>
          <w:szCs w:val="24"/>
          <w:lang w:val="en-US"/>
        </w:rPr>
        <w:t>CpGs</w:t>
      </w:r>
      <w:proofErr w:type="spellEnd"/>
      <w:r w:rsidRPr="00236A71">
        <w:rPr>
          <w:rFonts w:ascii="Times New Roman" w:hAnsi="Times New Roman" w:cs="Times New Roman"/>
          <w:sz w:val="24"/>
          <w:szCs w:val="24"/>
          <w:lang w:val="en-US"/>
        </w:rPr>
        <w:t xml:space="preserve">, methods such as MOFA and PLS capture distributed epigenetic signals more effectively. Overall, multivariate approaches yielded stable, compact feature subsets that achieved predictive performance comparable or superior to much larger unfiltered sets across both LOBO and </w:t>
      </w:r>
      <w:r w:rsidRPr="00236A71">
        <w:rPr>
          <w:rFonts w:ascii="Times New Roman" w:hAnsi="Times New Roman" w:cs="Times New Roman"/>
          <w:sz w:val="24"/>
          <w:szCs w:val="24"/>
          <w:lang w:val="en-US"/>
        </w:rPr>
        <w:lastRenderedPageBreak/>
        <w:t>5-fold cross-validation. Using fixed-size subsets of 100</w:t>
      </w:r>
      <w:r w:rsidR="002B5B7F" w:rsidRPr="00236A71">
        <w:rPr>
          <w:rFonts w:ascii="Times New Roman" w:hAnsi="Times New Roman" w:cs="Times New Roman"/>
          <w:sz w:val="24"/>
          <w:szCs w:val="24"/>
          <w:lang w:val="en-US"/>
        </w:rPr>
        <w:t>-</w:t>
      </w:r>
      <w:r w:rsidR="000B0447" w:rsidRPr="00236A71">
        <w:rPr>
          <w:rFonts w:ascii="Times New Roman" w:hAnsi="Times New Roman" w:cs="Times New Roman"/>
          <w:sz w:val="24"/>
          <w:szCs w:val="24"/>
          <w:lang w:val="en-US"/>
        </w:rPr>
        <w:t>2</w:t>
      </w:r>
      <w:r w:rsidRPr="00236A71">
        <w:rPr>
          <w:rFonts w:ascii="Times New Roman" w:hAnsi="Times New Roman" w:cs="Times New Roman"/>
          <w:sz w:val="24"/>
          <w:szCs w:val="24"/>
          <w:lang w:val="en-US"/>
        </w:rPr>
        <w:t xml:space="preserve">00 features per omics layer (SNPs, </w:t>
      </w:r>
      <w:proofErr w:type="spellStart"/>
      <w:r w:rsidRPr="00236A71">
        <w:rPr>
          <w:rFonts w:ascii="Times New Roman" w:hAnsi="Times New Roman" w:cs="Times New Roman"/>
          <w:sz w:val="24"/>
          <w:szCs w:val="24"/>
          <w:lang w:val="en-US"/>
        </w:rPr>
        <w:t>CpGs</w:t>
      </w:r>
      <w:proofErr w:type="spellEnd"/>
      <w:r w:rsidRPr="00236A71">
        <w:rPr>
          <w:rFonts w:ascii="Times New Roman" w:hAnsi="Times New Roman" w:cs="Times New Roman"/>
          <w:sz w:val="24"/>
          <w:szCs w:val="24"/>
          <w:lang w:val="en-US"/>
        </w:rPr>
        <w:t xml:space="preserve">, and genes) was sufficient to match or exceed performance of full datasets. The high predictive power of a small feature subset likely reflects the capture of the most informative biological signals: SNPs tagging key additive genetic effects, </w:t>
      </w:r>
      <w:proofErr w:type="spellStart"/>
      <w:r w:rsidRPr="00236A71">
        <w:rPr>
          <w:rFonts w:ascii="Times New Roman" w:hAnsi="Times New Roman" w:cs="Times New Roman"/>
          <w:sz w:val="24"/>
          <w:szCs w:val="24"/>
          <w:lang w:val="en-US"/>
        </w:rPr>
        <w:t>CpGs</w:t>
      </w:r>
      <w:proofErr w:type="spellEnd"/>
      <w:r w:rsidRPr="00236A71">
        <w:rPr>
          <w:rFonts w:ascii="Times New Roman" w:hAnsi="Times New Roman" w:cs="Times New Roman"/>
          <w:sz w:val="24"/>
          <w:szCs w:val="24"/>
          <w:lang w:val="en-US"/>
        </w:rPr>
        <w:t xml:space="preserve"> representing regulatory regions influencing gene expression, and selected genes corresponding to trait-relevant pathways. By focusing on these features, models reduce noise from redundant or uninformative variables while retaining maximal predictive information. Even with the optimal PLS strategy in the MLP network, some variability across cross-validation folds was observed, as expected from the nonlinear nature of MLPs, stochastic initialization, and high-dimensional data. Occasional low-performing </w:t>
      </w:r>
      <w:commentRangeStart w:id="164"/>
      <w:r w:rsidRPr="00236A71">
        <w:rPr>
          <w:rFonts w:ascii="Times New Roman" w:hAnsi="Times New Roman" w:cs="Times New Roman"/>
          <w:sz w:val="24"/>
          <w:szCs w:val="24"/>
          <w:lang w:val="en-US"/>
        </w:rPr>
        <w:t>outliers</w:t>
      </w:r>
      <w:commentRangeEnd w:id="164"/>
      <w:r w:rsidR="00C05EB0">
        <w:rPr>
          <w:rStyle w:val="CommentReference"/>
        </w:rPr>
        <w:commentReference w:id="164"/>
      </w:r>
      <w:r w:rsidRPr="00236A71">
        <w:rPr>
          <w:rFonts w:ascii="Times New Roman" w:hAnsi="Times New Roman" w:cs="Times New Roman"/>
          <w:sz w:val="24"/>
          <w:szCs w:val="24"/>
          <w:lang w:val="en-US"/>
        </w:rPr>
        <w:t>, particularly for RFI, illustrate the trade-off between maximum performance and stability, emphasizing the importance of considering both median performance and variability when applying PLS in multi-omics prediction.</w:t>
      </w:r>
    </w:p>
    <w:p w14:paraId="15B8A567" w14:textId="7659DC21" w:rsidR="00EB4940" w:rsidRPr="00236A71" w:rsidRDefault="009A4C46" w:rsidP="00EB4940">
      <w:pPr>
        <w:jc w:val="both"/>
        <w:rPr>
          <w:rFonts w:ascii="Times New Roman" w:hAnsi="Times New Roman" w:cs="Times New Roman"/>
          <w:sz w:val="24"/>
          <w:szCs w:val="24"/>
        </w:rPr>
      </w:pPr>
      <w:commentRangeStart w:id="165"/>
      <w:r w:rsidRPr="00236A71">
        <w:rPr>
          <w:rFonts w:ascii="Times New Roman" w:hAnsi="Times New Roman" w:cs="Times New Roman"/>
          <w:sz w:val="24"/>
          <w:szCs w:val="24"/>
        </w:rPr>
        <w:t xml:space="preserve">Prediction accuracy </w:t>
      </w:r>
      <w:commentRangeEnd w:id="165"/>
      <w:r w:rsidR="001C1E49">
        <w:rPr>
          <w:rStyle w:val="CommentReference"/>
        </w:rPr>
        <w:commentReference w:id="165"/>
      </w:r>
      <w:r w:rsidRPr="00236A71">
        <w:rPr>
          <w:rFonts w:ascii="Times New Roman" w:hAnsi="Times New Roman" w:cs="Times New Roman"/>
          <w:sz w:val="24"/>
          <w:szCs w:val="24"/>
        </w:rPr>
        <w:t xml:space="preserve">differed across traits, with RFI showing the highest performance. This likely reflects its integrative nature as a </w:t>
      </w:r>
      <w:commentRangeStart w:id="166"/>
      <w:commentRangeStart w:id="167"/>
      <w:r w:rsidRPr="00236A71">
        <w:rPr>
          <w:rFonts w:ascii="Times New Roman" w:hAnsi="Times New Roman" w:cs="Times New Roman"/>
          <w:sz w:val="24"/>
          <w:szCs w:val="24"/>
        </w:rPr>
        <w:t xml:space="preserve">feed efficiency trait, </w:t>
      </w:r>
      <w:commentRangeEnd w:id="166"/>
      <w:r w:rsidR="00CA5EE4" w:rsidRPr="00236A71">
        <w:rPr>
          <w:rStyle w:val="CommentReference"/>
          <w:rFonts w:ascii="Times New Roman" w:hAnsi="Times New Roman" w:cs="Times New Roman"/>
          <w:sz w:val="24"/>
          <w:szCs w:val="24"/>
        </w:rPr>
        <w:commentReference w:id="166"/>
      </w:r>
      <w:commentRangeEnd w:id="167"/>
      <w:r w:rsidR="002B4BD4" w:rsidRPr="00236A71">
        <w:rPr>
          <w:rStyle w:val="CommentReference"/>
          <w:rFonts w:ascii="Times New Roman" w:hAnsi="Times New Roman" w:cs="Times New Roman"/>
          <w:sz w:val="24"/>
          <w:szCs w:val="24"/>
        </w:rPr>
        <w:commentReference w:id="167"/>
      </w:r>
      <w:r w:rsidRPr="00236A71">
        <w:rPr>
          <w:rFonts w:ascii="Times New Roman" w:hAnsi="Times New Roman" w:cs="Times New Roman"/>
          <w:sz w:val="24"/>
          <w:szCs w:val="24"/>
        </w:rPr>
        <w:t>combining genetic, transcriptomic, and epigenomic signals related to metabolism and energy regulation. Variance decomposition using the GTMBLUP model (</w:t>
      </w:r>
      <w:r w:rsidRPr="00236A71">
        <w:rPr>
          <w:rFonts w:ascii="Times New Roman" w:hAnsi="Times New Roman" w:cs="Times New Roman"/>
          <w:sz w:val="24"/>
          <w:szCs w:val="24"/>
          <w:highlight w:val="yellow"/>
        </w:rPr>
        <w:t>Ayres et al</w:t>
      </w:r>
      <w:r w:rsidRPr="00236A71">
        <w:rPr>
          <w:rFonts w:ascii="Times New Roman" w:hAnsi="Times New Roman" w:cs="Times New Roman"/>
          <w:sz w:val="24"/>
          <w:szCs w:val="24"/>
        </w:rPr>
        <w:t xml:space="preserve">.) indicated that RFI had the </w:t>
      </w:r>
      <w:commentRangeStart w:id="168"/>
      <w:r w:rsidRPr="00236A71">
        <w:rPr>
          <w:rFonts w:ascii="Times New Roman" w:hAnsi="Times New Roman" w:cs="Times New Roman"/>
          <w:sz w:val="24"/>
          <w:szCs w:val="24"/>
        </w:rPr>
        <w:t>highest total variance</w:t>
      </w:r>
      <w:commentRangeEnd w:id="168"/>
      <w:r w:rsidR="009A1771">
        <w:rPr>
          <w:rStyle w:val="CommentReference"/>
        </w:rPr>
        <w:commentReference w:id="168"/>
      </w:r>
      <w:r w:rsidRPr="00236A71">
        <w:rPr>
          <w:rFonts w:ascii="Times New Roman" w:hAnsi="Times New Roman" w:cs="Times New Roman"/>
          <w:sz w:val="24"/>
          <w:szCs w:val="24"/>
        </w:rPr>
        <w:t xml:space="preserve"> and lowest residual variance, </w:t>
      </w:r>
      <w:commentRangeStart w:id="169"/>
      <w:r w:rsidRPr="00236A71">
        <w:rPr>
          <w:rFonts w:ascii="Times New Roman" w:hAnsi="Times New Roman" w:cs="Times New Roman"/>
          <w:sz w:val="24"/>
          <w:szCs w:val="24"/>
        </w:rPr>
        <w:t xml:space="preserve">whereas </w:t>
      </w:r>
      <w:ins w:id="170" w:author="Calus, Mario" w:date="2026-03-25T16:13:00Z" w16du:dateUtc="2026-03-25T15:13:00Z">
        <w:r w:rsidR="002B0BE3">
          <w:rPr>
            <w:rFonts w:ascii="Times New Roman" w:hAnsi="Times New Roman" w:cs="Times New Roman"/>
            <w:sz w:val="24"/>
            <w:szCs w:val="24"/>
          </w:rPr>
          <w:t xml:space="preserve">the transcriptomic component explained </w:t>
        </w:r>
      </w:ins>
      <w:ins w:id="171" w:author="Calus, Mario" w:date="2026-03-25T16:14:00Z" w16du:dateUtc="2026-03-25T15:14:00Z">
        <w:r w:rsidR="009A1771">
          <w:rPr>
            <w:rFonts w:ascii="Times New Roman" w:hAnsi="Times New Roman" w:cs="Times New Roman"/>
            <w:sz w:val="24"/>
            <w:szCs w:val="24"/>
          </w:rPr>
          <w:t>a</w:t>
        </w:r>
      </w:ins>
      <w:ins w:id="172" w:author="Calus, Mario" w:date="2026-03-25T16:13:00Z" w16du:dateUtc="2026-03-25T15:13:00Z">
        <w:r w:rsidR="002B0BE3">
          <w:rPr>
            <w:rFonts w:ascii="Times New Roman" w:hAnsi="Times New Roman" w:cs="Times New Roman"/>
            <w:sz w:val="24"/>
            <w:szCs w:val="24"/>
          </w:rPr>
          <w:t xml:space="preserve"> large part of the </w:t>
        </w:r>
      </w:ins>
      <w:r w:rsidRPr="00236A71">
        <w:rPr>
          <w:rFonts w:ascii="Times New Roman" w:hAnsi="Times New Roman" w:cs="Times New Roman"/>
          <w:sz w:val="24"/>
          <w:szCs w:val="24"/>
        </w:rPr>
        <w:t xml:space="preserve">BFT variance </w:t>
      </w:r>
      <w:del w:id="173" w:author="Calus, Mario" w:date="2026-03-25T16:14:00Z" w16du:dateUtc="2026-03-25T15:14:00Z">
        <w:r w:rsidRPr="00236A71" w:rsidDel="009A1771">
          <w:rPr>
            <w:rFonts w:ascii="Times New Roman" w:hAnsi="Times New Roman" w:cs="Times New Roman"/>
            <w:sz w:val="24"/>
            <w:szCs w:val="24"/>
          </w:rPr>
          <w:delText xml:space="preserve">was largely transcriptomic </w:delText>
        </w:r>
      </w:del>
      <w:r w:rsidRPr="00236A71">
        <w:rPr>
          <w:rFonts w:ascii="Times New Roman" w:hAnsi="Times New Roman" w:cs="Times New Roman"/>
          <w:sz w:val="24"/>
          <w:szCs w:val="24"/>
        </w:rPr>
        <w:t>and</w:t>
      </w:r>
      <w:ins w:id="174" w:author="Calus, Mario" w:date="2026-03-25T16:14:00Z" w16du:dateUtc="2026-03-25T15:14:00Z">
        <w:r w:rsidR="009A1771">
          <w:rPr>
            <w:rFonts w:ascii="Times New Roman" w:hAnsi="Times New Roman" w:cs="Times New Roman"/>
            <w:sz w:val="24"/>
            <w:szCs w:val="24"/>
          </w:rPr>
          <w:t xml:space="preserve"> a moderate part of the</w:t>
        </w:r>
      </w:ins>
      <w:r w:rsidRPr="00236A71">
        <w:rPr>
          <w:rFonts w:ascii="Times New Roman" w:hAnsi="Times New Roman" w:cs="Times New Roman"/>
          <w:sz w:val="24"/>
          <w:szCs w:val="24"/>
        </w:rPr>
        <w:t xml:space="preserve"> ADG variance</w:t>
      </w:r>
      <w:del w:id="175" w:author="Calus, Mario" w:date="2026-03-25T16:14:00Z" w16du:dateUtc="2026-03-25T15:14:00Z">
        <w:r w:rsidRPr="00236A71" w:rsidDel="009A1771">
          <w:rPr>
            <w:rFonts w:ascii="Times New Roman" w:hAnsi="Times New Roman" w:cs="Times New Roman"/>
            <w:sz w:val="24"/>
            <w:szCs w:val="24"/>
          </w:rPr>
          <w:delText xml:space="preserve"> moderate</w:delText>
        </w:r>
      </w:del>
      <w:r w:rsidRPr="00236A71">
        <w:rPr>
          <w:rFonts w:ascii="Times New Roman" w:hAnsi="Times New Roman" w:cs="Times New Roman"/>
          <w:sz w:val="24"/>
          <w:szCs w:val="24"/>
        </w:rPr>
        <w:t>,</w:t>
      </w:r>
      <w:commentRangeEnd w:id="169"/>
      <w:r w:rsidR="003B397B">
        <w:rPr>
          <w:rStyle w:val="CommentReference"/>
        </w:rPr>
        <w:commentReference w:id="169"/>
      </w:r>
      <w:r w:rsidRPr="00236A71">
        <w:rPr>
          <w:rFonts w:ascii="Times New Roman" w:hAnsi="Times New Roman" w:cs="Times New Roman"/>
          <w:sz w:val="24"/>
          <w:szCs w:val="24"/>
        </w:rPr>
        <w:t xml:space="preserve"> with methylation contributing variably across traits. These patterns suggest that combining SNPs,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xml:space="preserve">, and gene expression captures substantial biologically relevant variation, particularly for RFI, providing a higher signal-to-noise ratio for predictive </w:t>
      </w:r>
      <w:r w:rsidR="002F7664">
        <w:rPr>
          <w:rFonts w:ascii="Times New Roman" w:hAnsi="Times New Roman" w:cs="Times New Roman"/>
          <w:sz w:val="24"/>
          <w:szCs w:val="24"/>
        </w:rPr>
        <w:t>modelling</w:t>
      </w:r>
      <w:r w:rsidRPr="00236A71">
        <w:rPr>
          <w:rFonts w:ascii="Times New Roman" w:hAnsi="Times New Roman" w:cs="Times New Roman"/>
          <w:sz w:val="24"/>
          <w:szCs w:val="24"/>
        </w:rPr>
        <w:t xml:space="preserve">. Trait-specific differences also align with heritability: BFT is highly heritable </w:t>
      </w:r>
      <w:commentRangeStart w:id="176"/>
      <w:r w:rsidRPr="00236A71">
        <w:rPr>
          <w:rFonts w:ascii="Times New Roman" w:hAnsi="Times New Roman" w:cs="Times New Roman"/>
          <w:sz w:val="24"/>
          <w:szCs w:val="24"/>
        </w:rPr>
        <w:t>but may show lower predictive accuracy due to lower phenotypic variability</w:t>
      </w:r>
      <w:commentRangeEnd w:id="176"/>
      <w:r w:rsidR="005A3F4E">
        <w:rPr>
          <w:rStyle w:val="CommentReference"/>
        </w:rPr>
        <w:commentReference w:id="176"/>
      </w:r>
      <w:r w:rsidRPr="00236A71">
        <w:rPr>
          <w:rFonts w:ascii="Times New Roman" w:hAnsi="Times New Roman" w:cs="Times New Roman"/>
          <w:sz w:val="24"/>
          <w:szCs w:val="24"/>
        </w:rPr>
        <w:t xml:space="preserve">, ADG exhibits moderate heritability and environmental influence, and RFI shows low to moderate heritability but benefits from integrated multi-omics signals </w:t>
      </w:r>
      <w:r w:rsidR="004E1B2F" w:rsidRPr="00236A71">
        <w:rPr>
          <w:rFonts w:ascii="Times New Roman" w:hAnsi="Times New Roman" w:cs="Times New Roman"/>
          <w:sz w:val="24"/>
          <w:szCs w:val="24"/>
          <w:lang w:val="en-US"/>
        </w:rPr>
        <w:t>[56,</w:t>
      </w:r>
      <w:r w:rsidR="00BE7CB0" w:rsidRPr="00236A71">
        <w:rPr>
          <w:rFonts w:ascii="Times New Roman" w:hAnsi="Times New Roman" w:cs="Times New Roman"/>
          <w:sz w:val="24"/>
          <w:szCs w:val="24"/>
          <w:lang w:val="en-US"/>
        </w:rPr>
        <w:t xml:space="preserve"> </w:t>
      </w:r>
      <w:r w:rsidR="004E1B2F" w:rsidRPr="00236A71">
        <w:rPr>
          <w:rFonts w:ascii="Times New Roman" w:hAnsi="Times New Roman" w:cs="Times New Roman"/>
          <w:sz w:val="24"/>
          <w:szCs w:val="24"/>
          <w:lang w:val="en-US"/>
        </w:rPr>
        <w:t>57]</w:t>
      </w:r>
      <w:r w:rsidRPr="00236A71">
        <w:rPr>
          <w:rFonts w:ascii="Times New Roman" w:hAnsi="Times New Roman" w:cs="Times New Roman"/>
          <w:sz w:val="24"/>
          <w:szCs w:val="24"/>
        </w:rPr>
        <w:t>. Previous studies using SNP-only approaches reported prediction accuracies of ~0.30</w:t>
      </w:r>
      <w:r w:rsidR="00FE4AAA" w:rsidRPr="00236A71">
        <w:rPr>
          <w:rFonts w:ascii="Times New Roman" w:hAnsi="Times New Roman" w:cs="Times New Roman"/>
          <w:sz w:val="24"/>
          <w:szCs w:val="24"/>
        </w:rPr>
        <w:t>-</w:t>
      </w:r>
      <w:r w:rsidRPr="00236A71">
        <w:rPr>
          <w:rFonts w:ascii="Times New Roman" w:hAnsi="Times New Roman" w:cs="Times New Roman"/>
          <w:sz w:val="24"/>
          <w:szCs w:val="24"/>
        </w:rPr>
        <w:t>0.52 for BFT and ADG, and ~0.27</w:t>
      </w:r>
      <w:r w:rsidR="000F1ABC" w:rsidRPr="00236A71">
        <w:rPr>
          <w:rFonts w:ascii="Times New Roman" w:hAnsi="Times New Roman" w:cs="Times New Roman"/>
          <w:sz w:val="24"/>
          <w:szCs w:val="24"/>
        </w:rPr>
        <w:t>-</w:t>
      </w:r>
      <w:r w:rsidRPr="00236A71">
        <w:rPr>
          <w:rFonts w:ascii="Times New Roman" w:hAnsi="Times New Roman" w:cs="Times New Roman"/>
          <w:sz w:val="24"/>
          <w:szCs w:val="24"/>
        </w:rPr>
        <w:t xml:space="preserve">0.53 for RFI depending on population and model </w:t>
      </w:r>
      <w:r w:rsidR="002253FC" w:rsidRPr="00236A71">
        <w:rPr>
          <w:rFonts w:ascii="Times New Roman" w:hAnsi="Times New Roman" w:cs="Times New Roman"/>
          <w:sz w:val="24"/>
          <w:szCs w:val="24"/>
          <w:lang w:val="en-US"/>
        </w:rPr>
        <w:t>[30, 58-51]</w:t>
      </w:r>
      <w:r w:rsidRPr="00236A71">
        <w:rPr>
          <w:rFonts w:ascii="Times New Roman" w:hAnsi="Times New Roman" w:cs="Times New Roman"/>
          <w:sz w:val="24"/>
          <w:szCs w:val="24"/>
        </w:rPr>
        <w:t>. In the present multi</w:t>
      </w:r>
      <w:r w:rsidR="000F1ABC" w:rsidRPr="00236A71">
        <w:rPr>
          <w:rFonts w:ascii="Times New Roman" w:hAnsi="Times New Roman" w:cs="Times New Roman"/>
          <w:sz w:val="24"/>
          <w:szCs w:val="24"/>
        </w:rPr>
        <w:t>-</w:t>
      </w:r>
      <w:r w:rsidRPr="00236A71">
        <w:rPr>
          <w:rFonts w:ascii="Times New Roman" w:hAnsi="Times New Roman" w:cs="Times New Roman"/>
          <w:sz w:val="24"/>
          <w:szCs w:val="24"/>
        </w:rPr>
        <w:t>omics framework, correlations of ~0.52 for BFT, ~0.52 for ADG, and ~0.73 for RFI were achieved using a small subset of features per omics layer, highlighting the potential of multi</w:t>
      </w:r>
      <w:r w:rsidR="000F1ABC" w:rsidRPr="00236A71">
        <w:rPr>
          <w:rFonts w:ascii="Times New Roman" w:hAnsi="Times New Roman" w:cs="Times New Roman"/>
          <w:sz w:val="24"/>
          <w:szCs w:val="24"/>
        </w:rPr>
        <w:t>-</w:t>
      </w:r>
      <w:r w:rsidRPr="00236A71">
        <w:rPr>
          <w:rFonts w:ascii="Times New Roman" w:hAnsi="Times New Roman" w:cs="Times New Roman"/>
          <w:sz w:val="24"/>
          <w:szCs w:val="24"/>
        </w:rPr>
        <w:t>omics integration to improve phenotype</w:t>
      </w:r>
      <w:r w:rsidR="000F1ABC" w:rsidRPr="00236A71">
        <w:rPr>
          <w:rFonts w:ascii="Times New Roman" w:hAnsi="Times New Roman" w:cs="Times New Roman"/>
          <w:sz w:val="24"/>
          <w:szCs w:val="24"/>
        </w:rPr>
        <w:t>-</w:t>
      </w:r>
      <w:r w:rsidRPr="00236A71">
        <w:rPr>
          <w:rFonts w:ascii="Times New Roman" w:hAnsi="Times New Roman" w:cs="Times New Roman"/>
          <w:sz w:val="24"/>
          <w:szCs w:val="24"/>
        </w:rPr>
        <w:t>level prediction.</w:t>
      </w:r>
      <w:r w:rsidR="0016602E" w:rsidRPr="00236A71">
        <w:rPr>
          <w:rFonts w:ascii="Times New Roman" w:hAnsi="Times New Roman" w:cs="Times New Roman"/>
          <w:sz w:val="24"/>
          <w:szCs w:val="24"/>
        </w:rPr>
        <w:t xml:space="preserve"> </w:t>
      </w:r>
      <w:r w:rsidR="00EB4940" w:rsidRPr="00236A71">
        <w:rPr>
          <w:rFonts w:ascii="Times New Roman" w:hAnsi="Times New Roman" w:cs="Times New Roman"/>
          <w:sz w:val="24"/>
          <w:szCs w:val="24"/>
        </w:rPr>
        <w:t>At the same time, direct comparisons should be interpreted cautiously due to differences in trait definitions (e.g., ultrasound</w:t>
      </w:r>
      <w:r w:rsidR="000F1ABC" w:rsidRPr="00236A71">
        <w:rPr>
          <w:rFonts w:ascii="Times New Roman" w:hAnsi="Times New Roman" w:cs="Times New Roman"/>
          <w:sz w:val="24"/>
          <w:szCs w:val="24"/>
        </w:rPr>
        <w:t>-</w:t>
      </w:r>
      <w:r w:rsidR="00EB4940" w:rsidRPr="00236A71">
        <w:rPr>
          <w:rFonts w:ascii="Times New Roman" w:hAnsi="Times New Roman" w:cs="Times New Roman"/>
          <w:sz w:val="24"/>
          <w:szCs w:val="24"/>
        </w:rPr>
        <w:t xml:space="preserve"> versus carcass-based backfat, daily gain versus average daily gain), prediction targets (predicted phenotype versus genomic estimated breeding value), populations (purebred versus mixed-breed), and environmental conditions</w:t>
      </w:r>
      <w:r w:rsidR="00AB3EDC" w:rsidRPr="00236A71">
        <w:rPr>
          <w:rFonts w:ascii="Times New Roman" w:hAnsi="Times New Roman" w:cs="Times New Roman"/>
          <w:sz w:val="24"/>
          <w:szCs w:val="24"/>
        </w:rPr>
        <w:t>.</w:t>
      </w:r>
    </w:p>
    <w:p w14:paraId="4368E8F8" w14:textId="78BF66F9" w:rsidR="004A67DA" w:rsidRPr="00236A71" w:rsidRDefault="004A67DA" w:rsidP="008472D4">
      <w:pPr>
        <w:jc w:val="both"/>
        <w:rPr>
          <w:ins w:id="177" w:author="Vourlaki, Ioanna" w:date="2026-02-25T11:53:00Z" w16du:dateUtc="2026-02-25T10:53:00Z"/>
          <w:rFonts w:ascii="Times New Roman" w:hAnsi="Times New Roman" w:cs="Times New Roman"/>
          <w:sz w:val="24"/>
          <w:szCs w:val="24"/>
        </w:rPr>
      </w:pPr>
      <w:r w:rsidRPr="00236A71">
        <w:rPr>
          <w:rFonts w:ascii="Times New Roman" w:hAnsi="Times New Roman" w:cs="Times New Roman"/>
          <w:sz w:val="24"/>
          <w:szCs w:val="24"/>
        </w:rPr>
        <w:t xml:space="preserve">A critical aspect of deep learning models is the careful tuning and selection of hyperparameters. In this study, hyperparameter choices were guided by prior work (e.g., </w:t>
      </w:r>
      <w:r w:rsidR="00FE0B0D" w:rsidRPr="00236A71">
        <w:rPr>
          <w:rFonts w:ascii="Times New Roman" w:hAnsi="Times New Roman" w:cs="Times New Roman"/>
          <w:sz w:val="24"/>
          <w:szCs w:val="24"/>
          <w:lang w:val="en-US"/>
        </w:rPr>
        <w:t>[</w:t>
      </w:r>
      <w:r w:rsidR="003D0E0E" w:rsidRPr="00236A71">
        <w:rPr>
          <w:rFonts w:ascii="Times New Roman" w:hAnsi="Times New Roman" w:cs="Times New Roman"/>
          <w:sz w:val="24"/>
          <w:szCs w:val="24"/>
          <w:lang w:val="en-US"/>
        </w:rPr>
        <w:t xml:space="preserve">5, </w:t>
      </w:r>
      <w:r w:rsidR="00FE0B0D" w:rsidRPr="00236A71">
        <w:rPr>
          <w:rFonts w:ascii="Times New Roman" w:hAnsi="Times New Roman" w:cs="Times New Roman"/>
          <w:sz w:val="24"/>
          <w:szCs w:val="24"/>
          <w:lang w:val="en-US"/>
        </w:rPr>
        <w:t>62]</w:t>
      </w:r>
      <w:r w:rsidRPr="00236A71">
        <w:rPr>
          <w:rFonts w:ascii="Times New Roman" w:hAnsi="Times New Roman" w:cs="Times New Roman"/>
          <w:sz w:val="24"/>
          <w:szCs w:val="24"/>
        </w:rPr>
        <w:t xml:space="preserve">) and constrained to avoid overly complex configurations that could compromise generalization. The high dimensionality of the multi-omics data motivated specific architectural choices, such as the use of bottleneck layers to compress information and emphasize the most informative features. The high consistency of selected hyperparameters across traits and seeds demonstrates that the framework is robust to random initialization and sampling variation, supporting reproducibility. While </w:t>
      </w:r>
      <w:r w:rsidR="00340CC2" w:rsidRPr="00236A71">
        <w:rPr>
          <w:rFonts w:ascii="Times New Roman" w:hAnsi="Times New Roman" w:cs="Times New Roman"/>
          <w:sz w:val="24"/>
          <w:szCs w:val="24"/>
        </w:rPr>
        <w:t>simila</w:t>
      </w:r>
      <w:r w:rsidR="008B40A5" w:rsidRPr="00236A71">
        <w:rPr>
          <w:rFonts w:ascii="Times New Roman" w:hAnsi="Times New Roman" w:cs="Times New Roman"/>
          <w:sz w:val="24"/>
          <w:szCs w:val="24"/>
        </w:rPr>
        <w:t>r</w:t>
      </w:r>
      <w:r w:rsidRPr="00236A71">
        <w:rPr>
          <w:rFonts w:ascii="Times New Roman" w:hAnsi="Times New Roman" w:cs="Times New Roman"/>
          <w:sz w:val="24"/>
          <w:szCs w:val="24"/>
        </w:rPr>
        <w:t xml:space="preserve"> hyperparameters across traits partly reflect the controlled feature selection and deterministic tuning, this stability suggests that the model can consistently learn similar </w:t>
      </w:r>
      <w:r w:rsidRPr="00236A71">
        <w:rPr>
          <w:rFonts w:ascii="Times New Roman" w:hAnsi="Times New Roman" w:cs="Times New Roman"/>
          <w:sz w:val="24"/>
          <w:szCs w:val="24"/>
        </w:rPr>
        <w:lastRenderedPageBreak/>
        <w:t xml:space="preserve">representations of the multi-omics space. From a biological perspective, this convergence may indicate common organizational patterns in how SNPs, transcripts, and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xml:space="preserve"> jointly encode information, while allowing trait-specific differences to emerge in downstream predictions. Overall, these results highlight the framework’s ability to balance generalizable structure with trait-specific variability, supporting its use for multi-omics prediction.</w:t>
      </w:r>
    </w:p>
    <w:p w14:paraId="527264E6" w14:textId="6C52E6B0" w:rsidR="00821CCC" w:rsidRPr="00236A71" w:rsidRDefault="00821CCC" w:rsidP="008472D4">
      <w:pPr>
        <w:jc w:val="both"/>
        <w:rPr>
          <w:rFonts w:ascii="Times New Roman" w:hAnsi="Times New Roman" w:cs="Times New Roman"/>
          <w:sz w:val="24"/>
          <w:szCs w:val="24"/>
          <w:lang w:val="en-US"/>
        </w:rPr>
      </w:pPr>
      <w:r w:rsidRPr="00236A71">
        <w:rPr>
          <w:rFonts w:ascii="Times New Roman" w:hAnsi="Times New Roman" w:cs="Times New Roman"/>
          <w:sz w:val="24"/>
          <w:szCs w:val="24"/>
          <w:lang w:val="en-US"/>
        </w:rPr>
        <w:t xml:space="preserve">Omics-assisted approaches are particularly valuable for traits that are difficult or costly to measure, such as RFI, whereas traits like BFT and ADG can often be effectively improved using traditional selection. </w:t>
      </w:r>
      <w:r w:rsidR="007062E8" w:rsidRPr="00236A71">
        <w:rPr>
          <w:rFonts w:ascii="Times New Roman" w:hAnsi="Times New Roman" w:cs="Times New Roman"/>
          <w:sz w:val="24"/>
          <w:szCs w:val="24"/>
        </w:rPr>
        <w:t xml:space="preserve">Our results show that integrating genomic, transcriptomic, and epigenomic data, combined with PLS-based </w:t>
      </w:r>
      <w:r w:rsidR="00E07276" w:rsidRPr="00236A71">
        <w:rPr>
          <w:rFonts w:ascii="Times New Roman" w:hAnsi="Times New Roman" w:cs="Times New Roman"/>
          <w:sz w:val="24"/>
          <w:szCs w:val="24"/>
        </w:rPr>
        <w:t>FS</w:t>
      </w:r>
      <w:r w:rsidR="007062E8" w:rsidRPr="00236A71">
        <w:rPr>
          <w:rFonts w:ascii="Times New Roman" w:hAnsi="Times New Roman" w:cs="Times New Roman"/>
          <w:sz w:val="24"/>
          <w:szCs w:val="24"/>
        </w:rPr>
        <w:t>, captures the most informative signals for RFI, enhancing phenotype-level prediction within the deep learning framework used in this study</w:t>
      </w:r>
      <w:r w:rsidRPr="00236A71">
        <w:rPr>
          <w:rFonts w:ascii="Times New Roman" w:hAnsi="Times New Roman" w:cs="Times New Roman"/>
          <w:sz w:val="24"/>
          <w:szCs w:val="24"/>
          <w:lang w:val="en-US"/>
        </w:rPr>
        <w:t>. These findings highlight the potential of multi-omics frameworks to support phenotyping strategies, pre-selection, or decision-making in breeding programs, while their effect on breeding value accuracy warrants further investigation using appropriate genetic evaluation models.</w:t>
      </w:r>
    </w:p>
    <w:p w14:paraId="28FE7E48" w14:textId="40511A3A" w:rsidR="009E7635" w:rsidRPr="00236A71" w:rsidRDefault="00843366" w:rsidP="00821CCC">
      <w:pPr>
        <w:jc w:val="both"/>
        <w:rPr>
          <w:rFonts w:ascii="Times New Roman" w:hAnsi="Times New Roman" w:cs="Times New Roman"/>
          <w:sz w:val="24"/>
          <w:szCs w:val="24"/>
        </w:rPr>
      </w:pPr>
      <w:r w:rsidRPr="00236A71">
        <w:rPr>
          <w:rFonts w:ascii="Times New Roman" w:hAnsi="Times New Roman" w:cs="Times New Roman"/>
          <w:sz w:val="24"/>
          <w:szCs w:val="24"/>
        </w:rPr>
        <w:t xml:space="preserve">While multi-omics deep learning models offer accurate prediction, they are computationally demanding, requiring careful hyperparameter optimization and substantial memory. Incorporating PLS-based </w:t>
      </w:r>
      <w:r w:rsidR="00E07276" w:rsidRPr="00236A71">
        <w:rPr>
          <w:rFonts w:ascii="Times New Roman" w:hAnsi="Times New Roman" w:cs="Times New Roman"/>
          <w:sz w:val="24"/>
          <w:szCs w:val="24"/>
        </w:rPr>
        <w:t>FS</w:t>
      </w:r>
      <w:r w:rsidRPr="00236A71">
        <w:rPr>
          <w:rFonts w:ascii="Times New Roman" w:hAnsi="Times New Roman" w:cs="Times New Roman"/>
          <w:sz w:val="24"/>
          <w:szCs w:val="24"/>
        </w:rPr>
        <w:t xml:space="preserve"> reduces input dimensionality, accelerates model training, and improves practicality, making large-scale applications increasingly feasible with high-performance computing resources. Although our study included 443 pigs across three commercial breeds, this represents a moderate dataset for multi-omics deep learning, and high-dimensional omics data can exacerbate the risk of overfitting. To mitigate these challenges, PLS-based </w:t>
      </w:r>
      <w:r w:rsidR="00E07276" w:rsidRPr="00236A71">
        <w:rPr>
          <w:rFonts w:ascii="Times New Roman" w:hAnsi="Times New Roman" w:cs="Times New Roman"/>
          <w:sz w:val="24"/>
          <w:szCs w:val="24"/>
        </w:rPr>
        <w:t>FS</w:t>
      </w:r>
      <w:r w:rsidR="00523C1B" w:rsidRPr="00236A71">
        <w:rPr>
          <w:rFonts w:ascii="Times New Roman" w:hAnsi="Times New Roman" w:cs="Times New Roman"/>
          <w:sz w:val="24"/>
          <w:szCs w:val="24"/>
        </w:rPr>
        <w:t xml:space="preserve"> was applied in this study</w:t>
      </w:r>
      <w:r w:rsidRPr="00236A71">
        <w:rPr>
          <w:rFonts w:ascii="Times New Roman" w:hAnsi="Times New Roman" w:cs="Times New Roman"/>
          <w:sz w:val="24"/>
          <w:szCs w:val="24"/>
        </w:rPr>
        <w:t xml:space="preserve">, reducing each </w:t>
      </w:r>
      <w:proofErr w:type="spellStart"/>
      <w:r w:rsidRPr="00236A71">
        <w:rPr>
          <w:rFonts w:ascii="Times New Roman" w:hAnsi="Times New Roman" w:cs="Times New Roman"/>
          <w:sz w:val="24"/>
          <w:szCs w:val="24"/>
        </w:rPr>
        <w:t>omic</w:t>
      </w:r>
      <w:proofErr w:type="spellEnd"/>
      <w:r w:rsidRPr="00236A71">
        <w:rPr>
          <w:rFonts w:ascii="Times New Roman" w:hAnsi="Times New Roman" w:cs="Times New Roman"/>
          <w:sz w:val="24"/>
          <w:szCs w:val="24"/>
        </w:rPr>
        <w:t xml:space="preserve"> layer to </w:t>
      </w:r>
      <w:r w:rsidR="00D41F77" w:rsidRPr="00236A71">
        <w:rPr>
          <w:rFonts w:ascii="Times New Roman" w:hAnsi="Times New Roman" w:cs="Times New Roman"/>
          <w:sz w:val="24"/>
          <w:szCs w:val="24"/>
        </w:rPr>
        <w:t>a small subset of</w:t>
      </w:r>
      <w:r w:rsidRPr="00236A71">
        <w:rPr>
          <w:rFonts w:ascii="Times New Roman" w:hAnsi="Times New Roman" w:cs="Times New Roman"/>
          <w:sz w:val="24"/>
          <w:szCs w:val="24"/>
        </w:rPr>
        <w:t xml:space="preserve"> informative variables, and employed stratified 5-fold cross-validation and </w:t>
      </w:r>
      <w:r w:rsidR="004979B7" w:rsidRPr="00236A71">
        <w:rPr>
          <w:rFonts w:ascii="Times New Roman" w:hAnsi="Times New Roman" w:cs="Times New Roman"/>
          <w:sz w:val="24"/>
          <w:szCs w:val="24"/>
        </w:rPr>
        <w:t>LOBO</w:t>
      </w:r>
      <w:r w:rsidRPr="00236A71">
        <w:rPr>
          <w:rFonts w:ascii="Times New Roman" w:hAnsi="Times New Roman" w:cs="Times New Roman"/>
          <w:sz w:val="24"/>
          <w:szCs w:val="24"/>
        </w:rPr>
        <w:t xml:space="preserve"> validation to ensure robust evaluation. The use of intermediate integration, which extracts latent omics-specific representations before fusion, further improved generalization. </w:t>
      </w:r>
      <w:r w:rsidR="001A5C7E" w:rsidRPr="00236A71">
        <w:rPr>
          <w:rFonts w:ascii="Times New Roman" w:hAnsi="Times New Roman" w:cs="Times New Roman"/>
          <w:sz w:val="24"/>
          <w:szCs w:val="24"/>
        </w:rPr>
        <w:t xml:space="preserve">Future work should evaluate this framework on larger datasets to confirm its scalability and robustness and to explore potential gains from </w:t>
      </w:r>
      <w:r w:rsidR="00481C40" w:rsidRPr="00236A71">
        <w:rPr>
          <w:rFonts w:ascii="Times New Roman" w:hAnsi="Times New Roman" w:cs="Times New Roman"/>
          <w:sz w:val="24"/>
          <w:szCs w:val="24"/>
        </w:rPr>
        <w:t>this framework</w:t>
      </w:r>
      <w:r w:rsidR="001A5C7E" w:rsidRPr="00236A71">
        <w:rPr>
          <w:rFonts w:ascii="Times New Roman" w:hAnsi="Times New Roman" w:cs="Times New Roman"/>
          <w:sz w:val="24"/>
          <w:szCs w:val="24"/>
        </w:rPr>
        <w:t xml:space="preserve"> or additional omics layers.</w:t>
      </w:r>
    </w:p>
    <w:p w14:paraId="523EDB7C" w14:textId="2D65F3F7" w:rsidR="007F5665" w:rsidRPr="00236A71" w:rsidDel="00AD4B09" w:rsidRDefault="00580BB5" w:rsidP="007F5665">
      <w:pPr>
        <w:jc w:val="both"/>
        <w:rPr>
          <w:del w:id="178" w:author="Vourlaki, Ioanna" w:date="2026-03-18T10:13:00Z" w16du:dateUtc="2026-03-18T09:13:00Z"/>
          <w:rFonts w:ascii="Times New Roman" w:hAnsi="Times New Roman" w:cs="Times New Roman"/>
          <w:sz w:val="24"/>
          <w:szCs w:val="24"/>
        </w:rPr>
      </w:pPr>
      <w:r w:rsidRPr="00236A71">
        <w:rPr>
          <w:rFonts w:ascii="Times New Roman" w:hAnsi="Times New Roman" w:cs="Times New Roman"/>
          <w:sz w:val="24"/>
          <w:szCs w:val="24"/>
        </w:rPr>
        <w:t>Importantly, the objective of this study was not to contrast deep learning with linear genomic prediction frameworks</w:t>
      </w:r>
      <w:r w:rsidR="003261C0" w:rsidRPr="00236A71">
        <w:rPr>
          <w:rFonts w:ascii="Times New Roman" w:hAnsi="Times New Roman" w:cs="Times New Roman"/>
          <w:sz w:val="24"/>
          <w:szCs w:val="24"/>
        </w:rPr>
        <w:t xml:space="preserve">. </w:t>
      </w:r>
      <w:r w:rsidR="007F5665" w:rsidRPr="00236A71">
        <w:rPr>
          <w:rFonts w:ascii="Times New Roman" w:hAnsi="Times New Roman" w:cs="Times New Roman"/>
          <w:sz w:val="24"/>
          <w:szCs w:val="24"/>
          <w:lang w:val="en-US"/>
        </w:rPr>
        <w:t xml:space="preserve">In the companion study (Ayres et al.), the same multi-omics dataset was analyzed using a linear mixed-model framework based on the GTMBLUP approach, where SNPs, gene expression, and CpG methylation were incorporated through omics-specific relationship matrices. </w:t>
      </w:r>
      <w:commentRangeStart w:id="179"/>
      <w:ins w:id="180" w:author="Calus, Mario" w:date="2026-03-25T17:12:00Z" w16du:dateUtc="2026-03-25T16:12:00Z">
        <w:r w:rsidR="00F53A73" w:rsidRPr="00236A71">
          <w:rPr>
            <w:rFonts w:ascii="Times New Roman" w:hAnsi="Times New Roman" w:cs="Times New Roman"/>
            <w:sz w:val="24"/>
            <w:szCs w:val="24"/>
          </w:rPr>
          <w:t xml:space="preserve">It should be noted, however, that direct comparison </w:t>
        </w:r>
        <w:r w:rsidR="00F53A73">
          <w:rPr>
            <w:rFonts w:ascii="Times New Roman" w:hAnsi="Times New Roman" w:cs="Times New Roman"/>
            <w:sz w:val="24"/>
            <w:szCs w:val="24"/>
          </w:rPr>
          <w:t xml:space="preserve">of our results </w:t>
        </w:r>
        <w:r w:rsidR="00F53A73" w:rsidRPr="00236A71">
          <w:rPr>
            <w:rFonts w:ascii="Times New Roman" w:hAnsi="Times New Roman" w:cs="Times New Roman"/>
            <w:sz w:val="24"/>
            <w:szCs w:val="24"/>
          </w:rPr>
          <w:t xml:space="preserve">with GTMBLUP should </w:t>
        </w:r>
        <w:r w:rsidR="00F53A73">
          <w:rPr>
            <w:rFonts w:ascii="Times New Roman" w:hAnsi="Times New Roman" w:cs="Times New Roman"/>
            <w:sz w:val="24"/>
            <w:szCs w:val="24"/>
          </w:rPr>
          <w:t xml:space="preserve">be </w:t>
        </w:r>
        <w:r w:rsidR="00F53A73" w:rsidRPr="00236A71">
          <w:rPr>
            <w:rFonts w:ascii="Times New Roman" w:hAnsi="Times New Roman" w:cs="Times New Roman"/>
            <w:sz w:val="24"/>
            <w:szCs w:val="24"/>
          </w:rPr>
          <w:t xml:space="preserve">done with caution, as </w:t>
        </w:r>
        <w:r w:rsidR="00F53A73">
          <w:rPr>
            <w:rFonts w:ascii="Times New Roman" w:hAnsi="Times New Roman" w:cs="Times New Roman"/>
            <w:sz w:val="24"/>
            <w:szCs w:val="24"/>
          </w:rPr>
          <w:t>the GTMBLUP analyses</w:t>
        </w:r>
        <w:r w:rsidR="00F53A73" w:rsidRPr="00236A71">
          <w:rPr>
            <w:rFonts w:ascii="Times New Roman" w:hAnsi="Times New Roman" w:cs="Times New Roman"/>
            <w:sz w:val="24"/>
            <w:szCs w:val="24"/>
          </w:rPr>
          <w:t xml:space="preserve"> </w:t>
        </w:r>
        <w:r w:rsidR="008F4299">
          <w:rPr>
            <w:rFonts w:ascii="Times New Roman" w:hAnsi="Times New Roman" w:cs="Times New Roman"/>
            <w:sz w:val="24"/>
            <w:szCs w:val="24"/>
          </w:rPr>
          <w:t xml:space="preserve">always </w:t>
        </w:r>
        <w:r w:rsidR="00F53A73" w:rsidRPr="00236A71">
          <w:rPr>
            <w:rFonts w:ascii="Times New Roman" w:hAnsi="Times New Roman" w:cs="Times New Roman"/>
            <w:sz w:val="24"/>
            <w:szCs w:val="24"/>
          </w:rPr>
          <w:t>use</w:t>
        </w:r>
        <w:r w:rsidR="00F53A73">
          <w:rPr>
            <w:rFonts w:ascii="Times New Roman" w:hAnsi="Times New Roman" w:cs="Times New Roman"/>
            <w:sz w:val="24"/>
            <w:szCs w:val="24"/>
          </w:rPr>
          <w:t>d</w:t>
        </w:r>
        <w:r w:rsidR="00F53A73" w:rsidRPr="00236A71">
          <w:rPr>
            <w:rFonts w:ascii="Times New Roman" w:hAnsi="Times New Roman" w:cs="Times New Roman"/>
            <w:sz w:val="24"/>
            <w:szCs w:val="24"/>
          </w:rPr>
          <w:t xml:space="preserve"> all features and a priori assumes that within each category each feature explains the same amount of variance</w:t>
        </w:r>
        <w:r w:rsidR="00F53A73">
          <w:rPr>
            <w:rFonts w:ascii="Times New Roman" w:hAnsi="Times New Roman" w:cs="Times New Roman"/>
            <w:sz w:val="24"/>
            <w:szCs w:val="24"/>
          </w:rPr>
          <w:t xml:space="preserve">, </w:t>
        </w:r>
        <w:r w:rsidR="00F53A73" w:rsidRPr="003867AD">
          <w:rPr>
            <w:rFonts w:ascii="Times New Roman" w:hAnsi="Times New Roman" w:cs="Times New Roman"/>
            <w:sz w:val="24"/>
            <w:szCs w:val="24"/>
          </w:rPr>
          <w:t xml:space="preserve">whereas deep learning can operate on </w:t>
        </w:r>
        <w:r w:rsidR="00F53A73">
          <w:rPr>
            <w:rFonts w:ascii="Times New Roman" w:hAnsi="Times New Roman" w:cs="Times New Roman"/>
            <w:sz w:val="24"/>
            <w:szCs w:val="24"/>
          </w:rPr>
          <w:t xml:space="preserve">transformed or </w:t>
        </w:r>
        <w:r w:rsidR="00F53A73" w:rsidRPr="003867AD">
          <w:rPr>
            <w:rFonts w:ascii="Times New Roman" w:hAnsi="Times New Roman" w:cs="Times New Roman"/>
            <w:sz w:val="24"/>
            <w:szCs w:val="24"/>
          </w:rPr>
          <w:t xml:space="preserve">raw features, capturing nonlinear relationships without assuming equal </w:t>
        </w:r>
        <w:r w:rsidR="00F53A73">
          <w:rPr>
            <w:rFonts w:ascii="Times New Roman" w:hAnsi="Times New Roman" w:cs="Times New Roman"/>
            <w:sz w:val="24"/>
            <w:szCs w:val="24"/>
          </w:rPr>
          <w:t>contributions to the explained variance</w:t>
        </w:r>
        <w:r w:rsidR="00F53A73" w:rsidRPr="00236A71">
          <w:rPr>
            <w:rFonts w:ascii="Times New Roman" w:hAnsi="Times New Roman" w:cs="Times New Roman"/>
            <w:sz w:val="24"/>
            <w:szCs w:val="24"/>
          </w:rPr>
          <w:t xml:space="preserve">.  In this study, some models use feature selection or transformed representations, while others use the full raw feature matrices. </w:t>
        </w:r>
      </w:ins>
      <w:commentRangeEnd w:id="179"/>
      <w:ins w:id="181" w:author="Calus, Mario" w:date="2026-03-25T17:15:00Z" w16du:dateUtc="2026-03-25T16:15:00Z">
        <w:r w:rsidR="00C848B2">
          <w:rPr>
            <w:rStyle w:val="CommentReference"/>
          </w:rPr>
          <w:commentReference w:id="179"/>
        </w:r>
      </w:ins>
      <w:r w:rsidR="007F5665" w:rsidRPr="00236A71">
        <w:rPr>
          <w:rFonts w:ascii="Times New Roman" w:hAnsi="Times New Roman" w:cs="Times New Roman"/>
          <w:sz w:val="24"/>
          <w:szCs w:val="24"/>
          <w:lang w:val="en-US"/>
        </w:rPr>
        <w:t>The</w:t>
      </w:r>
      <w:ins w:id="182" w:author="Calus, Mario" w:date="2026-03-25T17:13:00Z" w16du:dateUtc="2026-03-25T16:13:00Z">
        <w:r w:rsidR="00845A52">
          <w:rPr>
            <w:rFonts w:ascii="Times New Roman" w:hAnsi="Times New Roman" w:cs="Times New Roman"/>
            <w:sz w:val="24"/>
            <w:szCs w:val="24"/>
            <w:lang w:val="en-US"/>
          </w:rPr>
          <w:t>e</w:t>
        </w:r>
      </w:ins>
      <w:del w:id="183" w:author="Calus, Mario" w:date="2026-03-25T17:13:00Z" w16du:dateUtc="2026-03-25T16:13:00Z">
        <w:r w:rsidR="007F5665" w:rsidRPr="00236A71" w:rsidDel="00845A52">
          <w:rPr>
            <w:rFonts w:ascii="Times New Roman" w:hAnsi="Times New Roman" w:cs="Times New Roman"/>
            <w:sz w:val="24"/>
            <w:szCs w:val="24"/>
            <w:lang w:val="en-US"/>
          </w:rPr>
          <w:delText>se</w:delText>
        </w:r>
      </w:del>
      <w:r w:rsidR="007F5665" w:rsidRPr="00236A71">
        <w:rPr>
          <w:rFonts w:ascii="Times New Roman" w:hAnsi="Times New Roman" w:cs="Times New Roman"/>
          <w:sz w:val="24"/>
          <w:szCs w:val="24"/>
          <w:lang w:val="en-US"/>
        </w:rPr>
        <w:t xml:space="preserve"> matrices </w:t>
      </w:r>
      <w:ins w:id="184" w:author="Calus, Mario" w:date="2026-03-25T17:13:00Z" w16du:dateUtc="2026-03-25T16:13:00Z">
        <w:r w:rsidR="00845A52">
          <w:rPr>
            <w:rFonts w:ascii="Times New Roman" w:hAnsi="Times New Roman" w:cs="Times New Roman"/>
            <w:sz w:val="24"/>
            <w:szCs w:val="24"/>
            <w:lang w:val="en-US"/>
          </w:rPr>
          <w:t xml:space="preserve">in GTMBLUP </w:t>
        </w:r>
      </w:ins>
      <w:r w:rsidR="007F5665" w:rsidRPr="00236A71">
        <w:rPr>
          <w:rFonts w:ascii="Times New Roman" w:hAnsi="Times New Roman" w:cs="Times New Roman"/>
          <w:sz w:val="24"/>
          <w:szCs w:val="24"/>
          <w:lang w:val="en-US"/>
        </w:rPr>
        <w:t xml:space="preserve">summarize pairwise similarities among individuals for each </w:t>
      </w:r>
      <w:proofErr w:type="spellStart"/>
      <w:r w:rsidR="007F5665" w:rsidRPr="00236A71">
        <w:rPr>
          <w:rFonts w:ascii="Times New Roman" w:hAnsi="Times New Roman" w:cs="Times New Roman"/>
          <w:sz w:val="24"/>
          <w:szCs w:val="24"/>
          <w:lang w:val="en-US"/>
        </w:rPr>
        <w:t>omic</w:t>
      </w:r>
      <w:proofErr w:type="spellEnd"/>
      <w:r w:rsidR="007F5665" w:rsidRPr="00236A71">
        <w:rPr>
          <w:rFonts w:ascii="Times New Roman" w:hAnsi="Times New Roman" w:cs="Times New Roman"/>
          <w:sz w:val="24"/>
          <w:szCs w:val="24"/>
          <w:lang w:val="en-US"/>
        </w:rPr>
        <w:t xml:space="preserve"> layer and therefore represent a form of information aggregation prior to model fitting</w:t>
      </w:r>
      <w:r w:rsidR="007F5665" w:rsidRPr="00236A71">
        <w:rPr>
          <w:rFonts w:ascii="Times New Roman" w:hAnsi="Times New Roman" w:cs="Times New Roman"/>
          <w:sz w:val="24"/>
          <w:szCs w:val="24"/>
        </w:rPr>
        <w:t>.</w:t>
      </w:r>
      <w:r w:rsidR="007F5665" w:rsidRPr="00236A71">
        <w:rPr>
          <w:rFonts w:ascii="Times New Roman" w:hAnsi="Times New Roman" w:cs="Times New Roman"/>
          <w:sz w:val="24"/>
          <w:szCs w:val="24"/>
          <w:lang w:val="en-US"/>
        </w:rPr>
        <w:t xml:space="preserve"> In that framework, predictions were generally more accurate than those obtained with our deep learning models when no feature selection was applied. This highlights an important point: deep learning does not automatically guarantee superior </w:t>
      </w:r>
      <w:r w:rsidR="007F5665" w:rsidRPr="00236A71">
        <w:rPr>
          <w:rFonts w:ascii="Times New Roman" w:hAnsi="Times New Roman" w:cs="Times New Roman"/>
          <w:sz w:val="24"/>
          <w:szCs w:val="24"/>
          <w:lang w:val="en-US"/>
        </w:rPr>
        <w:lastRenderedPageBreak/>
        <w:t>performance, particularly in high-dimensional multi-omics settings. Linear mixed models operating on relationship matrices can efficiently capture additive effects while controlling overfitting, especially when the number of predictors greatly exceeds the number of observations.</w:t>
      </w:r>
      <w:del w:id="185" w:author="Calus, Mario" w:date="2026-03-25T17:14:00Z" w16du:dateUtc="2026-03-25T16:14:00Z">
        <w:r w:rsidR="007F5665" w:rsidRPr="00236A71" w:rsidDel="00C848B2">
          <w:rPr>
            <w:rFonts w:ascii="Times New Roman" w:hAnsi="Times New Roman" w:cs="Times New Roman"/>
            <w:sz w:val="24"/>
            <w:szCs w:val="24"/>
            <w:lang w:val="en-US"/>
          </w:rPr>
          <w:delText xml:space="preserve"> </w:delText>
        </w:r>
      </w:del>
      <w:ins w:id="186" w:author="Calus, Mario" w:date="2026-03-25T17:14:00Z" w16du:dateUtc="2026-03-25T16:14:00Z">
        <w:r w:rsidR="00C848B2">
          <w:rPr>
            <w:rFonts w:ascii="Times New Roman" w:hAnsi="Times New Roman" w:cs="Times New Roman"/>
            <w:sz w:val="24"/>
            <w:szCs w:val="24"/>
            <w:lang w:val="en-US"/>
          </w:rPr>
          <w:t xml:space="preserve"> </w:t>
        </w:r>
      </w:ins>
      <w:del w:id="187" w:author="Calus, Mario" w:date="2026-03-25T17:12:00Z" w16du:dateUtc="2026-03-25T16:12:00Z">
        <w:r w:rsidR="007F5665" w:rsidRPr="00236A71" w:rsidDel="00F53A73">
          <w:rPr>
            <w:rFonts w:ascii="Times New Roman" w:hAnsi="Times New Roman" w:cs="Times New Roman"/>
            <w:sz w:val="24"/>
            <w:szCs w:val="24"/>
          </w:rPr>
          <w:delText xml:space="preserve">It should be noted, however, that direct comparison with </w:delText>
        </w:r>
        <w:commentRangeStart w:id="188"/>
        <w:commentRangeStart w:id="189"/>
        <w:commentRangeStart w:id="190"/>
        <w:r w:rsidR="007F5665" w:rsidRPr="00236A71" w:rsidDel="00F53A73">
          <w:rPr>
            <w:rFonts w:ascii="Times New Roman" w:hAnsi="Times New Roman" w:cs="Times New Roman"/>
            <w:sz w:val="24"/>
            <w:szCs w:val="24"/>
          </w:rPr>
          <w:delText xml:space="preserve">GTMBLUP should done with caution, as </w:delText>
        </w:r>
      </w:del>
      <w:del w:id="191" w:author="Calus, Mario" w:date="2026-03-25T17:07:00Z" w16du:dateUtc="2026-03-25T16:07:00Z">
        <w:r w:rsidR="007F5665" w:rsidRPr="00236A71" w:rsidDel="00B447BE">
          <w:rPr>
            <w:rFonts w:ascii="Times New Roman" w:hAnsi="Times New Roman" w:cs="Times New Roman"/>
            <w:sz w:val="24"/>
            <w:szCs w:val="24"/>
          </w:rPr>
          <w:delText>it</w:delText>
        </w:r>
      </w:del>
      <w:del w:id="192" w:author="Calus, Mario" w:date="2026-03-25T17:12:00Z" w16du:dateUtc="2026-03-25T16:12:00Z">
        <w:r w:rsidR="007F5665" w:rsidRPr="00236A71" w:rsidDel="00F53A73">
          <w:rPr>
            <w:rFonts w:ascii="Times New Roman" w:hAnsi="Times New Roman" w:cs="Times New Roman"/>
            <w:sz w:val="24"/>
            <w:szCs w:val="24"/>
          </w:rPr>
          <w:delText xml:space="preserve"> use</w:delText>
        </w:r>
      </w:del>
      <w:del w:id="193" w:author="Calus, Mario" w:date="2026-03-25T17:07:00Z" w16du:dateUtc="2026-03-25T16:07:00Z">
        <w:r w:rsidR="007F5665" w:rsidRPr="00236A71" w:rsidDel="00B447BE">
          <w:rPr>
            <w:rFonts w:ascii="Times New Roman" w:hAnsi="Times New Roman" w:cs="Times New Roman"/>
            <w:sz w:val="24"/>
            <w:szCs w:val="24"/>
          </w:rPr>
          <w:delText>s</w:delText>
        </w:r>
      </w:del>
      <w:del w:id="194" w:author="Calus, Mario" w:date="2026-03-25T17:12:00Z" w16du:dateUtc="2026-03-25T16:12:00Z">
        <w:r w:rsidR="007F5665" w:rsidRPr="00236A71" w:rsidDel="00F53A73">
          <w:rPr>
            <w:rFonts w:ascii="Times New Roman" w:hAnsi="Times New Roman" w:cs="Times New Roman"/>
            <w:sz w:val="24"/>
            <w:szCs w:val="24"/>
          </w:rPr>
          <w:delText xml:space="preserve"> all features and a priori assumes that within each category each feature explains the same amount of variance</w:delText>
        </w:r>
        <w:r w:rsidR="003867AD" w:rsidDel="00F53A73">
          <w:rPr>
            <w:rFonts w:ascii="Times New Roman" w:hAnsi="Times New Roman" w:cs="Times New Roman"/>
            <w:sz w:val="24"/>
            <w:szCs w:val="24"/>
          </w:rPr>
          <w:delText xml:space="preserve">, </w:delText>
        </w:r>
        <w:r w:rsidR="003867AD" w:rsidRPr="003867AD" w:rsidDel="00F53A73">
          <w:rPr>
            <w:rFonts w:ascii="Times New Roman" w:hAnsi="Times New Roman" w:cs="Times New Roman"/>
            <w:sz w:val="24"/>
            <w:szCs w:val="24"/>
          </w:rPr>
          <w:delText xml:space="preserve">whereas deep learning can operate on </w:delText>
        </w:r>
        <w:r w:rsidR="00334464" w:rsidDel="00F53A73">
          <w:rPr>
            <w:rFonts w:ascii="Times New Roman" w:hAnsi="Times New Roman" w:cs="Times New Roman"/>
            <w:sz w:val="24"/>
            <w:szCs w:val="24"/>
          </w:rPr>
          <w:delText xml:space="preserve">transformed or </w:delText>
        </w:r>
        <w:r w:rsidR="003867AD" w:rsidRPr="003867AD" w:rsidDel="00F53A73">
          <w:rPr>
            <w:rFonts w:ascii="Times New Roman" w:hAnsi="Times New Roman" w:cs="Times New Roman"/>
            <w:sz w:val="24"/>
            <w:szCs w:val="24"/>
          </w:rPr>
          <w:delText xml:space="preserve">raw features, capturing nonlinear relationships without assuming equal </w:delText>
        </w:r>
      </w:del>
      <w:del w:id="195" w:author="Calus, Mario" w:date="2026-03-25T17:08:00Z" w16du:dateUtc="2026-03-25T16:08:00Z">
        <w:r w:rsidR="003867AD" w:rsidRPr="003867AD" w:rsidDel="00301E1B">
          <w:rPr>
            <w:rFonts w:ascii="Times New Roman" w:hAnsi="Times New Roman" w:cs="Times New Roman"/>
            <w:sz w:val="24"/>
            <w:szCs w:val="24"/>
          </w:rPr>
          <w:delText>effect sizes</w:delText>
        </w:r>
      </w:del>
      <w:ins w:id="196" w:author="Vourlaki, Ioanna" w:date="2026-03-18T10:18:00Z" w16du:dateUtc="2026-03-18T09:18:00Z">
        <w:del w:id="197" w:author="Calus, Mario" w:date="2026-03-25T17:12:00Z" w16du:dateUtc="2026-03-25T16:12:00Z">
          <w:r w:rsidR="001B49D7" w:rsidRPr="00236A71" w:rsidDel="00F53A73">
            <w:rPr>
              <w:rFonts w:ascii="Times New Roman" w:hAnsi="Times New Roman" w:cs="Times New Roman"/>
              <w:sz w:val="24"/>
              <w:szCs w:val="24"/>
            </w:rPr>
            <w:delText xml:space="preserve">. </w:delText>
          </w:r>
        </w:del>
      </w:ins>
      <w:ins w:id="198" w:author="Vourlaki, Ioanna" w:date="2026-03-18T10:16:00Z">
        <w:del w:id="199" w:author="Calus, Mario" w:date="2026-03-25T17:12:00Z" w16du:dateUtc="2026-03-25T16:12:00Z">
          <w:r w:rsidR="00C36098" w:rsidRPr="00236A71" w:rsidDel="00F53A73">
            <w:rPr>
              <w:rFonts w:ascii="Times New Roman" w:hAnsi="Times New Roman" w:cs="Times New Roman"/>
              <w:sz w:val="24"/>
              <w:szCs w:val="24"/>
            </w:rPr>
            <w:delText xml:space="preserve"> </w:delText>
          </w:r>
        </w:del>
      </w:ins>
      <w:ins w:id="200" w:author="Vourlaki, Ioanna" w:date="2026-03-18T10:18:00Z">
        <w:del w:id="201" w:author="Calus, Mario" w:date="2026-03-25T17:12:00Z" w16du:dateUtc="2026-03-25T16:12:00Z">
          <w:r w:rsidR="00EB7779" w:rsidRPr="00236A71" w:rsidDel="00F53A73">
            <w:rPr>
              <w:rFonts w:ascii="Times New Roman" w:hAnsi="Times New Roman" w:cs="Times New Roman"/>
              <w:sz w:val="24"/>
              <w:szCs w:val="24"/>
            </w:rPr>
            <w:delText>In this study, some models use feature selection or transformed representations, while others use the full raw feature matrices. As such, the approaches differ not only in modelling framework but also in how input features are represented and processed.</w:delText>
          </w:r>
        </w:del>
      </w:ins>
      <w:del w:id="202" w:author="Vourlaki, Ioanna" w:date="2026-03-18T10:16:00Z" w16du:dateUtc="2026-03-18T09:16:00Z">
        <w:r w:rsidR="007F5665" w:rsidRPr="00236A71" w:rsidDel="00C36098">
          <w:rPr>
            <w:rFonts w:ascii="Times New Roman" w:hAnsi="Times New Roman" w:cs="Times New Roman"/>
            <w:sz w:val="24"/>
            <w:szCs w:val="24"/>
          </w:rPr>
          <w:delText xml:space="preserve">rather than using </w:delText>
        </w:r>
        <w:r w:rsidR="00586884" w:rsidRPr="00236A71" w:rsidDel="00C36098">
          <w:rPr>
            <w:rFonts w:ascii="Times New Roman" w:hAnsi="Times New Roman" w:cs="Times New Roman"/>
            <w:sz w:val="24"/>
            <w:szCs w:val="24"/>
          </w:rPr>
          <w:delText>selected features</w:delText>
        </w:r>
        <w:r w:rsidR="007F5665" w:rsidRPr="00236A71" w:rsidDel="00C36098">
          <w:rPr>
            <w:rFonts w:ascii="Times New Roman" w:hAnsi="Times New Roman" w:cs="Times New Roman"/>
            <w:sz w:val="24"/>
            <w:szCs w:val="24"/>
          </w:rPr>
          <w:delText xml:space="preserve"> </w:delText>
        </w:r>
        <w:commentRangeEnd w:id="188"/>
        <w:r w:rsidR="00EB7779" w:rsidRPr="00236A71" w:rsidDel="00C36098">
          <w:rPr>
            <w:rStyle w:val="CommentReference"/>
            <w:rFonts w:ascii="Times New Roman" w:hAnsi="Times New Roman" w:cs="Times New Roman"/>
            <w:sz w:val="24"/>
            <w:szCs w:val="24"/>
          </w:rPr>
          <w:commentReference w:id="188"/>
        </w:r>
        <w:commentRangeEnd w:id="189"/>
        <w:r w:rsidR="00027537" w:rsidRPr="00236A71" w:rsidDel="00C36098">
          <w:rPr>
            <w:rStyle w:val="CommentReference"/>
            <w:rFonts w:ascii="Times New Roman" w:hAnsi="Times New Roman" w:cs="Times New Roman"/>
            <w:sz w:val="24"/>
            <w:szCs w:val="24"/>
          </w:rPr>
          <w:commentReference w:id="189"/>
        </w:r>
      </w:del>
      <w:commentRangeEnd w:id="190"/>
      <w:r w:rsidR="001E6BD5" w:rsidRPr="00236A71">
        <w:rPr>
          <w:rStyle w:val="CommentReference"/>
          <w:rFonts w:ascii="Times New Roman" w:hAnsi="Times New Roman" w:cs="Times New Roman"/>
          <w:sz w:val="24"/>
          <w:szCs w:val="24"/>
        </w:rPr>
        <w:commentReference w:id="190"/>
      </w:r>
      <w:del w:id="203" w:author="Vourlaki, Ioanna" w:date="2026-03-18T10:16:00Z" w16du:dateUtc="2026-03-18T09:16:00Z">
        <w:r w:rsidR="007F5665" w:rsidRPr="00236A71" w:rsidDel="00C36098">
          <w:rPr>
            <w:rFonts w:ascii="Times New Roman" w:hAnsi="Times New Roman" w:cs="Times New Roman"/>
            <w:sz w:val="24"/>
            <w:szCs w:val="24"/>
          </w:rPr>
          <w:delText xml:space="preserve">or PCs </w:delText>
        </w:r>
      </w:del>
      <w:del w:id="204" w:author="Vourlaki, Ioanna" w:date="2026-03-18T10:13:00Z" w16du:dateUtc="2026-03-18T09:13:00Z">
        <w:r w:rsidR="007F5665" w:rsidRPr="00236A71" w:rsidDel="00AD4B09">
          <w:rPr>
            <w:rFonts w:ascii="Times New Roman" w:hAnsi="Times New Roman" w:cs="Times New Roman"/>
            <w:sz w:val="24"/>
            <w:szCs w:val="24"/>
          </w:rPr>
          <w:delText>as was the case for most models in this study.</w:delText>
        </w:r>
      </w:del>
    </w:p>
    <w:p w14:paraId="78D5E283" w14:textId="2A2EBE6F" w:rsidR="00767B01" w:rsidRPr="008B7D28" w:rsidRDefault="007F5665" w:rsidP="007D74DA">
      <w:pPr>
        <w:jc w:val="both"/>
        <w:rPr>
          <w:rFonts w:ascii="Times New Roman" w:hAnsi="Times New Roman" w:cs="Times New Roman"/>
          <w:sz w:val="24"/>
          <w:szCs w:val="24"/>
          <w:lang w:val="en-US"/>
        </w:rPr>
      </w:pPr>
      <w:r w:rsidRPr="00236A71">
        <w:rPr>
          <w:rFonts w:ascii="Times New Roman" w:hAnsi="Times New Roman" w:cs="Times New Roman"/>
          <w:sz w:val="24"/>
          <w:szCs w:val="24"/>
        </w:rPr>
        <w:t>When we applied supervised feature selection, particularly through PLS, predictive performance of the deep learning framework improved substantially and, in several cases, exceeded that of the GTMBLUP model</w:t>
      </w:r>
      <w:r w:rsidRPr="00236A71">
        <w:rPr>
          <w:rFonts w:ascii="Times New Roman" w:hAnsi="Times New Roman" w:cs="Times New Roman"/>
          <w:sz w:val="24"/>
          <w:szCs w:val="24"/>
          <w:lang w:val="en-US"/>
        </w:rPr>
        <w:t xml:space="preserve">. This suggests that the main limitation of deep learning in this context is not the modelling framework itself but the high dimensionality and noise present in raw omics features. By selecting compact sets of informative variables, the deep learning models </w:t>
      </w:r>
      <w:commentRangeStart w:id="205"/>
      <w:del w:id="206" w:author="Calus, Mario" w:date="2026-03-25T17:16:00Z" w16du:dateUtc="2026-03-25T16:16:00Z">
        <w:r w:rsidRPr="00236A71" w:rsidDel="00BA538B">
          <w:rPr>
            <w:rFonts w:ascii="Times New Roman" w:hAnsi="Times New Roman" w:cs="Times New Roman"/>
            <w:sz w:val="24"/>
            <w:szCs w:val="24"/>
            <w:lang w:val="en-US"/>
          </w:rPr>
          <w:delText xml:space="preserve"> </w:delText>
        </w:r>
      </w:del>
      <w:r w:rsidR="0091347E" w:rsidRPr="00236A71">
        <w:rPr>
          <w:rFonts w:ascii="Times New Roman" w:hAnsi="Times New Roman" w:cs="Times New Roman"/>
          <w:sz w:val="24"/>
          <w:szCs w:val="24"/>
          <w:lang w:val="en-US"/>
        </w:rPr>
        <w:t xml:space="preserve">may have </w:t>
      </w:r>
      <w:r w:rsidR="005A24CE" w:rsidRPr="00236A71">
        <w:rPr>
          <w:rFonts w:ascii="Times New Roman" w:hAnsi="Times New Roman" w:cs="Times New Roman"/>
          <w:sz w:val="24"/>
          <w:szCs w:val="24"/>
          <w:lang w:val="en-US"/>
        </w:rPr>
        <w:t xml:space="preserve">been </w:t>
      </w:r>
      <w:r w:rsidRPr="00236A71">
        <w:rPr>
          <w:rFonts w:ascii="Times New Roman" w:hAnsi="Times New Roman" w:cs="Times New Roman"/>
          <w:sz w:val="24"/>
          <w:szCs w:val="24"/>
          <w:lang w:val="en-US"/>
        </w:rPr>
        <w:t xml:space="preserve">better </w:t>
      </w:r>
      <w:ins w:id="207" w:author="Calus, Mario" w:date="2026-03-25T17:16:00Z" w16du:dateUtc="2026-03-25T16:16:00Z">
        <w:r w:rsidR="00BA538B">
          <w:rPr>
            <w:rFonts w:ascii="Times New Roman" w:hAnsi="Times New Roman" w:cs="Times New Roman"/>
            <w:sz w:val="24"/>
            <w:szCs w:val="24"/>
            <w:lang w:val="en-US"/>
          </w:rPr>
          <w:t xml:space="preserve">able to </w:t>
        </w:r>
      </w:ins>
      <w:r w:rsidRPr="00236A71">
        <w:rPr>
          <w:rFonts w:ascii="Times New Roman" w:hAnsi="Times New Roman" w:cs="Times New Roman"/>
          <w:sz w:val="24"/>
          <w:szCs w:val="24"/>
          <w:lang w:val="en-US"/>
        </w:rPr>
        <w:t>exploit nonlinear relationships</w:t>
      </w:r>
      <w:commentRangeEnd w:id="205"/>
      <w:r w:rsidRPr="00236A71">
        <w:rPr>
          <w:rStyle w:val="CommentReference"/>
          <w:rFonts w:ascii="Times New Roman" w:hAnsi="Times New Roman" w:cs="Times New Roman"/>
          <w:sz w:val="24"/>
          <w:szCs w:val="24"/>
          <w:lang w:val="en-US"/>
        </w:rPr>
        <w:commentReference w:id="205"/>
      </w:r>
      <w:r w:rsidRPr="00236A71">
        <w:rPr>
          <w:rFonts w:ascii="Times New Roman" w:hAnsi="Times New Roman" w:cs="Times New Roman"/>
          <w:sz w:val="24"/>
          <w:szCs w:val="24"/>
          <w:lang w:val="en-US"/>
        </w:rPr>
        <w:t xml:space="preserve"> among SNPs, transcripts, and </w:t>
      </w:r>
      <w:proofErr w:type="spellStart"/>
      <w:r w:rsidRPr="00236A71">
        <w:rPr>
          <w:rFonts w:ascii="Times New Roman" w:hAnsi="Times New Roman" w:cs="Times New Roman"/>
          <w:sz w:val="24"/>
          <w:szCs w:val="24"/>
          <w:lang w:val="en-US"/>
        </w:rPr>
        <w:t>CpGs</w:t>
      </w:r>
      <w:proofErr w:type="spellEnd"/>
      <w:r w:rsidRPr="00236A71">
        <w:rPr>
          <w:rFonts w:ascii="Times New Roman" w:hAnsi="Times New Roman" w:cs="Times New Roman"/>
          <w:sz w:val="24"/>
          <w:szCs w:val="24"/>
          <w:lang w:val="en-US"/>
        </w:rPr>
        <w:t xml:space="preserve">. It should be noted that the benefits of PLS-based feature selection are not exclusive to deep learning models. In a previous study, we demonstrated that PLS-based selection can also improve prediction accuracy in linear models by reducing noise and focusing on the most informative predictors </w:t>
      </w:r>
      <w:r w:rsidR="00236A71" w:rsidRPr="00236A71">
        <w:rPr>
          <w:rFonts w:ascii="Times New Roman" w:hAnsi="Times New Roman" w:cs="Times New Roman"/>
          <w:sz w:val="24"/>
          <w:szCs w:val="24"/>
          <w:lang w:val="en-US"/>
        </w:rPr>
        <w:t>[9]</w:t>
      </w:r>
      <w:r w:rsidRPr="00236A71">
        <w:rPr>
          <w:rFonts w:ascii="Times New Roman" w:hAnsi="Times New Roman" w:cs="Times New Roman"/>
          <w:sz w:val="24"/>
          <w:szCs w:val="24"/>
          <w:lang w:val="en-US"/>
        </w:rPr>
        <w:t>.</w:t>
      </w:r>
    </w:p>
    <w:p w14:paraId="43E58AE8" w14:textId="3ECA7ACD" w:rsidR="00821CCC" w:rsidRPr="00767B01" w:rsidRDefault="0039093B" w:rsidP="007D74DA">
      <w:pPr>
        <w:jc w:val="both"/>
        <w:rPr>
          <w:rFonts w:ascii="Times New Roman" w:hAnsi="Times New Roman" w:cs="Times New Roman"/>
          <w:sz w:val="24"/>
          <w:szCs w:val="24"/>
          <w:lang w:val="en-US"/>
        </w:rPr>
      </w:pPr>
      <w:r w:rsidRPr="00236A71">
        <w:rPr>
          <w:rFonts w:ascii="Times New Roman" w:hAnsi="Times New Roman" w:cs="Times New Roman"/>
          <w:sz w:val="24"/>
          <w:szCs w:val="24"/>
        </w:rPr>
        <w:t xml:space="preserve">The present results demonstrate that combining supervised feature selection with an intermediate multi-omics integration strategy provides an effective deep learning framework for multi-omics prediction. This approach captures both modality-specific information and cross-omics interactions, allowing the model to leverage nonlinear relationships among SNPs, transcripts, and </w:t>
      </w:r>
      <w:proofErr w:type="spellStart"/>
      <w:r w:rsidRPr="00236A71">
        <w:rPr>
          <w:rFonts w:ascii="Times New Roman" w:hAnsi="Times New Roman" w:cs="Times New Roman"/>
          <w:sz w:val="24"/>
          <w:szCs w:val="24"/>
        </w:rPr>
        <w:t>CpGs</w:t>
      </w:r>
      <w:proofErr w:type="spellEnd"/>
      <w:r w:rsidRPr="00236A71">
        <w:rPr>
          <w:rFonts w:ascii="Times New Roman" w:hAnsi="Times New Roman" w:cs="Times New Roman"/>
          <w:sz w:val="24"/>
          <w:szCs w:val="24"/>
        </w:rPr>
        <w:t>. These findings also highlight that feature selection and data representation often matter more than model complexity, and that aligning integration and feature-selection strategies with the prediction objective is essential for robust prediction. By combining intermediate integration with supervised PLS-based feature selection, our framework generalizes across breeds and enables efficient, reproducible multi-omics prediction.</w:t>
      </w:r>
    </w:p>
    <w:p w14:paraId="5A5331E8" w14:textId="77777777" w:rsidR="00256A9E" w:rsidRPr="00236A71" w:rsidRDefault="00256A9E" w:rsidP="00256A9E">
      <w:pPr>
        <w:jc w:val="both"/>
        <w:rPr>
          <w:rFonts w:ascii="Times New Roman" w:hAnsi="Times New Roman" w:cs="Times New Roman"/>
          <w:b/>
          <w:bCs/>
          <w:sz w:val="24"/>
          <w:szCs w:val="24"/>
        </w:rPr>
      </w:pPr>
      <w:r w:rsidRPr="00236A71">
        <w:rPr>
          <w:rFonts w:ascii="Times New Roman" w:hAnsi="Times New Roman" w:cs="Times New Roman"/>
          <w:b/>
          <w:bCs/>
          <w:sz w:val="24"/>
          <w:szCs w:val="24"/>
        </w:rPr>
        <w:t xml:space="preserve">Conclusions </w:t>
      </w:r>
    </w:p>
    <w:p w14:paraId="5F884F7D" w14:textId="103C25F3" w:rsidR="00042CD4" w:rsidRPr="00236A71" w:rsidRDefault="00A03DB6" w:rsidP="00042CD4">
      <w:pPr>
        <w:jc w:val="both"/>
        <w:rPr>
          <w:rFonts w:ascii="Times New Roman" w:hAnsi="Times New Roman" w:cs="Times New Roman"/>
          <w:sz w:val="24"/>
          <w:szCs w:val="24"/>
          <w:lang w:val="en-US"/>
        </w:rPr>
      </w:pPr>
      <w:r w:rsidRPr="00236A71">
        <w:rPr>
          <w:rFonts w:ascii="Times New Roman" w:hAnsi="Times New Roman" w:cs="Times New Roman"/>
          <w:sz w:val="24"/>
          <w:szCs w:val="24"/>
        </w:rPr>
        <w:t xml:space="preserve">Integrating multiple omics layers through a deep learning framework, using intermediate integration combined with PLS-based feature selection, enables accurate prediction of complex traits in pigs </w:t>
      </w:r>
      <w:commentRangeStart w:id="208"/>
      <w:r w:rsidRPr="00236A71">
        <w:rPr>
          <w:rFonts w:ascii="Times New Roman" w:hAnsi="Times New Roman" w:cs="Times New Roman"/>
          <w:sz w:val="24"/>
          <w:szCs w:val="24"/>
        </w:rPr>
        <w:t>using a small</w:t>
      </w:r>
      <w:commentRangeEnd w:id="208"/>
      <w:r w:rsidR="00DF10F0">
        <w:rPr>
          <w:rStyle w:val="CommentReference"/>
        </w:rPr>
        <w:commentReference w:id="208"/>
      </w:r>
      <w:r w:rsidRPr="00236A71">
        <w:rPr>
          <w:rFonts w:ascii="Times New Roman" w:hAnsi="Times New Roman" w:cs="Times New Roman"/>
          <w:sz w:val="24"/>
          <w:szCs w:val="24"/>
        </w:rPr>
        <w:t>, carefully selected subset of features from SNPs, gene expression, and CpG methylation data</w:t>
      </w:r>
      <w:r w:rsidR="00FB0A92" w:rsidRPr="00236A71">
        <w:rPr>
          <w:rFonts w:ascii="Times New Roman" w:hAnsi="Times New Roman" w:cs="Times New Roman"/>
          <w:sz w:val="24"/>
          <w:szCs w:val="24"/>
        </w:rPr>
        <w:t xml:space="preserve">. This demonstrates that high predictive performance can be achieved without relying on the full set of omics data, highlighting the value of structured integration and data-driven </w:t>
      </w:r>
      <w:r w:rsidR="008246B4" w:rsidRPr="00236A71">
        <w:rPr>
          <w:rFonts w:ascii="Times New Roman" w:hAnsi="Times New Roman" w:cs="Times New Roman"/>
          <w:sz w:val="24"/>
          <w:szCs w:val="24"/>
        </w:rPr>
        <w:t>feature selection</w:t>
      </w:r>
      <w:r w:rsidR="00FB0A92" w:rsidRPr="00236A71">
        <w:rPr>
          <w:rFonts w:ascii="Times New Roman" w:hAnsi="Times New Roman" w:cs="Times New Roman"/>
          <w:sz w:val="24"/>
          <w:szCs w:val="24"/>
        </w:rPr>
        <w:t xml:space="preserve"> in multi-omics prediction</w:t>
      </w:r>
      <w:r w:rsidR="00042CD4" w:rsidRPr="00236A71">
        <w:rPr>
          <w:rFonts w:ascii="Times New Roman" w:hAnsi="Times New Roman" w:cs="Times New Roman"/>
          <w:sz w:val="24"/>
          <w:szCs w:val="24"/>
          <w:lang w:val="en-US"/>
        </w:rPr>
        <w:t>.</w:t>
      </w:r>
      <w:r w:rsidR="00834138" w:rsidRPr="00236A71">
        <w:rPr>
          <w:rFonts w:ascii="Times New Roman" w:hAnsi="Times New Roman" w:cs="Times New Roman"/>
          <w:sz w:val="24"/>
          <w:szCs w:val="24"/>
          <w:lang w:val="en-US"/>
        </w:rPr>
        <w:t xml:space="preserve"> </w:t>
      </w:r>
      <w:r w:rsidR="002E6396" w:rsidRPr="002E6396">
        <w:rPr>
          <w:rFonts w:ascii="Times New Roman" w:hAnsi="Times New Roman" w:cs="Times New Roman"/>
          <w:sz w:val="24"/>
          <w:szCs w:val="24"/>
        </w:rPr>
        <w:t xml:space="preserve">The proposed framework showed robust and generalizable performance across breeds and traits, capturing stable multi-omics representations despite variation in model initialization. These results suggest that the approach captures </w:t>
      </w:r>
      <w:commentRangeStart w:id="209"/>
      <w:r w:rsidR="002E6396" w:rsidRPr="002E6396">
        <w:rPr>
          <w:rFonts w:ascii="Times New Roman" w:hAnsi="Times New Roman" w:cs="Times New Roman"/>
          <w:sz w:val="24"/>
          <w:szCs w:val="24"/>
        </w:rPr>
        <w:t>shared multi-omics patterns</w:t>
      </w:r>
      <w:commentRangeEnd w:id="209"/>
      <w:r w:rsidR="00AD6091">
        <w:rPr>
          <w:rStyle w:val="CommentReference"/>
        </w:rPr>
        <w:commentReference w:id="209"/>
      </w:r>
      <w:r w:rsidR="002E6396" w:rsidRPr="002E6396">
        <w:rPr>
          <w:rFonts w:ascii="Times New Roman" w:hAnsi="Times New Roman" w:cs="Times New Roman"/>
          <w:sz w:val="24"/>
          <w:szCs w:val="24"/>
        </w:rPr>
        <w:t xml:space="preserve">, with trait-specific differences reflected primarily in prediction performance rather than in the optimal </w:t>
      </w:r>
      <w:r w:rsidR="002F7664">
        <w:rPr>
          <w:rFonts w:ascii="Times New Roman" w:hAnsi="Times New Roman" w:cs="Times New Roman"/>
          <w:sz w:val="24"/>
          <w:szCs w:val="24"/>
        </w:rPr>
        <w:t>modelling</w:t>
      </w:r>
      <w:r w:rsidR="002E6396" w:rsidRPr="002E6396">
        <w:rPr>
          <w:rFonts w:ascii="Times New Roman" w:hAnsi="Times New Roman" w:cs="Times New Roman"/>
          <w:sz w:val="24"/>
          <w:szCs w:val="24"/>
        </w:rPr>
        <w:t xml:space="preserve"> strategy. The shared architecture likely captures </w:t>
      </w:r>
      <w:r w:rsidR="002E6396" w:rsidRPr="002E6396">
        <w:rPr>
          <w:rFonts w:ascii="Times New Roman" w:hAnsi="Times New Roman" w:cs="Times New Roman"/>
          <w:sz w:val="24"/>
          <w:szCs w:val="24"/>
        </w:rPr>
        <w:lastRenderedPageBreak/>
        <w:t>common structure across RFI, ADG, and BFT, while still accommodating trait-specific variation.</w:t>
      </w:r>
      <w:r w:rsidR="00834138" w:rsidRPr="00236A71">
        <w:rPr>
          <w:rFonts w:ascii="Times New Roman" w:hAnsi="Times New Roman" w:cs="Times New Roman"/>
          <w:sz w:val="24"/>
          <w:szCs w:val="24"/>
          <w:lang w:val="en-US"/>
        </w:rPr>
        <w:t xml:space="preserve"> </w:t>
      </w:r>
      <w:r w:rsidR="00042CD4" w:rsidRPr="00236A71">
        <w:rPr>
          <w:rFonts w:ascii="Times New Roman" w:hAnsi="Times New Roman" w:cs="Times New Roman"/>
          <w:sz w:val="24"/>
          <w:szCs w:val="24"/>
          <w:lang w:val="en-US"/>
        </w:rPr>
        <w:t>By identifying which integration and feature-selection approaches maximize predictive accuracy, this work provides practical guidance for incorporating heterogeneous omics data into genomic prediction pipelines. Efficiently capturing informative signals, the framework shows strong potential for use in breeding programs to support phenotype-level predictions, guide phenotyping strategies, and optimize resource allocation.</w:t>
      </w:r>
      <w:r w:rsidR="00834138" w:rsidRPr="00236A71">
        <w:rPr>
          <w:rFonts w:ascii="Times New Roman" w:hAnsi="Times New Roman" w:cs="Times New Roman"/>
          <w:sz w:val="24"/>
          <w:szCs w:val="24"/>
          <w:lang w:val="en-US"/>
        </w:rPr>
        <w:t xml:space="preserve"> </w:t>
      </w:r>
      <w:r w:rsidR="009F5D8E" w:rsidRPr="00236A71">
        <w:rPr>
          <w:rFonts w:ascii="Times New Roman" w:hAnsi="Times New Roman" w:cs="Times New Roman"/>
          <w:sz w:val="24"/>
          <w:szCs w:val="24"/>
        </w:rPr>
        <w:t>Future work could expand the framework by incorporating additional omics layers and evaluating its performance in larger, more diverse populations, while exploring complementary methods to further enhance interpretability, robustness, and applicability across traits.</w:t>
      </w:r>
    </w:p>
    <w:p w14:paraId="654EDBA7" w14:textId="77777777" w:rsidR="00B918AA" w:rsidRDefault="00B918AA" w:rsidP="00042CD4">
      <w:pPr>
        <w:jc w:val="both"/>
        <w:rPr>
          <w:rFonts w:ascii="Times New Roman" w:hAnsi="Times New Roman" w:cs="Times New Roman"/>
          <w:sz w:val="24"/>
          <w:szCs w:val="24"/>
          <w:lang w:val="en-US"/>
        </w:rPr>
      </w:pPr>
    </w:p>
    <w:p w14:paraId="4B57A20D" w14:textId="507C7D55" w:rsidR="00631228" w:rsidRDefault="00631228" w:rsidP="00042CD4">
      <w:pPr>
        <w:jc w:val="both"/>
        <w:rPr>
          <w:rFonts w:ascii="Times New Roman" w:hAnsi="Times New Roman" w:cs="Times New Roman"/>
          <w:b/>
          <w:bCs/>
          <w:color w:val="000000" w:themeColor="text1"/>
          <w:sz w:val="24"/>
          <w:szCs w:val="24"/>
          <w:lang w:val="en-US"/>
        </w:rPr>
      </w:pPr>
      <w:r w:rsidRPr="00631228">
        <w:rPr>
          <w:rFonts w:ascii="Times New Roman" w:hAnsi="Times New Roman" w:cs="Times New Roman"/>
          <w:b/>
          <w:bCs/>
          <w:color w:val="000000" w:themeColor="text1"/>
          <w:sz w:val="24"/>
          <w:szCs w:val="24"/>
          <w:lang w:val="en-US"/>
        </w:rPr>
        <w:t>Availability of data and ma</w:t>
      </w:r>
      <w:r>
        <w:rPr>
          <w:rFonts w:ascii="Times New Roman" w:hAnsi="Times New Roman" w:cs="Times New Roman"/>
          <w:b/>
          <w:bCs/>
          <w:color w:val="000000" w:themeColor="text1"/>
          <w:sz w:val="24"/>
          <w:szCs w:val="24"/>
          <w:lang w:val="en-US"/>
        </w:rPr>
        <w:t>ter</w:t>
      </w:r>
      <w:r w:rsidRPr="00631228">
        <w:rPr>
          <w:rFonts w:ascii="Times New Roman" w:hAnsi="Times New Roman" w:cs="Times New Roman"/>
          <w:b/>
          <w:bCs/>
          <w:color w:val="000000" w:themeColor="text1"/>
          <w:sz w:val="24"/>
          <w:szCs w:val="24"/>
          <w:lang w:val="en-US"/>
        </w:rPr>
        <w:t xml:space="preserve">ials </w:t>
      </w:r>
    </w:p>
    <w:p w14:paraId="263BD8D8" w14:textId="12B7B6E3" w:rsidR="00631228" w:rsidRDefault="00695D88" w:rsidP="00042CD4">
      <w:pPr>
        <w:jc w:val="both"/>
        <w:rPr>
          <w:rFonts w:ascii="Times New Roman" w:hAnsi="Times New Roman" w:cs="Times New Roman"/>
          <w:color w:val="000000" w:themeColor="text1"/>
          <w:sz w:val="24"/>
          <w:szCs w:val="24"/>
        </w:rPr>
      </w:pPr>
      <w:commentRangeStart w:id="210"/>
      <w:commentRangeStart w:id="211"/>
      <w:r w:rsidRPr="00695D88">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00695D88">
        <w:rPr>
          <w:rFonts w:ascii="Times New Roman" w:hAnsi="Times New Roman" w:cs="Times New Roman"/>
          <w:color w:val="000000" w:themeColor="text1"/>
          <w:sz w:val="24"/>
          <w:szCs w:val="24"/>
        </w:rPr>
        <w:t>datasets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analyzed</w:t>
      </w:r>
      <w:proofErr w:type="spellEnd"/>
      <w:r>
        <w:rPr>
          <w:rFonts w:ascii="Times New Roman" w:hAnsi="Times New Roman" w:cs="Times New Roman"/>
          <w:color w:val="000000" w:themeColor="text1"/>
          <w:sz w:val="24"/>
          <w:szCs w:val="24"/>
        </w:rPr>
        <w:t xml:space="preserve"> in this study</w:t>
      </w:r>
      <w:r w:rsidRPr="00695D88">
        <w:rPr>
          <w:rFonts w:ascii="Times New Roman" w:hAnsi="Times New Roman" w:cs="Times New Roman"/>
          <w:color w:val="000000" w:themeColor="text1"/>
          <w:sz w:val="24"/>
          <w:szCs w:val="24"/>
        </w:rPr>
        <w:t xml:space="preserve"> are not publicly available due to confidentiality agreements with the commercial partners.</w:t>
      </w:r>
      <w:commentRangeEnd w:id="210"/>
      <w:r w:rsidR="00E96A1C">
        <w:rPr>
          <w:rStyle w:val="CommentReference"/>
          <w:rFonts w:ascii="Times New Roman" w:hAnsi="Times New Roman" w:cs="Times New Roman"/>
          <w:color w:val="000000" w:themeColor="text1"/>
          <w:sz w:val="24"/>
          <w:szCs w:val="24"/>
        </w:rPr>
        <w:commentReference w:id="210"/>
      </w:r>
      <w:commentRangeEnd w:id="211"/>
      <w:r w:rsidR="003D7155">
        <w:rPr>
          <w:rStyle w:val="CommentReference"/>
        </w:rPr>
        <w:commentReference w:id="211"/>
      </w:r>
    </w:p>
    <w:p w14:paraId="20B68B96" w14:textId="77777777" w:rsidR="00BE2B25" w:rsidRPr="00BE2B25" w:rsidRDefault="00BE2B25" w:rsidP="00042CD4">
      <w:pPr>
        <w:jc w:val="both"/>
        <w:rPr>
          <w:ins w:id="212" w:author="Vourlaki, Ioanna" w:date="2026-03-18T15:55:00Z" w16du:dateUtc="2026-03-18T14:55:00Z"/>
          <w:rFonts w:ascii="Times New Roman" w:hAnsi="Times New Roman" w:cs="Times New Roman"/>
          <w:color w:val="000000" w:themeColor="text1"/>
          <w:sz w:val="24"/>
          <w:szCs w:val="24"/>
          <w:lang w:val="en-US"/>
        </w:rPr>
      </w:pPr>
    </w:p>
    <w:p w14:paraId="5439D589" w14:textId="53A1EA00" w:rsidR="00037BE7" w:rsidRPr="00037BE7" w:rsidRDefault="00037BE7" w:rsidP="00042CD4">
      <w:pPr>
        <w:jc w:val="both"/>
        <w:rPr>
          <w:rFonts w:ascii="Times New Roman" w:hAnsi="Times New Roman" w:cs="Times New Roman"/>
          <w:b/>
          <w:bCs/>
          <w:sz w:val="28"/>
          <w:szCs w:val="28"/>
          <w:lang w:val="en-US"/>
        </w:rPr>
      </w:pPr>
      <w:r w:rsidRPr="00037BE7">
        <w:rPr>
          <w:rFonts w:ascii="Times New Roman" w:hAnsi="Times New Roman" w:cs="Times New Roman"/>
          <w:b/>
          <w:bCs/>
          <w:sz w:val="28"/>
          <w:szCs w:val="28"/>
          <w:lang w:val="en-US"/>
        </w:rPr>
        <w:t>Funding</w:t>
      </w:r>
    </w:p>
    <w:p w14:paraId="6C978FE2" w14:textId="4F3D8547" w:rsidR="00037BE7" w:rsidRDefault="00037BE7" w:rsidP="00042CD4">
      <w:pPr>
        <w:jc w:val="both"/>
        <w:rPr>
          <w:rFonts w:ascii="Times New Roman" w:hAnsi="Times New Roman" w:cs="Times New Roman"/>
          <w:sz w:val="24"/>
        </w:rPr>
      </w:pPr>
      <w:r w:rsidRPr="00236A71">
        <w:rPr>
          <w:rFonts w:ascii="Times New Roman" w:hAnsi="Times New Roman" w:cs="Times New Roman"/>
          <w:sz w:val="24"/>
        </w:rPr>
        <w:t>This study was funded by the European Union’s Horizon 2020 research and innovation programme under grant agreement No. 101000236 (</w:t>
      </w:r>
      <w:proofErr w:type="spellStart"/>
      <w:r w:rsidRPr="00236A71">
        <w:rPr>
          <w:rFonts w:ascii="Times New Roman" w:hAnsi="Times New Roman" w:cs="Times New Roman"/>
          <w:sz w:val="24"/>
        </w:rPr>
        <w:t>GEroNIMO</w:t>
      </w:r>
      <w:proofErr w:type="spellEnd"/>
      <w:r w:rsidRPr="00236A71">
        <w:rPr>
          <w:rFonts w:ascii="Times New Roman" w:hAnsi="Times New Roman" w:cs="Times New Roman"/>
          <w:sz w:val="24"/>
        </w:rPr>
        <w:t>).</w:t>
      </w:r>
    </w:p>
    <w:p w14:paraId="6729E8A7" w14:textId="77777777" w:rsidR="00037BE7" w:rsidRPr="00236A71" w:rsidRDefault="00037BE7" w:rsidP="00042CD4">
      <w:pPr>
        <w:jc w:val="both"/>
        <w:rPr>
          <w:rFonts w:ascii="Times New Roman" w:hAnsi="Times New Roman" w:cs="Times New Roman"/>
          <w:sz w:val="24"/>
          <w:szCs w:val="24"/>
          <w:lang w:val="en-US"/>
        </w:rPr>
      </w:pPr>
    </w:p>
    <w:p w14:paraId="71F9B7FE" w14:textId="77777777" w:rsidR="00B918AA" w:rsidRPr="00236A71" w:rsidRDefault="00B918AA" w:rsidP="00B918AA">
      <w:pPr>
        <w:numPr>
          <w:ilvl w:val="12"/>
          <w:numId w:val="0"/>
        </w:numPr>
        <w:jc w:val="both"/>
        <w:rPr>
          <w:rFonts w:ascii="Times New Roman" w:hAnsi="Times New Roman" w:cs="Times New Roman"/>
          <w:szCs w:val="18"/>
        </w:rPr>
      </w:pPr>
      <w:r w:rsidRPr="00236A71">
        <w:rPr>
          <w:rFonts w:ascii="Times New Roman" w:hAnsi="Times New Roman" w:cs="Times New Roman"/>
          <w:b/>
          <w:bCs/>
          <w:color w:val="000000"/>
          <w:sz w:val="28"/>
          <w:szCs w:val="28"/>
        </w:rPr>
        <w:t>Acknowledgements</w:t>
      </w:r>
    </w:p>
    <w:p w14:paraId="14147B98" w14:textId="6E15CDE6" w:rsidR="00B918AA" w:rsidRPr="00236A71" w:rsidRDefault="00B918AA" w:rsidP="00B918AA">
      <w:pPr>
        <w:numPr>
          <w:ilvl w:val="12"/>
          <w:numId w:val="0"/>
        </w:numPr>
        <w:jc w:val="both"/>
        <w:rPr>
          <w:rFonts w:ascii="Times New Roman" w:hAnsi="Times New Roman" w:cs="Times New Roman"/>
          <w:color w:val="C0C0C0"/>
          <w:sz w:val="24"/>
        </w:rPr>
      </w:pPr>
      <w:r w:rsidRPr="00236A71">
        <w:rPr>
          <w:rFonts w:ascii="Times New Roman" w:hAnsi="Times New Roman" w:cs="Times New Roman"/>
          <w:sz w:val="24"/>
        </w:rPr>
        <w:t xml:space="preserve">We gratefully acknowledge LF, Breeding &amp; Genetics, Danish Agriculture &amp; Food Council </w:t>
      </w:r>
      <w:proofErr w:type="spellStart"/>
      <w:r w:rsidRPr="00236A71">
        <w:rPr>
          <w:rFonts w:ascii="Times New Roman" w:hAnsi="Times New Roman" w:cs="Times New Roman"/>
          <w:sz w:val="24"/>
        </w:rPr>
        <w:t>F.m.b.A</w:t>
      </w:r>
      <w:proofErr w:type="spellEnd"/>
      <w:r w:rsidRPr="00236A71">
        <w:rPr>
          <w:rFonts w:ascii="Times New Roman" w:hAnsi="Times New Roman" w:cs="Times New Roman"/>
          <w:sz w:val="24"/>
        </w:rPr>
        <w:t>., for providing the data used in this study.</w:t>
      </w:r>
    </w:p>
    <w:p w14:paraId="3FC13421" w14:textId="77777777" w:rsidR="00B918AA" w:rsidRPr="00236A71" w:rsidRDefault="00B918AA" w:rsidP="00042CD4">
      <w:pPr>
        <w:jc w:val="both"/>
        <w:rPr>
          <w:rFonts w:ascii="Times New Roman" w:hAnsi="Times New Roman" w:cs="Times New Roman"/>
          <w:sz w:val="24"/>
          <w:szCs w:val="24"/>
        </w:rPr>
      </w:pPr>
    </w:p>
    <w:p w14:paraId="461C6DC2" w14:textId="7166CEA1" w:rsidR="00A62AB1" w:rsidRPr="008224E9" w:rsidRDefault="002F053F" w:rsidP="008224E9">
      <w:pPr>
        <w:numPr>
          <w:ilvl w:val="12"/>
          <w:numId w:val="0"/>
        </w:numPr>
        <w:jc w:val="both"/>
        <w:rPr>
          <w:rFonts w:ascii="Times New Roman" w:hAnsi="Times New Roman" w:cs="Times New Roman"/>
          <w:szCs w:val="18"/>
        </w:rPr>
      </w:pPr>
      <w:r w:rsidRPr="00236A71">
        <w:rPr>
          <w:rFonts w:ascii="Times New Roman" w:hAnsi="Times New Roman" w:cs="Times New Roman"/>
          <w:b/>
          <w:bCs/>
          <w:color w:val="000000"/>
          <w:sz w:val="28"/>
          <w:szCs w:val="28"/>
        </w:rPr>
        <w:t>References</w:t>
      </w:r>
    </w:p>
    <w:p w14:paraId="4BAB7342" w14:textId="77777777" w:rsidR="00A62AB1" w:rsidRPr="00CD5B3B" w:rsidRDefault="00A62AB1" w:rsidP="00010D23">
      <w:pPr>
        <w:spacing w:after="0"/>
        <w:jc w:val="both"/>
        <w:rPr>
          <w:rFonts w:ascii="Times New Roman" w:hAnsi="Times New Roman" w:cs="Times New Roman"/>
          <w:color w:val="000000" w:themeColor="text1"/>
          <w:lang w:val="ca-ES"/>
        </w:rPr>
      </w:pPr>
    </w:p>
    <w:p w14:paraId="0B718545"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Meuwissen THE, Hayes BJ, Goddard ME. Prediction of total genetic value using genome-wide dense marker maps. Genetics. 2001;157:1819–1829.</w:t>
      </w:r>
    </w:p>
    <w:p w14:paraId="1D1256D3"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3999D50"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VanRaden PM. Efficient methods to compute genomic predictions. J Dairy Sci. 2008;91:4414–4423.</w:t>
      </w:r>
    </w:p>
    <w:p w14:paraId="1734FCE7"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6D6E08A"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Habier D, Fernando RL, Kizilkaya K, Garrick DJ. Extension of the Bayesian alphabet for genomic selection. BMC Bioinform. 2011;12:186.</w:t>
      </w:r>
    </w:p>
    <w:p w14:paraId="5C70F7EE"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4E45194"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Green RM, Fish JL, Young NM, Smith FJ, Roberts B, Dolan K, et al. Developmental nonlinearity drives phenotypic robustness. Nat Commun. 2017;8:1–12.</w:t>
      </w:r>
    </w:p>
    <w:p w14:paraId="761A9F16" w14:textId="77777777" w:rsidR="00A62AB1" w:rsidRPr="008224E9" w:rsidRDefault="00A62AB1" w:rsidP="00010D23">
      <w:pPr>
        <w:pStyle w:val="ListParagraph"/>
        <w:spacing w:after="0" w:line="240" w:lineRule="auto"/>
        <w:ind w:left="0"/>
        <w:rPr>
          <w:rFonts w:ascii="Times New Roman" w:hAnsi="Times New Roman" w:cs="Times New Roman"/>
          <w:color w:val="000000" w:themeColor="text1"/>
          <w:lang w:val="ca-ES"/>
        </w:rPr>
      </w:pPr>
    </w:p>
    <w:p w14:paraId="765606CD"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Montesinos-López OA, Montesinos-López A, Pérez-Rodríguez P, Barrón-López JA, Martini JWR, Fajardo-Flores SB, et al. A review of deep learning applications for genomic selection. BMC Genomics. 2021;22:19.</w:t>
      </w:r>
    </w:p>
    <w:p w14:paraId="5D4FD165"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A20F152"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lastRenderedPageBreak/>
        <w:t>Vieira S, Pinaya WHL, Garcia-Dias R, Mechelli A. Deep neural networks. In: Machine learning. Academic Press; 2020. p. 157–172.</w:t>
      </w:r>
    </w:p>
    <w:p w14:paraId="3CD6CAA1"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7285549"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Ehret A, Hochstuhl D, Gianola D, Thaller G. Application of neural networks with back-propagation to genome-enabled prediction of complex traits in Holstein-Friesian and German Fleckvieh cattle. Genet Sel Evol. 2015;47:22.</w:t>
      </w:r>
    </w:p>
    <w:p w14:paraId="015CA059"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9802D1A"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54F362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Rosenblatt F. The perceptron-a perceiving and recognizing automaton. Ithaca, NY: Project PARA, Cornell Aeronautical Laboratory; 1957. Report 85–460.</w:t>
      </w:r>
    </w:p>
    <w:p w14:paraId="6ADE720D"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2CA59C6"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Vourlaki IT, Piles M, Jové-Juncà T, Ramayo-Caldas Y, Quintanilla R, Ballester M. Incorporating genomic and transcriptomic effects in joint linear and non-linear structural models for predicting complex traits in pigs. Animal. 2026;20:101765.</w:t>
      </w:r>
    </w:p>
    <w:p w14:paraId="57E30746"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3B9AFC7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Jové-Juncà T, Haas VP, Calus MPL, Ballester M, Quintanilla R. Using transcriptomic data to improve the prediction of immunity traits in pigs. Animal. 2025;20:101742.</w:t>
      </w:r>
    </w:p>
    <w:p w14:paraId="43D55579"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A3CEBC8"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Guo X, Sarup P, Bay Nord A, Henryon M, Ostersen T, Christensen OF. Metabolomic-genomic prediction realizes small increases in accuracy of estimated breeding values for daily gain in pigs. Genet Sel Evol. 2025;57:24.</w:t>
      </w:r>
    </w:p>
    <w:p w14:paraId="3E2E35EB"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0DD73F2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Haas VP, Wellmann R, Duenk P, Oster M, Ponsuksili S, Bennewitz J, et al. Incorporating transcriptomic data into genomic prediction models to improve the prediction accuracy of phenotypes of efficiency traits. Genet Sel Evol. 2025;57:59.</w:t>
      </w:r>
    </w:p>
    <w:p w14:paraId="159F9424"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602E70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Xu F, Che Z, Qiao J, Han P, Miao N, Dai X, et al. Integrating gene expression data into single-step method (ssBLUP) improves genomic prediction accuracy for complex traits of Duroc × Erhualian F2 pig population. Curr Issues Mol Biol. 2024;46:13713–13724.</w:t>
      </w:r>
    </w:p>
    <w:p w14:paraId="58667327"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D5C770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Calle-García J, Ramayo-Caldas Y, Zingaretti LM, Quintanilla R, Ballester M, Pérez-Enciso M. On the holobiont ‘predictome’ of immunocompetence in pigs. Genet Sel Evol. 2023;55:29.</w:t>
      </w:r>
    </w:p>
    <w:p w14:paraId="0F5056C4"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81D484A"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Perez BC, Bink MCAM, Svenson KL, Churchill GA, Calus MPL. Adding gene transcripts into genomic prediction improves accuracy and reveals sampling time dependence. G3 (Bethesda). 2022;12:jkac258.</w:t>
      </w:r>
    </w:p>
    <w:p w14:paraId="366B035E"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426D07BD"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Li Z, Gao N, Martini JWR, Simianer H. Integrating gene expression data into genomic prediction. Front Genet. 2019;10:126.</w:t>
      </w:r>
    </w:p>
    <w:p w14:paraId="6BCEA849"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21AF56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Montesinos-López OA, Montesinos-López A, Mosqueda-González BA, Delgado-Enciso I, Chavira-Flores M, Crossa J, et al. Genomic prediction powered by multi-omics data. Front Genet. 2025;16:1636438.</w:t>
      </w:r>
    </w:p>
    <w:p w14:paraId="0F4628A6"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19217E3"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Chafai N, Hayah I, Houaga I, Badaoui B. A review of machine learning models applied to genomic prediction in animal breeding. Front Genet. 2023;14:1150596.</w:t>
      </w:r>
    </w:p>
    <w:p w14:paraId="2CAB200E"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3BF98297"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Wadood AA, Bordbar F, Zhang X. Integrating omics approaches in livestock biotechnology: Innovations in production and reproductive efficiency. Front Anim Sci. 2025;6:1551244.</w:t>
      </w:r>
    </w:p>
    <w:p w14:paraId="6E13BBF6"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061EB5C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Athieniti E, Spyrou GM. A guide to multi-omics data collection and integration for translational medicine. Comput Struct Biotechnol J. 2022;21:134–149.</w:t>
      </w:r>
    </w:p>
    <w:p w14:paraId="6330F619" w14:textId="77777777" w:rsidR="00A62AB1" w:rsidRPr="008224E9" w:rsidRDefault="00A62AB1" w:rsidP="00010D23">
      <w:pPr>
        <w:pStyle w:val="ListParagraph"/>
        <w:spacing w:after="0" w:line="240" w:lineRule="auto"/>
        <w:ind w:left="0"/>
        <w:rPr>
          <w:rFonts w:ascii="Times New Roman" w:hAnsi="Times New Roman" w:cs="Times New Roman"/>
          <w:color w:val="000000" w:themeColor="text1"/>
          <w:lang w:val="ca-ES"/>
        </w:rPr>
      </w:pPr>
    </w:p>
    <w:p w14:paraId="685E169D"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Reel PS, Reel S, Pearson E, Trucco E, Jefferson E. Using machine learning approaches for multi-omics data analysis: A review. Biotechnol Adv. 2021;49:107739.</w:t>
      </w:r>
    </w:p>
    <w:p w14:paraId="7C9676B3" w14:textId="77777777" w:rsidR="00A62AB1" w:rsidRPr="008224E9" w:rsidRDefault="00A62AB1" w:rsidP="00010D23">
      <w:pPr>
        <w:pStyle w:val="ListParagraph"/>
        <w:spacing w:after="0" w:line="240" w:lineRule="auto"/>
        <w:ind w:left="360"/>
        <w:jc w:val="both"/>
        <w:rPr>
          <w:rFonts w:ascii="Times New Roman" w:hAnsi="Times New Roman" w:cs="Times New Roman"/>
          <w:color w:val="000000" w:themeColor="text1"/>
          <w:lang w:val="ca-ES"/>
        </w:rPr>
      </w:pPr>
    </w:p>
    <w:p w14:paraId="33549FEC"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087F3FB"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Ritchie MD, Holzinger ER, Li R, Pendergrass SA, Kim D. Methods of integrating data to uncover genotype–phenotype interactions. Nat Rev Genet. 2015;16:85–97.</w:t>
      </w:r>
    </w:p>
    <w:p w14:paraId="0AA7B675"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F0F6AE9"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Zitnik M, Nguyen F, Wang B, Leskovec J, Goldenberg A, Hoffman MM. Machine learning for integrating data in biology and medicine: Principles, practice, and opportunities. Inf Fusion. 2019;50:71–91.</w:t>
      </w:r>
    </w:p>
    <w:p w14:paraId="6D8566A0"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31BEFD3D"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Argelaguet R, Arnol D, Bredikhin D, Deloro Y, Velten B, Marioni JC, et al. MOFA+: A statistical framework for comprehensive integration of multi-modal single-cell data. Genome Biol. 2020;21:111.</w:t>
      </w:r>
    </w:p>
    <w:p w14:paraId="0705E368"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07F1C2E2"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Argelaguet R, Velten B, Arnol D, Dietrich S, Zenz T, Marioni JC, et al. Multi-Omics Factor Analysis—a framework for unsupervised integration of multi-omics data sets. Mol Syst Biol. 2018;14:e8124.</w:t>
      </w:r>
    </w:p>
    <w:p w14:paraId="60CE111F"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C73B4D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Wu Z, Xu K, Chen Y, Liu Y, Song W. A new prediction model based on deep learning for pig house environment. Sci Rep. 2024;14:31141.</w:t>
      </w:r>
    </w:p>
    <w:p w14:paraId="5DEE83FC"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24A447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Xu B, Mao Y, Wang W, Chen G. Intelligent weight prediction of cows based on semantic segmentation and back propagation neural network. Front Artif Intell. 2024;7:1299169.</w:t>
      </w:r>
    </w:p>
    <w:p w14:paraId="16328FD6"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CC4B419"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Lee HJ, Lee JH, Gondro C, Koh YJ, Lee SH. deepGBLUP: Joint deep learning networks and GBLUP framework for accurate genomic prediction of complex traits in Korean native cattle. Genet Sel Evol. 2023;55:56.</w:t>
      </w:r>
    </w:p>
    <w:p w14:paraId="113DF522"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0F1C8D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Pedrosa VB, Chen SY, Gloria LS, Doucette JS, Boerman JP, Rosa GJM, et al. Machine learning methods for genomic prediction of cow behavioral traits measured by automatic milking systems in North American Holstein cattle. J Dairy Sci. 2024;107:4758–4771.</w:t>
      </w:r>
    </w:p>
    <w:p w14:paraId="26B3598B" w14:textId="77777777" w:rsidR="00A62AB1" w:rsidRPr="008224E9" w:rsidRDefault="00A62AB1" w:rsidP="00010D23">
      <w:pPr>
        <w:pStyle w:val="ListParagraph"/>
        <w:spacing w:after="0" w:line="240" w:lineRule="auto"/>
        <w:ind w:left="0"/>
        <w:rPr>
          <w:rFonts w:ascii="Times New Roman" w:hAnsi="Times New Roman" w:cs="Times New Roman"/>
          <w:color w:val="000000" w:themeColor="text1"/>
          <w:lang w:val="ca-ES"/>
        </w:rPr>
      </w:pPr>
    </w:p>
    <w:p w14:paraId="497EF71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Piles M, Bergsma R, Gianola D, Gilbert H, Tusell L. Feature selection stability and accuracy of prediction models for genomic prediction of residual feed intake in pigs using machine learning. Front Genet. 2021;12:611506.</w:t>
      </w:r>
    </w:p>
    <w:p w14:paraId="26DB40FF"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44593D38"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Tadist K, Najah S, Nikolov NS, Mrabti F, Zahi A. Feature selection methods and genomic big data: A systematic review. J Big Data. 2019;6:79.</w:t>
      </w:r>
    </w:p>
    <w:p w14:paraId="2E8E6B3B" w14:textId="77777777" w:rsidR="00A62AB1" w:rsidRPr="008224E9" w:rsidRDefault="00A62AB1" w:rsidP="00010D23">
      <w:pPr>
        <w:pStyle w:val="ListParagraph"/>
        <w:spacing w:after="0" w:line="240" w:lineRule="auto"/>
        <w:ind w:left="0"/>
        <w:rPr>
          <w:rFonts w:ascii="Times New Roman" w:hAnsi="Times New Roman" w:cs="Times New Roman"/>
          <w:color w:val="000000" w:themeColor="text1"/>
          <w:lang w:val="ca-ES"/>
        </w:rPr>
      </w:pPr>
    </w:p>
    <w:p w14:paraId="28B480C4" w14:textId="77777777" w:rsidR="00A62AB1" w:rsidRPr="008224E9" w:rsidRDefault="00A62AB1" w:rsidP="00010D23">
      <w:pPr>
        <w:pStyle w:val="ListParagraph"/>
        <w:spacing w:after="0" w:line="240" w:lineRule="auto"/>
        <w:ind w:left="360"/>
        <w:jc w:val="both"/>
        <w:rPr>
          <w:rFonts w:ascii="Times New Roman" w:hAnsi="Times New Roman" w:cs="Times New Roman"/>
          <w:color w:val="000000" w:themeColor="text1"/>
          <w:lang w:val="ca-ES"/>
        </w:rPr>
      </w:pPr>
    </w:p>
    <w:p w14:paraId="2FBC99E0"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Purcell S, Neale B, Todd-Brown K, et al. PLINK: A tool set for whole-genome association and population-based linkage analyses. Am J Hum Genet. 2007;81:559–575.</w:t>
      </w:r>
    </w:p>
    <w:p w14:paraId="7167E277"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3967E2F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Chang CC, Chow CC, Tellier LCAM, et al. Second-generation PLINK: Rising to the challenge of larger and richer datasets. Gigascience. 2015.</w:t>
      </w:r>
    </w:p>
    <w:p w14:paraId="617C1C8A"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15FB40B"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R Core Team. R: A language and environment for statistical computing. Vienna, Austria: R Foundation for Statistical Computing; 2022.</w:t>
      </w:r>
    </w:p>
    <w:p w14:paraId="7F8B08FF"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3E51A59"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Dobin A, Davis CA, Schlesinger F, Drenkow J, Zaleski C, Jha S, et al. STAR: Ultrafast universal RNA-seq aligner. Bioinformatics. 2013;29:15–21.</w:t>
      </w:r>
    </w:p>
    <w:p w14:paraId="5730779C"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9698D1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Garcia-Alcalde F, Okonechnikov K, Carbonell J, Cruz LM, Gotz S, Tarazona S, et al. Qualimap: Evaluating next-generation sequencing alignment data. Bioinformatics. 2012;28:2678–2679.</w:t>
      </w:r>
    </w:p>
    <w:p w14:paraId="61576B86"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1C4D35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lastRenderedPageBreak/>
        <w:t>Liao Y, Smyth GK, Shi W. featureCounts: An efficient general purpose program for assigning sequence reads to genomic features. Bioinformatics. 2014;30:923–930.</w:t>
      </w:r>
    </w:p>
    <w:p w14:paraId="26ED6EE7" w14:textId="77777777" w:rsidR="00A62AB1" w:rsidRPr="008224E9" w:rsidRDefault="00A62AB1" w:rsidP="00010D23">
      <w:pPr>
        <w:pStyle w:val="ListParagraph"/>
        <w:spacing w:after="0" w:line="240" w:lineRule="auto"/>
        <w:ind w:left="0"/>
        <w:rPr>
          <w:rFonts w:ascii="Times New Roman" w:hAnsi="Times New Roman" w:cs="Times New Roman"/>
          <w:color w:val="000000" w:themeColor="text1"/>
          <w:lang w:val="ca-ES"/>
        </w:rPr>
      </w:pPr>
    </w:p>
    <w:p w14:paraId="7DC45EC5"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rPr>
        <w:t xml:space="preserve">Robinson MD, McCarthy DJ, Smyth GK. </w:t>
      </w:r>
      <w:proofErr w:type="spellStart"/>
      <w:r w:rsidRPr="008224E9">
        <w:rPr>
          <w:rFonts w:ascii="Times New Roman" w:hAnsi="Times New Roman" w:cs="Times New Roman"/>
          <w:color w:val="000000" w:themeColor="text1"/>
        </w:rPr>
        <w:t>edgeR</w:t>
      </w:r>
      <w:proofErr w:type="spellEnd"/>
      <w:r w:rsidRPr="008224E9">
        <w:rPr>
          <w:rFonts w:ascii="Times New Roman" w:hAnsi="Times New Roman" w:cs="Times New Roman"/>
          <w:color w:val="000000" w:themeColor="text1"/>
        </w:rPr>
        <w:t>: a Bioconductor package for differential expression analysis of digital gene expression data. Bioinformatics. 2010;26:139–140.</w:t>
      </w:r>
    </w:p>
    <w:p w14:paraId="71749703" w14:textId="77777777" w:rsidR="00A62AB1" w:rsidRPr="008224E9" w:rsidRDefault="00A62AB1" w:rsidP="00010D23">
      <w:pPr>
        <w:pStyle w:val="ListParagraph"/>
        <w:spacing w:after="0" w:line="240" w:lineRule="auto"/>
        <w:ind w:left="0"/>
        <w:rPr>
          <w:rFonts w:ascii="Times New Roman" w:hAnsi="Times New Roman" w:cs="Times New Roman"/>
          <w:color w:val="000000" w:themeColor="text1"/>
          <w:lang w:val="ca-ES"/>
        </w:rPr>
      </w:pPr>
    </w:p>
    <w:p w14:paraId="20D23A37"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rPr>
        <w:t xml:space="preserve">Veillard AC, </w:t>
      </w:r>
      <w:proofErr w:type="spellStart"/>
      <w:r w:rsidRPr="008224E9">
        <w:rPr>
          <w:rFonts w:ascii="Times New Roman" w:hAnsi="Times New Roman" w:cs="Times New Roman"/>
          <w:color w:val="000000" w:themeColor="text1"/>
        </w:rPr>
        <w:t>Datlinger</w:t>
      </w:r>
      <w:proofErr w:type="spellEnd"/>
      <w:r w:rsidRPr="008224E9">
        <w:rPr>
          <w:rFonts w:ascii="Times New Roman" w:hAnsi="Times New Roman" w:cs="Times New Roman"/>
          <w:color w:val="000000" w:themeColor="text1"/>
        </w:rPr>
        <w:t xml:space="preserve"> P, Laczik M, </w:t>
      </w:r>
      <w:proofErr w:type="spellStart"/>
      <w:r w:rsidRPr="008224E9">
        <w:rPr>
          <w:rFonts w:ascii="Times New Roman" w:hAnsi="Times New Roman" w:cs="Times New Roman"/>
          <w:color w:val="000000" w:themeColor="text1"/>
        </w:rPr>
        <w:t>Squazzo</w:t>
      </w:r>
      <w:proofErr w:type="spellEnd"/>
      <w:r w:rsidRPr="008224E9">
        <w:rPr>
          <w:rFonts w:ascii="Times New Roman" w:hAnsi="Times New Roman" w:cs="Times New Roman"/>
          <w:color w:val="000000" w:themeColor="text1"/>
        </w:rPr>
        <w:t xml:space="preserve"> S, Bock C. </w:t>
      </w:r>
      <w:proofErr w:type="spellStart"/>
      <w:r w:rsidRPr="008224E9">
        <w:rPr>
          <w:rFonts w:ascii="Times New Roman" w:hAnsi="Times New Roman" w:cs="Times New Roman"/>
          <w:color w:val="000000" w:themeColor="text1"/>
        </w:rPr>
        <w:t>Diagenode</w:t>
      </w:r>
      <w:proofErr w:type="spellEnd"/>
      <w:r w:rsidRPr="008224E9">
        <w:rPr>
          <w:rFonts w:ascii="Times New Roman" w:hAnsi="Times New Roman" w:cs="Times New Roman"/>
          <w:color w:val="000000" w:themeColor="text1"/>
        </w:rPr>
        <w:t>® Premium RRBS technology: cost-effective DNA methylation mapping with superior coverage. Nat Methods. 2016;13:i–ii.</w:t>
      </w:r>
    </w:p>
    <w:p w14:paraId="3C1007A7"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4E0269E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Krueger F, Andrews SR. Bismark: A flexible aligner and methylation caller for Bisulfite-Seq applications. Bioinformatics. 2011;27:1571–1572.</w:t>
      </w:r>
    </w:p>
    <w:p w14:paraId="4DA6CE9D"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351403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Pedregosa F, Varoquaux G, Gramfort A, Michel V, Thirion B, Grisel O, et al. Scikit-learn: Machine learning in Python. J Mach Learn Res. 2011;12:2825–2830.</w:t>
      </w:r>
    </w:p>
    <w:p w14:paraId="2F1A50E2"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F9DB716"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Kuhn M. Building predictive models in R using the caret package. J Stat Softw. 2008;28:1–26.</w:t>
      </w:r>
    </w:p>
    <w:p w14:paraId="00857753"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B3F64B3"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O’Malley T, Bursztein E, Long J, et al. KerasTuner: Hyperparameter tuning for humans. GitHub repository; 2019.</w:t>
      </w:r>
    </w:p>
    <w:p w14:paraId="6A06EDAF"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6D942E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Python Software Foundation. Python Language Reference (version 3.11.5). Python Software Foundation; 2023.</w:t>
      </w:r>
    </w:p>
    <w:p w14:paraId="77E97947"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2DE8A4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Abadi M, Barham P, Chen J, et al. TensorFlow: A system for large-scale machine learning. In: Proc 12th USENIX Symp Oper Syst Des Implement. USENIX Association; 2016. p. 265–283.</w:t>
      </w:r>
    </w:p>
    <w:p w14:paraId="3E6CD9BB"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70E9BD63"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Chollet F, et al. Keras. 2015.</w:t>
      </w:r>
    </w:p>
    <w:p w14:paraId="521372BA"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4F253BD6"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Picard M, Scott-Boyer MP, Bodein A, Périn O, Droit A. Integration strategies of multi-omics data for machine learning analysis. Comput Struct Biotechnol J. 2021;19:3735–3746.</w:t>
      </w:r>
    </w:p>
    <w:p w14:paraId="62755AA8"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4B23B7AC"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Hauptmann T, Kramer S. A fair experimental comparison of neural network architectures for latent representations of multi omics for drug response prediction. BMC Bioinform. 2023;24:xxx.</w:t>
      </w:r>
    </w:p>
    <w:p w14:paraId="344A16C1"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957B8B7"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Jiang Z, Zhang H, Gao Y, Sun Y. Multi-omics strategies for biomarker discovery and application in personalized oncology. Mol Biomed. 2025;6:115.</w:t>
      </w:r>
    </w:p>
    <w:p w14:paraId="55560CB6"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1327FDA"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Chandrashekar G, Sahin F. A survey on feature selection methods. Comput Electr Eng. 2014;40:16–28.</w:t>
      </w:r>
    </w:p>
    <w:p w14:paraId="695FB0F3"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714438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Guyon I, Elissee A. An introduction to variable and feature selection. J Mach Learn Res. 2003;3:1157–1182.</w:t>
      </w:r>
    </w:p>
    <w:p w14:paraId="7F7059ED"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1436D3E8"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Mehmood T, Liland KH, Snipen L, Sæbø S. A review of variable selection methods in Partial Least Squares Regression. Chemom Intell Lab Syst. 2012;118:62–69.</w:t>
      </w:r>
    </w:p>
    <w:p w14:paraId="166C3A09"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50FB1B13"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Gupta A, Abe K, Maecker HT. Comprehensive analysis of multi-omics vaccine response data using MOFA and Stabl algorithms. Front Bioinform. 2025;5:1636240.</w:t>
      </w:r>
    </w:p>
    <w:p w14:paraId="4C4A7D65"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0B96F32"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 xml:space="preserve">Hama S, Seymen N, Gerlevik S, Kaya DE, Napolitani G, Ogawa S, et al. Multi Omics Factor Analysis (MOFA) identifies transposable element expression as a risk factor and </w:t>
      </w:r>
      <w:r w:rsidRPr="008224E9">
        <w:rPr>
          <w:rFonts w:ascii="Times New Roman" w:hAnsi="Times New Roman" w:cs="Times New Roman"/>
          <w:color w:val="000000" w:themeColor="text1"/>
          <w:lang w:val="ca-ES"/>
        </w:rPr>
        <w:lastRenderedPageBreak/>
        <w:t>inflammaging as a protective factor in myelodysplastic syndromes. Blood. 2023;142(Suppl 1):6450.</w:t>
      </w:r>
    </w:p>
    <w:p w14:paraId="44EBB365"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14E088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Pekayvaz K, Losert C, Knottenberg V, Gold C, van Blokland IV, Oelen R, et al. Multiomic analyses uncover immunological signatures in acute and chronic coronary syndromes. Nat Med. 2024;30:1696–1710.</w:t>
      </w:r>
    </w:p>
    <w:p w14:paraId="49AAE16A"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3B967155"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Santiago KG, Lopez BI, Kim SH, Lee DH, Cho YG, Song YN, et al. Genetic parameters for different measures of feed efficiency and their relationship to production traits in three purebred pigs. Life (Basel). 2021;11:830.</w:t>
      </w:r>
    </w:p>
    <w:p w14:paraId="15868AD8"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5894673"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Hoque MA, Suzuki K. Genetic parameters for production traits and measures of residual feed intake in Duroc and Landrace pigs. Anim Sci J. 2008;79:543–549.</w:t>
      </w:r>
    </w:p>
    <w:p w14:paraId="5E609CA4"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3B662AE0"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Liu Y, Zhang Y, Zhou F, Yao Z, Zhan Y, Fan Z, et al. Increased accuracy of genomic prediction using preselected SNPs from GWAS with imputed whole-genome sequence data in pigs. Animals (Basel). 2023;13:3871.</w:t>
      </w:r>
    </w:p>
    <w:p w14:paraId="5987B169"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45ADE169"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Salek Ardestani S, Jafarikia M, Sargolzaei M, Sullivan B, Miar Y. Genomic prediction of average daily gain, back-fat thickness, and loin muscle depth using different genomic tools in Canadian swine populations. Front Genet. 2021;12:665344.</w:t>
      </w:r>
    </w:p>
    <w:p w14:paraId="3AAD51EF"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262D2108"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Zhang C, Kemp RA, Stothard P, Wang Z, Boddicker N, Krivushin K, Dekkers J, Plastow G. Genomic evaluation of feed efficiency component traits in Duroc pigs using 80K, 650K and whole-genome sequence variants. Genet Sel Evol. 2018;50:14.</w:t>
      </w:r>
    </w:p>
    <w:p w14:paraId="2C58F644"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BEC57AE"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lang w:val="ca-ES"/>
        </w:rPr>
      </w:pPr>
      <w:r w:rsidRPr="008224E9">
        <w:rPr>
          <w:rFonts w:ascii="Times New Roman" w:hAnsi="Times New Roman" w:cs="Times New Roman"/>
          <w:color w:val="000000" w:themeColor="text1"/>
          <w:lang w:val="ca-ES"/>
        </w:rPr>
        <w:t>Do DN, Janss LL, Jensen J, Kadarmideen HN. SNP annotation-based whole genomic prediction and selection: An application to feed efficiency and its component traits in pigs. J Anim Sci. 2015;93:2056–2063.</w:t>
      </w:r>
    </w:p>
    <w:p w14:paraId="64ECAB44" w14:textId="77777777" w:rsidR="00A62AB1" w:rsidRPr="008224E9" w:rsidRDefault="00A62AB1" w:rsidP="00010D23">
      <w:pPr>
        <w:pStyle w:val="ListParagraph"/>
        <w:spacing w:after="0" w:line="240" w:lineRule="auto"/>
        <w:ind w:left="0"/>
        <w:jc w:val="both"/>
        <w:rPr>
          <w:rFonts w:ascii="Times New Roman" w:hAnsi="Times New Roman" w:cs="Times New Roman"/>
          <w:color w:val="000000" w:themeColor="text1"/>
          <w:lang w:val="ca-ES"/>
        </w:rPr>
      </w:pPr>
    </w:p>
    <w:p w14:paraId="66732FAF" w14:textId="77777777" w:rsidR="00A62AB1" w:rsidRPr="008224E9" w:rsidRDefault="00A62AB1" w:rsidP="00010D23">
      <w:pPr>
        <w:pStyle w:val="ListParagraph"/>
        <w:numPr>
          <w:ilvl w:val="0"/>
          <w:numId w:val="9"/>
        </w:numPr>
        <w:spacing w:after="0" w:line="240" w:lineRule="auto"/>
        <w:ind w:left="360"/>
        <w:jc w:val="both"/>
        <w:rPr>
          <w:rFonts w:ascii="Times New Roman" w:hAnsi="Times New Roman" w:cs="Times New Roman"/>
          <w:color w:val="000000" w:themeColor="text1"/>
        </w:rPr>
      </w:pPr>
      <w:r w:rsidRPr="008224E9">
        <w:rPr>
          <w:rFonts w:ascii="Times New Roman" w:hAnsi="Times New Roman" w:cs="Times New Roman"/>
          <w:color w:val="000000" w:themeColor="text1"/>
          <w:lang w:val="ca-ES"/>
        </w:rPr>
        <w:t>Vourlaki IT, Ramos-Onsins SE, Pérez-Enciso M, Castanera R. Evaluation of deep learning for predicting rice traits using structural and single-nucleotide genomic variants. Plant Methods. 2024;20:121.</w:t>
      </w:r>
    </w:p>
    <w:p w14:paraId="6BF94090" w14:textId="77777777" w:rsidR="00A62AB1" w:rsidRPr="00CD5B3B" w:rsidRDefault="00A62AB1" w:rsidP="00010D23">
      <w:pPr>
        <w:pStyle w:val="ListParagraph"/>
        <w:spacing w:after="0"/>
        <w:ind w:left="706" w:hanging="706"/>
        <w:jc w:val="both"/>
        <w:rPr>
          <w:rFonts w:ascii="Times New Roman" w:hAnsi="Times New Roman" w:cs="Times New Roman"/>
          <w:color w:val="000000" w:themeColor="text1"/>
          <w:lang w:val="en-US"/>
        </w:rPr>
      </w:pPr>
    </w:p>
    <w:p w14:paraId="542EB50B" w14:textId="77777777" w:rsidR="00A62AB1" w:rsidRPr="00CD5B3B" w:rsidRDefault="00A62AB1" w:rsidP="00A62AB1">
      <w:pPr>
        <w:pStyle w:val="ListParagraph"/>
        <w:spacing w:after="0"/>
        <w:ind w:left="706" w:hanging="706"/>
        <w:jc w:val="both"/>
        <w:rPr>
          <w:rFonts w:ascii="Times New Roman" w:hAnsi="Times New Roman" w:cs="Times New Roman"/>
          <w:color w:val="000000" w:themeColor="text1"/>
        </w:rPr>
      </w:pPr>
    </w:p>
    <w:p w14:paraId="1EE45405" w14:textId="77777777" w:rsidR="00A62AB1" w:rsidRPr="00CD5B3B" w:rsidRDefault="00A62AB1" w:rsidP="00A62AB1">
      <w:pPr>
        <w:spacing w:after="0"/>
        <w:jc w:val="both"/>
        <w:rPr>
          <w:rFonts w:ascii="Times New Roman" w:hAnsi="Times New Roman" w:cs="Times New Roman"/>
          <w:color w:val="000000" w:themeColor="text1"/>
          <w:lang w:val="en-US"/>
        </w:rPr>
      </w:pPr>
    </w:p>
    <w:p w14:paraId="3878024F" w14:textId="77777777" w:rsidR="00A62AB1" w:rsidRPr="00CD5B3B" w:rsidRDefault="00A62AB1" w:rsidP="00A62AB1">
      <w:pPr>
        <w:spacing w:after="0"/>
        <w:jc w:val="both"/>
        <w:rPr>
          <w:rFonts w:ascii="Times New Roman" w:hAnsi="Times New Roman" w:cs="Times New Roman"/>
          <w:color w:val="000000" w:themeColor="text1"/>
          <w:lang w:val="ca-ES"/>
        </w:rPr>
      </w:pPr>
    </w:p>
    <w:p w14:paraId="6EFD56E8" w14:textId="77777777" w:rsidR="00A62AB1" w:rsidRPr="00CD5B3B" w:rsidRDefault="00A62AB1" w:rsidP="00A62AB1">
      <w:pPr>
        <w:spacing w:after="0"/>
        <w:jc w:val="both"/>
        <w:rPr>
          <w:rFonts w:ascii="Times New Roman" w:hAnsi="Times New Roman" w:cs="Times New Roman"/>
          <w:color w:val="000000" w:themeColor="text1"/>
          <w:lang w:val="ca-ES"/>
        </w:rPr>
      </w:pPr>
    </w:p>
    <w:p w14:paraId="07FBE3B1" w14:textId="77777777" w:rsidR="00A62AB1" w:rsidRPr="00CD5B3B" w:rsidRDefault="00A62AB1" w:rsidP="00A62AB1">
      <w:pPr>
        <w:spacing w:after="0"/>
        <w:jc w:val="both"/>
        <w:rPr>
          <w:rFonts w:ascii="Times New Roman" w:hAnsi="Times New Roman" w:cs="Times New Roman"/>
          <w:color w:val="000000" w:themeColor="text1"/>
          <w:lang w:val="ca-ES"/>
        </w:rPr>
      </w:pPr>
    </w:p>
    <w:p w14:paraId="6485F9DB" w14:textId="77777777" w:rsidR="00AA65EB" w:rsidRPr="00236A71" w:rsidRDefault="00AA65EB" w:rsidP="00042CD4">
      <w:pPr>
        <w:jc w:val="both"/>
        <w:rPr>
          <w:rFonts w:ascii="Times New Roman" w:hAnsi="Times New Roman" w:cs="Times New Roman"/>
          <w:sz w:val="24"/>
          <w:szCs w:val="24"/>
        </w:rPr>
      </w:pPr>
    </w:p>
    <w:p w14:paraId="0B26C674" w14:textId="77777777" w:rsidR="00E2549C" w:rsidRPr="00236A71" w:rsidRDefault="00E2549C" w:rsidP="00042CD4">
      <w:pPr>
        <w:jc w:val="both"/>
        <w:rPr>
          <w:rFonts w:ascii="Times New Roman" w:hAnsi="Times New Roman" w:cs="Times New Roman"/>
          <w:sz w:val="24"/>
          <w:szCs w:val="24"/>
          <w:lang w:val="en-US"/>
        </w:rPr>
      </w:pPr>
    </w:p>
    <w:p w14:paraId="0A47F99F" w14:textId="77777777" w:rsidR="00E2549C" w:rsidRPr="00236A71" w:rsidRDefault="00E2549C" w:rsidP="00042CD4">
      <w:pPr>
        <w:jc w:val="both"/>
        <w:rPr>
          <w:rFonts w:ascii="Times New Roman" w:hAnsi="Times New Roman" w:cs="Times New Roman"/>
          <w:sz w:val="24"/>
          <w:szCs w:val="24"/>
          <w:lang w:val="en-US"/>
        </w:rPr>
      </w:pPr>
    </w:p>
    <w:p w14:paraId="720B5909" w14:textId="77777777" w:rsidR="00256A9E" w:rsidRPr="00236A71" w:rsidRDefault="00256A9E" w:rsidP="00256A9E">
      <w:pPr>
        <w:jc w:val="both"/>
        <w:rPr>
          <w:rFonts w:ascii="Times New Roman" w:hAnsi="Times New Roman" w:cs="Times New Roman"/>
          <w:b/>
          <w:bCs/>
          <w:sz w:val="32"/>
          <w:szCs w:val="32"/>
          <w:lang w:val="en-US"/>
        </w:rPr>
      </w:pPr>
    </w:p>
    <w:p w14:paraId="38639DD7" w14:textId="77777777" w:rsidR="00256A9E" w:rsidRPr="00236A71" w:rsidRDefault="00256A9E" w:rsidP="00256A9E">
      <w:pPr>
        <w:jc w:val="both"/>
        <w:rPr>
          <w:rFonts w:ascii="Times New Roman" w:hAnsi="Times New Roman" w:cs="Times New Roman"/>
          <w:b/>
          <w:bCs/>
          <w:sz w:val="32"/>
          <w:szCs w:val="32"/>
          <w:lang w:val="en-US"/>
        </w:rPr>
      </w:pPr>
    </w:p>
    <w:p w14:paraId="2A94A50D" w14:textId="77777777" w:rsidR="00AA1955" w:rsidRPr="00236A71" w:rsidRDefault="00AA1955" w:rsidP="00256A9E">
      <w:pPr>
        <w:jc w:val="both"/>
        <w:rPr>
          <w:rFonts w:ascii="Times New Roman" w:hAnsi="Times New Roman" w:cs="Times New Roman"/>
          <w:b/>
          <w:bCs/>
          <w:sz w:val="32"/>
          <w:szCs w:val="32"/>
          <w:lang w:val="en-US"/>
        </w:rPr>
      </w:pPr>
    </w:p>
    <w:sectPr w:rsidR="00AA1955" w:rsidRPr="00236A71" w:rsidSect="00F758E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lus, Mario" w:date="2026-03-21T08:06:00Z" w:initials="MC">
    <w:p w14:paraId="64934592" w14:textId="77777777" w:rsidR="00B55AA0" w:rsidRDefault="00B55AA0" w:rsidP="00B55AA0">
      <w:pPr>
        <w:pStyle w:val="CommentText"/>
      </w:pPr>
      <w:r>
        <w:rPr>
          <w:rStyle w:val="CommentReference"/>
        </w:rPr>
        <w:annotationRef/>
      </w:r>
      <w:r>
        <w:rPr>
          <w:lang w:val="en-US"/>
        </w:rPr>
        <w:t>I would briefly mention them here.</w:t>
      </w:r>
    </w:p>
  </w:comment>
  <w:comment w:id="1" w:author="Calus, Mario" w:date="2026-03-21T08:03:00Z" w:initials="MC">
    <w:p w14:paraId="72DB4500" w14:textId="0081BD21" w:rsidR="0081718E" w:rsidRDefault="0081718E" w:rsidP="0081718E">
      <w:pPr>
        <w:pStyle w:val="CommentText"/>
      </w:pPr>
      <w:r>
        <w:rPr>
          <w:rStyle w:val="CommentReference"/>
        </w:rPr>
        <w:annotationRef/>
      </w:r>
      <w:r>
        <w:rPr>
          <w:lang w:val="en-US"/>
        </w:rPr>
        <w:t xml:space="preserve">Suggestion to rewrite to: “across the three breeds ranged from </w:t>
      </w:r>
      <w:r>
        <w:t>0.67 to 0.71 for RFI, 0.38 to 0.46 for ADG, from 0.40 to 0.51 for BFT</w:t>
      </w:r>
      <w:r>
        <w:rPr>
          <w:lang w:val="en-US"/>
        </w:rPr>
        <w:t>”</w:t>
      </w:r>
    </w:p>
    <w:p w14:paraId="589F0DAB" w14:textId="77777777" w:rsidR="0081718E" w:rsidRDefault="0081718E" w:rsidP="0081718E">
      <w:pPr>
        <w:pStyle w:val="CommentText"/>
      </w:pPr>
      <w:r>
        <w:rPr>
          <w:lang w:val="en-US"/>
        </w:rPr>
        <w:t>In my opinion, listing the accuracies per breed is not needed here, and just giving the ranges improves readability.</w:t>
      </w:r>
    </w:p>
  </w:comment>
  <w:comment w:id="2" w:author="Calus, Mario" w:date="2026-03-21T08:08:00Z" w:initials="MC">
    <w:p w14:paraId="481DE176" w14:textId="77777777" w:rsidR="003379DC" w:rsidRDefault="003379DC" w:rsidP="003379DC">
      <w:pPr>
        <w:pStyle w:val="CommentText"/>
      </w:pPr>
      <w:r>
        <w:rPr>
          <w:rStyle w:val="CommentReference"/>
        </w:rPr>
        <w:annotationRef/>
      </w:r>
      <w:r>
        <w:rPr>
          <w:lang w:val="en-US"/>
        </w:rPr>
        <w:t>I am not sure this is the most appropriate term to use here. Consider to replace or simply remove (as it is somewhat implicit from the “PLS-based feature selection” that it is based on the association with the phenotypes.</w:t>
      </w:r>
    </w:p>
  </w:comment>
  <w:comment w:id="3" w:author="Calus, Mario" w:date="2026-03-21T08:16:00Z" w:initials="MC">
    <w:p w14:paraId="4D047BB8" w14:textId="77777777" w:rsidR="00DB6380" w:rsidRDefault="00DB6380" w:rsidP="00DB6380">
      <w:pPr>
        <w:pStyle w:val="CommentText"/>
      </w:pPr>
      <w:r>
        <w:rPr>
          <w:rStyle w:val="CommentReference"/>
        </w:rPr>
        <w:annotationRef/>
      </w:r>
      <w:r>
        <w:rPr>
          <w:lang w:val="en-US"/>
        </w:rPr>
        <w:t xml:space="preserve">You may also want to have a look at this review paper of the same authors: </w:t>
      </w:r>
      <w:hyperlink r:id="rId1" w:history="1">
        <w:r w:rsidRPr="003466E8">
          <w:rPr>
            <w:rStyle w:val="Hyperlink"/>
            <w:lang w:val="en-US"/>
          </w:rPr>
          <w:t>https://doi.org/10.1093/genetics/iyae161</w:t>
        </w:r>
      </w:hyperlink>
    </w:p>
  </w:comment>
  <w:comment w:id="4" w:author="Calus, Mario" w:date="2026-02-19T20:39:00Z" w:initials="MC">
    <w:p w14:paraId="64801C9A" w14:textId="483D94A0" w:rsidR="001348BB" w:rsidRDefault="001348BB" w:rsidP="001348BB">
      <w:pPr>
        <w:pStyle w:val="CommentText"/>
      </w:pPr>
      <w:r>
        <w:rPr>
          <w:rStyle w:val="CommentReference"/>
        </w:rPr>
        <w:annotationRef/>
      </w:r>
      <w:r>
        <w:rPr>
          <w:highlight w:val="yellow"/>
          <w:lang w:val="en-US"/>
        </w:rPr>
        <w:t>Are the phenotypes pre-corrected for fixed effects? This is important to mention.</w:t>
      </w:r>
    </w:p>
  </w:comment>
  <w:comment w:id="5" w:author="Vourlaki, Ioanna" w:date="2026-02-23T15:49:00Z" w:initials="IV">
    <w:p w14:paraId="3B253EFF" w14:textId="77777777" w:rsidR="00290CFB" w:rsidRDefault="00A9254E" w:rsidP="00290CFB">
      <w:pPr>
        <w:pStyle w:val="CommentText"/>
      </w:pPr>
      <w:r>
        <w:rPr>
          <w:rStyle w:val="CommentReference"/>
        </w:rPr>
        <w:annotationRef/>
      </w:r>
      <w:r w:rsidR="00290CFB">
        <w:t xml:space="preserve">Phenotypes were initially adjusted by the company. Subsequently, breed-correction was applied in multi-breed cross validation scheme. Its is described later in Methods. </w:t>
      </w:r>
    </w:p>
  </w:comment>
  <w:comment w:id="6" w:author="Vourlaki, Ioanna" w:date="2026-02-24T10:31:00Z" w:initials="IV">
    <w:p w14:paraId="32125264" w14:textId="03D12F07" w:rsidR="002A2594" w:rsidRDefault="0092215C" w:rsidP="002A2594">
      <w:pPr>
        <w:pStyle w:val="CommentText"/>
      </w:pPr>
      <w:r>
        <w:rPr>
          <w:rStyle w:val="CommentReference"/>
        </w:rPr>
        <w:annotationRef/>
      </w:r>
      <w:r w:rsidR="002A2594">
        <w:rPr>
          <w:color w:val="EE0000"/>
          <w:highlight w:val="yellow"/>
        </w:rPr>
        <w:t>Peter comment</w:t>
      </w:r>
      <w:r w:rsidR="002A2594">
        <w:rPr>
          <w:highlight w:val="yellow"/>
        </w:rPr>
        <w:t>:</w:t>
      </w:r>
      <w:r w:rsidR="002A2594">
        <w:t xml:space="preserve"> </w:t>
      </w:r>
      <w:r w:rsidR="002A2594">
        <w:rPr>
          <w:lang w:val="da-DK"/>
        </w:rPr>
        <w:t>If we talk about the 443 pigs with different omics data types, they were all in the same stable and they were all males.</w:t>
      </w:r>
    </w:p>
    <w:p w14:paraId="03EF9BC0" w14:textId="77777777" w:rsidR="002A2594" w:rsidRDefault="002A2594" w:rsidP="002A2594">
      <w:pPr>
        <w:pStyle w:val="CommentText"/>
      </w:pPr>
      <w:r>
        <w:rPr>
          <w:lang w:val="da-DK"/>
        </w:rPr>
        <w:t>However, the data we got from L&amp;F/DanBred were adjusted for the parameters you mention based on a much larger population - even larger than the 110K pigs in Maria’s study.</w:t>
      </w:r>
    </w:p>
    <w:p w14:paraId="3763FBE9" w14:textId="77777777" w:rsidR="002A2594" w:rsidRDefault="002A2594" w:rsidP="002A2594">
      <w:pPr>
        <w:pStyle w:val="CommentText"/>
      </w:pPr>
      <w:r>
        <w:rPr>
          <w:lang w:val="da-DK"/>
        </w:rPr>
        <w:t>Again, I suggest you look at how Maria has described this, or you may just refer to her paper.</w:t>
      </w:r>
    </w:p>
  </w:comment>
  <w:comment w:id="7" w:author="Vourlaki, Ioanna" w:date="2026-03-18T15:53:00Z" w:initials="IV">
    <w:p w14:paraId="4ACD9CE6" w14:textId="77777777" w:rsidR="00B25CBA" w:rsidRDefault="00B25CBA" w:rsidP="00B25CBA">
      <w:pPr>
        <w:pStyle w:val="CommentText"/>
      </w:pPr>
      <w:r>
        <w:rPr>
          <w:rStyle w:val="CommentReference"/>
        </w:rPr>
        <w:annotationRef/>
      </w:r>
      <w:r>
        <w:t>This is pending</w:t>
      </w:r>
    </w:p>
  </w:comment>
  <w:comment w:id="8" w:author="Vourlaki, Ioanna" w:date="2026-03-18T14:49:00Z" w:initials="IV">
    <w:p w14:paraId="418BDF0F" w14:textId="77777777" w:rsidR="00AC51CF" w:rsidRDefault="00AC51CF" w:rsidP="00AC51CF">
      <w:pPr>
        <w:pStyle w:val="CommentText"/>
      </w:pPr>
      <w:r>
        <w:rPr>
          <w:rStyle w:val="CommentReference"/>
        </w:rPr>
        <w:annotationRef/>
      </w:r>
      <w:r>
        <w:rPr>
          <w:color w:val="EE0000"/>
          <w:highlight w:val="yellow"/>
          <w:lang w:val="en-US"/>
        </w:rPr>
        <w:t xml:space="preserve">Peter comment: </w:t>
      </w:r>
      <w:r>
        <w:rPr>
          <w:lang w:val="da-DK"/>
        </w:rPr>
        <w:t>The animals, trial, sample collection, sample processing etc are described in Maria’s manuscript. You may copy (rephrase) or refer to her paper.</w:t>
      </w:r>
    </w:p>
    <w:p w14:paraId="2DF92821" w14:textId="77777777" w:rsidR="00AC51CF" w:rsidRDefault="00AC51CF" w:rsidP="00AC51CF">
      <w:pPr>
        <w:pStyle w:val="CommentText"/>
      </w:pPr>
      <w:r>
        <w:rPr>
          <w:lang w:val="da-DK"/>
        </w:rPr>
        <w:t>We obtained data from almost 500 and you end up with 443 pigs. If QC and filtering is different in your study compared to Maria’s, you must of course explain what you did.</w:t>
      </w:r>
    </w:p>
    <w:p w14:paraId="73DC8E1D" w14:textId="77777777" w:rsidR="00AC51CF" w:rsidRPr="00554B11" w:rsidRDefault="00AC51CF" w:rsidP="00AC51CF">
      <w:pPr>
        <w:pStyle w:val="CommentText"/>
        <w:rPr>
          <w:lang w:val="ca-ES"/>
        </w:rPr>
      </w:pPr>
      <w:r>
        <w:rPr>
          <w:lang w:val="da-DK"/>
        </w:rPr>
        <w:t>Maria’s manuscript is available in the GEroNIMO Sharepoint folder</w:t>
      </w:r>
    </w:p>
  </w:comment>
  <w:comment w:id="9" w:author="Vourlaki, Ioanna" w:date="2026-03-18T14:50:00Z" w:initials="IV">
    <w:p w14:paraId="688625FA" w14:textId="77777777" w:rsidR="00B22B6A" w:rsidRDefault="00D46160" w:rsidP="00B22B6A">
      <w:pPr>
        <w:pStyle w:val="CommentText"/>
      </w:pPr>
      <w:r>
        <w:rPr>
          <w:rStyle w:val="CommentReference"/>
        </w:rPr>
        <w:annotationRef/>
      </w:r>
      <w:r w:rsidR="00B22B6A">
        <w:t xml:space="preserve">The difference in the final number of animals is due to additional filtering steps applied to transcriptomic and CpG data as described below. It tried to specify in the previous section as: </w:t>
      </w:r>
      <w:r w:rsidR="00B22B6A">
        <w:rPr>
          <w:color w:val="4472C4"/>
        </w:rPr>
        <w:t xml:space="preserve">The study initially included 483 male, non-castrated pigs representing three commercial pure breeds: Duroc (DD), Landrace (LL), and Yorkshire (YY). After quality control and filtering (see below), 443 animals were retained for the final analyses (DD, n = 300; LL, n = 295; YY, n = 152). </w:t>
      </w:r>
    </w:p>
  </w:comment>
  <w:comment w:id="10" w:author="Vourlaki, Ioanna" w:date="2026-03-13T10:50:00Z" w:initials="IV">
    <w:p w14:paraId="480712B2" w14:textId="02E4CC7E" w:rsidR="00D465C3" w:rsidRDefault="00C03B4A" w:rsidP="00D465C3">
      <w:pPr>
        <w:pStyle w:val="CommentText"/>
      </w:pPr>
      <w:r>
        <w:rPr>
          <w:rStyle w:val="CommentReference"/>
        </w:rPr>
        <w:annotationRef/>
      </w:r>
      <w:r w:rsidR="00D465C3">
        <w:rPr>
          <w:highlight w:val="yellow"/>
        </w:rPr>
        <w:t>Levi comment</w:t>
      </w:r>
      <w:r w:rsidR="00D465C3">
        <w:t>: Stable or pen?</w:t>
      </w:r>
    </w:p>
  </w:comment>
  <w:comment w:id="11" w:author="Vourlaki, Ioanna" w:date="2026-03-13T10:51:00Z" w:initials="IV">
    <w:p w14:paraId="0A23C07E" w14:textId="634D9D52" w:rsidR="00A007CB" w:rsidRDefault="00A007CB" w:rsidP="00A007CB">
      <w:pPr>
        <w:pStyle w:val="CommentText"/>
        <w:numPr>
          <w:ilvl w:val="0"/>
          <w:numId w:val="8"/>
        </w:numPr>
      </w:pPr>
      <w:r>
        <w:rPr>
          <w:rStyle w:val="CommentReference"/>
        </w:rPr>
        <w:annotationRef/>
      </w:r>
      <w:r>
        <w:t xml:space="preserve">I follow Marias word document where they described </w:t>
      </w:r>
      <w:r>
        <w:rPr>
          <w:b/>
          <w:bCs/>
          <w:lang w:val="en-IN"/>
        </w:rPr>
        <w:t xml:space="preserve">Section: </w:t>
      </w:r>
      <w:r>
        <w:rPr>
          <w:lang w:val="en-IN"/>
        </w:rPr>
        <w:t>stable where pig was located</w:t>
      </w:r>
    </w:p>
  </w:comment>
  <w:comment w:id="12" w:author="Vourlaki, Ioanna" w:date="2026-03-13T11:11:00Z" w:initials="IV">
    <w:p w14:paraId="200A9A1F" w14:textId="77777777" w:rsidR="00D465C3" w:rsidRDefault="008C4541" w:rsidP="00D465C3">
      <w:pPr>
        <w:pStyle w:val="CommentText"/>
      </w:pPr>
      <w:r>
        <w:rPr>
          <w:rStyle w:val="CommentReference"/>
        </w:rPr>
        <w:annotationRef/>
      </w:r>
      <w:r w:rsidR="00D465C3">
        <w:rPr>
          <w:highlight w:val="yellow"/>
        </w:rPr>
        <w:t>Levi comment:</w:t>
      </w:r>
      <w:r w:rsidR="00D465C3">
        <w:t xml:space="preserve"> Well explained. In this paragraph, you could cite a basic textbook or introductory article you find nice for the beginner. Not all animal breeders are familiar with the field deep learning.</w:t>
      </w:r>
    </w:p>
  </w:comment>
  <w:comment w:id="13" w:author="Vourlaki, Ioanna" w:date="2026-03-13T11:11:00Z" w:initials="IV">
    <w:p w14:paraId="69637982" w14:textId="0B692C30" w:rsidR="000C5308" w:rsidRDefault="0098447E" w:rsidP="000C5308">
      <w:pPr>
        <w:pStyle w:val="CommentText"/>
      </w:pPr>
      <w:r>
        <w:rPr>
          <w:rStyle w:val="CommentReference"/>
        </w:rPr>
        <w:annotationRef/>
      </w:r>
      <w:r w:rsidR="000C5308">
        <w:t xml:space="preserve">I have already cited the fundamental MLP paper and review papers analyse the different models in the Introduction that is beginner friendly. Beyond that, since this is a journal article, I think that reference is sufficient for readers. </w:t>
      </w:r>
    </w:p>
  </w:comment>
  <w:comment w:id="14" w:author="Vourlaki, Ioanna" w:date="2026-03-13T10:59:00Z" w:initials="IV">
    <w:p w14:paraId="535585CC" w14:textId="77777777" w:rsidR="00D465C3" w:rsidRDefault="00B97544" w:rsidP="00D465C3">
      <w:pPr>
        <w:pStyle w:val="CommentText"/>
      </w:pPr>
      <w:r>
        <w:rPr>
          <w:rStyle w:val="CommentReference"/>
        </w:rPr>
        <w:annotationRef/>
      </w:r>
      <w:r w:rsidR="00D465C3">
        <w:rPr>
          <w:highlight w:val="yellow"/>
        </w:rPr>
        <w:t>Levi comment:</w:t>
      </w:r>
      <w:r w:rsidR="00D465C3">
        <w:t xml:space="preserve"> How were the weights obtained? Was it by minimising the loss function? In this case, what loss function was used, and what algorithm was used to find weights that minimise the loss function?</w:t>
      </w:r>
    </w:p>
    <w:p w14:paraId="0A5E5B79" w14:textId="77777777" w:rsidR="00D465C3" w:rsidRDefault="00D465C3" w:rsidP="00D465C3">
      <w:pPr>
        <w:pStyle w:val="CommentText"/>
      </w:pPr>
      <w:r>
        <w:t xml:space="preserve"> </w:t>
      </w:r>
    </w:p>
  </w:comment>
  <w:comment w:id="15" w:author="Vourlaki, Ioanna" w:date="2026-03-13T11:07:00Z" w:initials="IV">
    <w:p w14:paraId="0FF2102C" w14:textId="372FB376" w:rsidR="00A21478" w:rsidRDefault="00D12B5B" w:rsidP="00A21478">
      <w:pPr>
        <w:pStyle w:val="CommentText"/>
      </w:pPr>
      <w:r>
        <w:rPr>
          <w:rStyle w:val="CommentReference"/>
        </w:rPr>
        <w:annotationRef/>
      </w:r>
      <w:r w:rsidR="00A21478">
        <w:t>In DL the model weights are updated through backpropagation, which uses the gradient of a specified loss function to iteratively adjust weights in each layer. The exact loss function used in our model is described in the Methods section. This is a fundamental  concept of DL and I don’t see the point to explain here. If reviewers asked I will add it</w:t>
      </w:r>
    </w:p>
  </w:comment>
  <w:comment w:id="16" w:author="Vourlaki, Ioanna" w:date="2026-03-13T11:15:00Z" w:initials="IV">
    <w:p w14:paraId="59D9B8C4" w14:textId="77777777" w:rsidR="00D465C3" w:rsidRDefault="003614AB" w:rsidP="00D465C3">
      <w:pPr>
        <w:pStyle w:val="CommentText"/>
      </w:pPr>
      <w:r>
        <w:rPr>
          <w:rStyle w:val="CommentReference"/>
        </w:rPr>
        <w:annotationRef/>
      </w:r>
      <w:r w:rsidR="00D465C3">
        <w:rPr>
          <w:color w:val="EE0000"/>
          <w:highlight w:val="yellow"/>
        </w:rPr>
        <w:t>Levi comment:</w:t>
      </w:r>
      <w:r w:rsidR="00D465C3">
        <w:t xml:space="preserve"> Excellent concept of the Figure, but it would benefit from a higher resolution (e.g., vector graphics) because when we zoom in it appears pixelated. Another problem is the green box with the word Transcriptome. The text is exceeding thelimits of green box.</w:t>
      </w:r>
    </w:p>
  </w:comment>
  <w:comment w:id="17" w:author="Vourlaki, Ioanna" w:date="2026-03-13T11:16:00Z" w:initials="IV">
    <w:p w14:paraId="254DCCE7" w14:textId="7454561E" w:rsidR="00D2603F" w:rsidRDefault="00D2603F" w:rsidP="00D2603F">
      <w:pPr>
        <w:pStyle w:val="CommentText"/>
      </w:pPr>
      <w:r>
        <w:rPr>
          <w:rStyle w:val="CommentReference"/>
        </w:rPr>
        <w:annotationRef/>
      </w:r>
      <w:r>
        <w:t>Yes it is true but since it is Supplementary Figure it wont be an issue. Either way I will check it</w:t>
      </w:r>
    </w:p>
  </w:comment>
  <w:comment w:id="18" w:author="Vourlaki, Ioanna" w:date="2026-03-13T11:19:00Z" w:initials="IV">
    <w:p w14:paraId="399F1300" w14:textId="77777777" w:rsidR="00D465C3" w:rsidRDefault="000206F3" w:rsidP="00D465C3">
      <w:pPr>
        <w:pStyle w:val="CommentText"/>
      </w:pPr>
      <w:r>
        <w:rPr>
          <w:rStyle w:val="CommentReference"/>
        </w:rPr>
        <w:annotationRef/>
      </w:r>
      <w:r w:rsidR="00D465C3">
        <w:rPr>
          <w:color w:val="EE0000"/>
          <w:highlight w:val="yellow"/>
        </w:rPr>
        <w:t>Levi comment</w:t>
      </w:r>
      <w:r w:rsidR="00D465C3">
        <w:t>: I am not sure if this bullet point structure is appropriate for the journal. We might need to turn this into running text, while making it shorter. No numbering, bullets etc. Just say what filtering criterion was implemented.</w:t>
      </w:r>
    </w:p>
  </w:comment>
  <w:comment w:id="19" w:author="Vourlaki, Ioanna" w:date="2026-03-13T11:30:00Z" w:initials="IV">
    <w:p w14:paraId="0048A540" w14:textId="55F9179A" w:rsidR="007C0D6B" w:rsidRDefault="007C0D6B" w:rsidP="007C0D6B">
      <w:pPr>
        <w:pStyle w:val="CommentText"/>
      </w:pPr>
      <w:r>
        <w:rPr>
          <w:rStyle w:val="CommentReference"/>
        </w:rPr>
        <w:annotationRef/>
      </w:r>
      <w:r>
        <w:t>I have not checked what GSE accepts. Anyway I adjusted as you suggested</w:t>
      </w:r>
    </w:p>
  </w:comment>
  <w:comment w:id="20" w:author="Vourlaki, Ioanna" w:date="2026-03-13T11:33:00Z" w:initials="IV">
    <w:p w14:paraId="0898B872" w14:textId="77777777" w:rsidR="00D465C3" w:rsidRDefault="00295664" w:rsidP="00D465C3">
      <w:pPr>
        <w:pStyle w:val="CommentText"/>
      </w:pPr>
      <w:r>
        <w:rPr>
          <w:rStyle w:val="CommentReference"/>
        </w:rPr>
        <w:annotationRef/>
      </w:r>
      <w:r w:rsidR="00D465C3">
        <w:rPr>
          <w:color w:val="EE0000"/>
          <w:highlight w:val="yellow"/>
        </w:rPr>
        <w:t>Levi Comment:</w:t>
      </w:r>
      <w:r w:rsidR="00D465C3">
        <w:t xml:space="preserve"> What about the other threshold?</w:t>
      </w:r>
    </w:p>
  </w:comment>
  <w:comment w:id="21" w:author="Vourlaki, Ioanna" w:date="2026-03-13T11:34:00Z" w:initials="IV">
    <w:p w14:paraId="050EA9A8" w14:textId="105A3A3A" w:rsidR="00295664" w:rsidRDefault="00295664" w:rsidP="00295664">
      <w:pPr>
        <w:pStyle w:val="CommentText"/>
      </w:pPr>
      <w:r>
        <w:rPr>
          <w:rStyle w:val="CommentReference"/>
        </w:rPr>
        <w:annotationRef/>
      </w:r>
      <w:r>
        <w:t xml:space="preserve">For Pls I used the CpG dataset corresponds to this threshold. </w:t>
      </w:r>
    </w:p>
  </w:comment>
  <w:comment w:id="22" w:author="Calus, Mario" w:date="2026-02-19T16:56:00Z" w:initials="MC">
    <w:p w14:paraId="1D710812" w14:textId="77777777" w:rsidR="003C45C3" w:rsidRDefault="003C45C3" w:rsidP="003C45C3">
      <w:pPr>
        <w:pStyle w:val="CommentText"/>
      </w:pPr>
      <w:r>
        <w:rPr>
          <w:rStyle w:val="CommentReference"/>
        </w:rPr>
        <w:annotationRef/>
      </w:r>
      <w:r>
        <w:rPr>
          <w:lang w:val="en-US"/>
        </w:rPr>
        <w:t xml:space="preserve">I don’t think I agree with this, as the approach is statistical by nature. </w:t>
      </w:r>
    </w:p>
    <w:p w14:paraId="09858BEA" w14:textId="77777777" w:rsidR="003C45C3" w:rsidRDefault="003C45C3" w:rsidP="003C45C3">
      <w:pPr>
        <w:pStyle w:val="CommentText"/>
      </w:pPr>
      <w:r>
        <w:rPr>
          <w:lang w:val="en-US"/>
        </w:rPr>
        <w:t>Also check in other places where you use “biological” to see if it is appropriate or not.</w:t>
      </w:r>
    </w:p>
  </w:comment>
  <w:comment w:id="23" w:author="Vourlaki, Ioanna" w:date="2026-02-23T13:56:00Z" w:initials="IV">
    <w:p w14:paraId="3CABA145" w14:textId="77777777" w:rsidR="005829D2" w:rsidRDefault="00343085" w:rsidP="005829D2">
      <w:pPr>
        <w:pStyle w:val="CommentText"/>
      </w:pPr>
      <w:r>
        <w:rPr>
          <w:rStyle w:val="CommentReference"/>
        </w:rPr>
        <w:annotationRef/>
      </w:r>
      <w:r w:rsidR="005829D2">
        <w:t>Yes, you are right in both things. To clarify I agree that MOFA is a statistical method and does not inherently incorporate biological knowledge. The phrasing “biologically informed” was used to highlight that the latent factors identified by MOFA may capture variation that can later be interpreted in a biological context</w:t>
      </w:r>
    </w:p>
  </w:comment>
  <w:comment w:id="30" w:author="Calus, Mario" w:date="2026-02-19T17:09:00Z" w:initials="MC">
    <w:p w14:paraId="78CF7C1C" w14:textId="3D44E781" w:rsidR="007D19BC" w:rsidRDefault="00F85CCB" w:rsidP="007D19BC">
      <w:pPr>
        <w:pStyle w:val="CommentText"/>
      </w:pPr>
      <w:r>
        <w:rPr>
          <w:rStyle w:val="CommentReference"/>
        </w:rPr>
        <w:annotationRef/>
      </w:r>
      <w:r w:rsidR="007D19BC">
        <w:t>This seems strict. If I understand correctly, this implies that only 100/3 = 33 latent factors (at maximum) are retained?</w:t>
      </w:r>
    </w:p>
    <w:p w14:paraId="1F436FCB" w14:textId="77777777" w:rsidR="007D19BC" w:rsidRDefault="007D19BC" w:rsidP="007D19BC">
      <w:pPr>
        <w:pStyle w:val="CommentText"/>
      </w:pPr>
      <w:r>
        <w:t>Where is this value of 3% based on?</w:t>
      </w:r>
    </w:p>
  </w:comment>
  <w:comment w:id="31" w:author="Vourlaki, Ioanna" w:date="2026-02-23T14:13:00Z" w:initials="IV">
    <w:p w14:paraId="49066917" w14:textId="77777777" w:rsidR="00FE7E8C" w:rsidRDefault="00737660" w:rsidP="00FE7E8C">
      <w:pPr>
        <w:pStyle w:val="CommentText"/>
      </w:pPr>
      <w:r>
        <w:rPr>
          <w:rStyle w:val="CommentReference"/>
        </w:rPr>
        <w:annotationRef/>
      </w:r>
      <w:r w:rsidR="00FE7E8C">
        <w:t xml:space="preserve">In mofa it is not like pca where all components aim to explained 100% of the total variance.Variance explained is computed per factor and per view (e.g., SNPs, expression, methylation) .Additivity is not guaranteed across factors and views. Some variance might be shared or overlapping . Cumulative variance across factors may not reach 100%, because: There could be noise in the data. MOFA separates variance into structured (captured by factors) vs residual (unexplained). </w:t>
      </w:r>
    </w:p>
    <w:p w14:paraId="31B1BECF" w14:textId="77777777" w:rsidR="00FE7E8C" w:rsidRDefault="00FE7E8C" w:rsidP="00FE7E8C">
      <w:pPr>
        <w:pStyle w:val="CommentText"/>
      </w:pPr>
      <w:r>
        <w:t>Thus,  the 3% is a variance threshold, does not fixed cap on the number of factors. After training with 20 factors, only those that &lt;3% variance are dropped. In practice, this could leave anywhere from 5 to 20 factors, depending on data. The threshold was chosen to remove uninformative factors while retaining meaningful latent structure. Often, thresholds like 1–5% are used in MOFA+ papers. There is no strict rule; 3% is somewhat “arbitrary” but within standard practice.</w:t>
      </w:r>
    </w:p>
  </w:comment>
  <w:comment w:id="36" w:author="Calus, Mario" w:date="2026-02-19T17:20:00Z" w:initials="MC">
    <w:p w14:paraId="719E9B3A" w14:textId="43C13DBE" w:rsidR="00963AEA" w:rsidRDefault="00963AEA" w:rsidP="00963AEA">
      <w:pPr>
        <w:pStyle w:val="CommentText"/>
      </w:pPr>
      <w:r>
        <w:rPr>
          <w:rStyle w:val="CommentReference"/>
        </w:rPr>
        <w:annotationRef/>
      </w:r>
      <w:r>
        <w:rPr>
          <w:lang w:val="en-US"/>
        </w:rPr>
        <w:t>This suggests that this number is provided as input (by the user)?</w:t>
      </w:r>
    </w:p>
  </w:comment>
  <w:comment w:id="37" w:author="Vourlaki, Ioanna" w:date="2026-02-23T14:20:00Z" w:initials="IV">
    <w:p w14:paraId="54A4F6E4" w14:textId="08504E23" w:rsidR="00EB4539" w:rsidRDefault="00EB4539" w:rsidP="00EB4539">
      <w:pPr>
        <w:pStyle w:val="CommentText"/>
      </w:pPr>
      <w:r>
        <w:rPr>
          <w:rStyle w:val="CommentReference"/>
        </w:rPr>
        <w:annotationRef/>
      </w:r>
      <w:r>
        <w:rPr>
          <w:lang w:val="en-US"/>
        </w:rPr>
        <w:t>No, the model decides the optimal number</w:t>
      </w:r>
    </w:p>
  </w:comment>
  <w:comment w:id="41" w:author="Calus, Mario" w:date="2026-02-19T17:22:00Z" w:initials="MC">
    <w:p w14:paraId="6D879C7B" w14:textId="77777777" w:rsidR="00CE2169" w:rsidRDefault="00CE2169" w:rsidP="00CE2169">
      <w:pPr>
        <w:pStyle w:val="CommentText"/>
      </w:pPr>
      <w:r>
        <w:rPr>
          <w:rStyle w:val="CommentReference"/>
        </w:rPr>
        <w:annotationRef/>
      </w:r>
      <w:r>
        <w:rPr>
          <w:lang w:val="en-US"/>
        </w:rPr>
        <w:t>Should this be “selected latent factors”?</w:t>
      </w:r>
    </w:p>
  </w:comment>
  <w:comment w:id="42" w:author="Vourlaki, Ioanna" w:date="2026-02-23T14:16:00Z" w:initials="IV">
    <w:p w14:paraId="1368B32E" w14:textId="77777777" w:rsidR="00A36C0B" w:rsidRDefault="00255131" w:rsidP="00A36C0B">
      <w:pPr>
        <w:pStyle w:val="CommentText"/>
      </w:pPr>
      <w:r>
        <w:rPr>
          <w:rStyle w:val="CommentReference"/>
        </w:rPr>
        <w:annotationRef/>
      </w:r>
      <w:r w:rsidR="00A36C0B">
        <w:t>It is not selected latent factors, are selected features based on their contributions to the latent factors</w:t>
      </w:r>
    </w:p>
  </w:comment>
  <w:comment w:id="43" w:author="Calus, Mario" w:date="2026-02-19T17:23:00Z" w:initials="MC">
    <w:p w14:paraId="1FC76CA8" w14:textId="678894A3" w:rsidR="00BD32FF" w:rsidRDefault="00BD32FF" w:rsidP="00BD32FF">
      <w:pPr>
        <w:pStyle w:val="CommentText"/>
      </w:pPr>
      <w:r>
        <w:rPr>
          <w:rStyle w:val="CommentReference"/>
        </w:rPr>
        <w:annotationRef/>
      </w:r>
      <w:r>
        <w:rPr>
          <w:lang w:val="en-US"/>
        </w:rPr>
        <w:t>This suggests that SNPs, genes and CpGs are analyzed separately, where I thought they were analyzed jointly. I’m confused...</w:t>
      </w:r>
    </w:p>
  </w:comment>
  <w:comment w:id="44" w:author="Vourlaki, Ioanna" w:date="2026-02-23T14:20:00Z" w:initials="IV">
    <w:p w14:paraId="6BCF0582" w14:textId="77777777" w:rsidR="00486FC3" w:rsidRDefault="003505F0" w:rsidP="00486FC3">
      <w:pPr>
        <w:pStyle w:val="CommentText"/>
      </w:pPr>
      <w:r>
        <w:rPr>
          <w:rStyle w:val="CommentReference"/>
        </w:rPr>
        <w:annotationRef/>
      </w:r>
      <w:r w:rsidR="00486FC3">
        <w:t xml:space="preserve">I apologize for the confusion, they were analyzed jointly. I meant that I run mofa three times based on the three training sets and each time the features were selected based on the corresponding identified factors. </w:t>
      </w:r>
    </w:p>
  </w:comment>
  <w:comment w:id="50" w:author="Calus, Mario" w:date="2026-02-19T19:57:00Z" w:initials="MC">
    <w:p w14:paraId="22CECB68" w14:textId="77777777" w:rsidR="00E712D5" w:rsidRPr="00D62887" w:rsidRDefault="00E712D5" w:rsidP="00E712D5">
      <w:pPr>
        <w:pStyle w:val="CommentText"/>
        <w:rPr>
          <w:lang w:val="ca-ES"/>
        </w:rPr>
      </w:pPr>
      <w:r>
        <w:rPr>
          <w:rStyle w:val="CommentReference"/>
        </w:rPr>
        <w:annotationRef/>
      </w:r>
      <w:r>
        <w:rPr>
          <w:lang w:val="en-US"/>
        </w:rPr>
        <w:t>In the first scenario you effectively make the same assumption?</w:t>
      </w:r>
    </w:p>
  </w:comment>
  <w:comment w:id="51" w:author="Vourlaki, Ioanna" w:date="2026-02-23T14:41:00Z" w:initials="IV">
    <w:p w14:paraId="4C2A39B2" w14:textId="77777777" w:rsidR="00A9043F" w:rsidRDefault="00174B52" w:rsidP="00A9043F">
      <w:pPr>
        <w:pStyle w:val="CommentText"/>
      </w:pPr>
      <w:r>
        <w:rPr>
          <w:rStyle w:val="CommentReference"/>
        </w:rPr>
        <w:annotationRef/>
      </w:r>
      <w:r w:rsidR="00A9043F">
        <w:t xml:space="preserve">I tried to specify it </w:t>
      </w:r>
    </w:p>
  </w:comment>
  <w:comment w:id="68" w:author="Calus, Mario" w:date="2026-02-19T20:41:00Z" w:initials="MC">
    <w:p w14:paraId="64A9789E" w14:textId="15EDFF80" w:rsidR="00D73A58" w:rsidRDefault="0080737A" w:rsidP="00D73A58">
      <w:pPr>
        <w:pStyle w:val="CommentText"/>
      </w:pPr>
      <w:r>
        <w:rPr>
          <w:rStyle w:val="CommentReference"/>
        </w:rPr>
        <w:annotationRef/>
      </w:r>
      <w:r w:rsidR="00D73A58">
        <w:rPr>
          <w:highlight w:val="yellow"/>
        </w:rPr>
        <w:t>Please describe explicitly how correlations were computed. Was this done per fold, across animals of different breeds? Note that such approach can lead to inflated correlations, due to differences in performance between breeds.</w:t>
      </w:r>
    </w:p>
    <w:p w14:paraId="5876DBE4" w14:textId="77777777" w:rsidR="00D73A58" w:rsidRDefault="00D73A58" w:rsidP="00D73A58">
      <w:pPr>
        <w:pStyle w:val="CommentText"/>
      </w:pPr>
      <w:r>
        <w:rPr>
          <w:highlight w:val="yellow"/>
        </w:rPr>
        <w:t>In this respect it is also clear whether the phenotypes used were pre-corrected or not, as this may remove any (mean) differences between breeds.</w:t>
      </w:r>
    </w:p>
  </w:comment>
  <w:comment w:id="69" w:author="Vourlaki, Ioanna" w:date="2026-02-23T15:05:00Z" w:initials="IV">
    <w:p w14:paraId="14A456B1" w14:textId="77777777" w:rsidR="00BC762D" w:rsidRDefault="006A7F2F" w:rsidP="00BC762D">
      <w:pPr>
        <w:pStyle w:val="CommentText"/>
      </w:pPr>
      <w:r>
        <w:rPr>
          <w:rStyle w:val="CommentReference"/>
        </w:rPr>
        <w:annotationRef/>
      </w:r>
      <w:r w:rsidR="00BC762D">
        <w:t>It was implemented as described in the new text. Sorry, this part was unclear because I did not where to specify it. It is revised now</w:t>
      </w:r>
    </w:p>
  </w:comment>
  <w:comment w:id="76" w:author="Calus, Mario" w:date="2026-02-19T20:08:00Z" w:initials="MC">
    <w:p w14:paraId="590ABB22" w14:textId="6113A4FC" w:rsidR="002904B5" w:rsidRDefault="00BA4940" w:rsidP="002904B5">
      <w:pPr>
        <w:pStyle w:val="CommentText"/>
      </w:pPr>
      <w:r>
        <w:rPr>
          <w:rStyle w:val="CommentReference"/>
        </w:rPr>
        <w:annotationRef/>
      </w:r>
      <w:r w:rsidR="002904B5">
        <w:t>Is “validation set” the same as “validation data”? Define terms clearly upon first use, and then use those terms consistently thereafter.</w:t>
      </w:r>
    </w:p>
  </w:comment>
  <w:comment w:id="77" w:author="Vourlaki, Ioanna" w:date="2026-02-23T15:21:00Z" w:initials="IV">
    <w:p w14:paraId="0D88C0BA" w14:textId="49CDC7C0" w:rsidR="00075AFC" w:rsidRDefault="00075AFC" w:rsidP="00075AFC">
      <w:pPr>
        <w:pStyle w:val="CommentText"/>
      </w:pPr>
      <w:r>
        <w:rPr>
          <w:rStyle w:val="CommentReference"/>
        </w:rPr>
        <w:annotationRef/>
      </w:r>
      <w:r>
        <w:t>ok</w:t>
      </w:r>
    </w:p>
  </w:comment>
  <w:comment w:id="80" w:author="Vourlaki, Ioanna" w:date="2026-03-13T12:18:00Z" w:initials="IV">
    <w:p w14:paraId="723C0D2B" w14:textId="77777777" w:rsidR="00D30974" w:rsidRDefault="00A179BF" w:rsidP="00D30974">
      <w:pPr>
        <w:pStyle w:val="CommentText"/>
      </w:pPr>
      <w:r>
        <w:rPr>
          <w:rStyle w:val="CommentReference"/>
        </w:rPr>
        <w:annotationRef/>
      </w:r>
      <w:r w:rsidR="00D30974">
        <w:rPr>
          <w:color w:val="EE0000"/>
          <w:highlight w:val="yellow"/>
        </w:rPr>
        <w:t>Levi comment</w:t>
      </w:r>
      <w:r w:rsidR="00D30974">
        <w:t>: Reference? Either a paper citation of the method or if it is an option in software, cite the software, package or kit/module.</w:t>
      </w:r>
    </w:p>
  </w:comment>
  <w:comment w:id="81" w:author="Vourlaki, Ioanna" w:date="2026-03-13T12:18:00Z" w:initials="IV">
    <w:p w14:paraId="05FBDD8D" w14:textId="0DA22580" w:rsidR="00654B42" w:rsidRDefault="00241147" w:rsidP="00654B42">
      <w:pPr>
        <w:pStyle w:val="CommentText"/>
      </w:pPr>
      <w:r>
        <w:rPr>
          <w:rStyle w:val="CommentReference"/>
        </w:rPr>
        <w:annotationRef/>
      </w:r>
      <w:r w:rsidR="00654B42">
        <w:t xml:space="preserve">Bayesian Optimization tuner is part of the keras tuner library that I have cited above. </w:t>
      </w:r>
    </w:p>
  </w:comment>
  <w:comment w:id="96" w:author="Calus, Mario" w:date="2026-02-19T20:09:00Z" w:initials="MC">
    <w:p w14:paraId="2E454AC2" w14:textId="1E7CF97A" w:rsidR="00C267C0" w:rsidRDefault="00C267C0" w:rsidP="00C267C0">
      <w:pPr>
        <w:pStyle w:val="CommentText"/>
      </w:pPr>
      <w:r>
        <w:rPr>
          <w:rStyle w:val="CommentReference"/>
        </w:rPr>
        <w:annotationRef/>
      </w:r>
      <w:r>
        <w:rPr>
          <w:lang w:val="en-US"/>
        </w:rPr>
        <w:t>?</w:t>
      </w:r>
    </w:p>
  </w:comment>
  <w:comment w:id="97" w:author="Vourlaki, Ioanna" w:date="2026-02-23T15:28:00Z" w:initials="IV">
    <w:p w14:paraId="758FCBBE" w14:textId="77777777" w:rsidR="008C0AB1" w:rsidRDefault="008C0AB1" w:rsidP="008C0AB1">
      <w:pPr>
        <w:pStyle w:val="CommentText"/>
      </w:pPr>
      <w:r>
        <w:rPr>
          <w:rStyle w:val="CommentReference"/>
        </w:rPr>
        <w:annotationRef/>
      </w:r>
      <w:r>
        <w:t>Well, I hope I clarified it!</w:t>
      </w:r>
    </w:p>
  </w:comment>
  <w:comment w:id="99" w:author="Calus, Mario" w:date="2026-02-19T20:18:00Z" w:initials="MC">
    <w:p w14:paraId="72794764" w14:textId="77777777" w:rsidR="00E85897" w:rsidRDefault="00CE412E" w:rsidP="00E85897">
      <w:pPr>
        <w:pStyle w:val="CommentText"/>
      </w:pPr>
      <w:r>
        <w:rPr>
          <w:rStyle w:val="CommentReference"/>
        </w:rPr>
        <w:annotationRef/>
      </w:r>
      <w:r w:rsidR="00E85897">
        <w:t>Why median and not mean correlations?</w:t>
      </w:r>
    </w:p>
    <w:p w14:paraId="380E5C52" w14:textId="77777777" w:rsidR="00E85897" w:rsidRDefault="00E85897" w:rsidP="00E85897">
      <w:pPr>
        <w:pStyle w:val="CommentText"/>
      </w:pPr>
      <w:r>
        <w:t>(I appreciate that the way it is shown in Figure 2, in fact all three values per scenario can be seen.) Yet mean values seem more meaningful.</w:t>
      </w:r>
    </w:p>
  </w:comment>
  <w:comment w:id="100" w:author="Vourlaki, Ioanna" w:date="2026-02-23T15:28:00Z" w:initials="IV">
    <w:p w14:paraId="441457AD" w14:textId="77777777" w:rsidR="004257BE" w:rsidRDefault="00420E07" w:rsidP="004257BE">
      <w:pPr>
        <w:pStyle w:val="CommentText"/>
      </w:pPr>
      <w:r>
        <w:rPr>
          <w:rStyle w:val="CommentReference"/>
        </w:rPr>
        <w:annotationRef/>
      </w:r>
      <w:r w:rsidR="004257BE">
        <w:t>Across all study we have used median value because it is robust in outliers so I think it is comparable. Also here we have three values, thus make sense to be minimum, median, maximum.</w:t>
      </w:r>
    </w:p>
  </w:comment>
  <w:comment w:id="103" w:author="Vourlaki, Ioanna" w:date="2026-03-13T12:31:00Z" w:initials="IV">
    <w:p w14:paraId="29770DF3" w14:textId="77777777" w:rsidR="009E0BE6" w:rsidRDefault="0025089E" w:rsidP="009E0BE6">
      <w:pPr>
        <w:pStyle w:val="CommentText"/>
      </w:pPr>
      <w:r>
        <w:rPr>
          <w:rStyle w:val="CommentReference"/>
        </w:rPr>
        <w:annotationRef/>
      </w:r>
      <w:r w:rsidR="009E0BE6">
        <w:rPr>
          <w:color w:val="EE0000"/>
          <w:highlight w:val="yellow"/>
        </w:rPr>
        <w:t>Levi comment</w:t>
      </w:r>
      <w:r w:rsidR="009E0BE6">
        <w:t>: I am curious, how is this calculated? What is the statistical basis?</w:t>
      </w:r>
    </w:p>
    <w:p w14:paraId="575EEF7A" w14:textId="77777777" w:rsidR="009E0BE6" w:rsidRDefault="009E0BE6" w:rsidP="009E0BE6">
      <w:pPr>
        <w:pStyle w:val="CommentText"/>
      </w:pPr>
      <w:r>
        <w:t>For example, in our sister paper the proportion of variance is the REML estimate of the omic divided by the REML estimate of the phenotypic variance. Maybe in the methods section, refer to the paper of MOFA, or try to explain in a few words how this PVE is obtained. Perhaps cite two times, this earlier paper in methods in a place close to where PVE is first mentioned.</w:t>
      </w:r>
    </w:p>
    <w:p w14:paraId="55D07DD5" w14:textId="77777777" w:rsidR="009E0BE6" w:rsidRDefault="009E0BE6" w:rsidP="009E0BE6">
      <w:pPr>
        <w:pStyle w:val="CommentText"/>
      </w:pPr>
      <w:r>
        <w:rPr>
          <w:color w:val="212121"/>
        </w:rPr>
        <w:t xml:space="preserve">Argelaguet, R., Velten, B., Arnol, D. et al. Multi‐Omics Factor Analysis—a framework for unsupervised integration of multi‐omics data sets. Mol Syst Biol 14, MSB178124 (2018). </w:t>
      </w:r>
      <w:hyperlink r:id="rId2" w:history="1">
        <w:r w:rsidRPr="005B72C1">
          <w:rPr>
            <w:rStyle w:val="Hyperlink"/>
          </w:rPr>
          <w:t>https://doi.org/10.15252/msb.20178124</w:t>
        </w:r>
      </w:hyperlink>
    </w:p>
  </w:comment>
  <w:comment w:id="104" w:author="Vourlaki, Ioanna" w:date="2026-03-13T12:31:00Z" w:initials="IV">
    <w:p w14:paraId="4EEABF2C" w14:textId="199B2755" w:rsidR="00ED2E22" w:rsidRDefault="0025089E" w:rsidP="00ED2E22">
      <w:pPr>
        <w:pStyle w:val="CommentText"/>
      </w:pPr>
      <w:r>
        <w:rPr>
          <w:rStyle w:val="CommentReference"/>
        </w:rPr>
        <w:annotationRef/>
      </w:r>
      <w:r w:rsidR="00ED2E22">
        <w:t>Mofa decomposes the thee omics data sets into a set of latent factors that can capture shared and modality-specific variation across these omics layers. The proportion of variance explained for each omic layer is calculated as the faction of the total variance in that layer captured by the latent factor. The metric is used to show mow much of the observed variabiltiy in each omics is captured by the inferred latent factors. The approach is explained in the paper I have cite in Method section and also in the response to Mario comment above</w:t>
      </w:r>
    </w:p>
  </w:comment>
  <w:comment w:id="105" w:author="Vourlaki, Ioanna" w:date="2026-03-13T12:48:00Z" w:initials="IV">
    <w:p w14:paraId="5DE5D29A" w14:textId="267F2696" w:rsidR="00771005" w:rsidRDefault="00771005" w:rsidP="00771005">
      <w:pPr>
        <w:pStyle w:val="CommentText"/>
      </w:pPr>
      <w:r>
        <w:rPr>
          <w:rStyle w:val="CommentReference"/>
        </w:rPr>
        <w:annotationRef/>
      </w:r>
      <w:r>
        <w:t>I also added that "These values reflect the fraction of total variance in each omics layer that is captured by the latent factors inferred by MOFA”</w:t>
      </w:r>
    </w:p>
  </w:comment>
  <w:comment w:id="109" w:author="Calus, Mario" w:date="2026-02-19T21:42:00Z" w:initials="MC">
    <w:p w14:paraId="1F7335E2" w14:textId="27ED0EEB" w:rsidR="00E3350C" w:rsidRDefault="00E3350C" w:rsidP="00E3350C">
      <w:pPr>
        <w:pStyle w:val="CommentText"/>
      </w:pPr>
      <w:r>
        <w:rPr>
          <w:rStyle w:val="CommentReference"/>
        </w:rPr>
        <w:annotationRef/>
      </w:r>
      <w:r>
        <w:rPr>
          <w:lang w:val="en-US"/>
        </w:rPr>
        <w:t>Following the explanation “</w:t>
      </w:r>
      <w:r>
        <w:t>the percentage of variance explained (PVE) by the MOFA model for each omic layer</w:t>
      </w:r>
      <w:r>
        <w:rPr>
          <w:lang w:val="en-US"/>
        </w:rPr>
        <w:t>” above, this statement here does not seem to be correct. I would simply use the same phrasing as above: “</w:t>
      </w:r>
      <w:r>
        <w:t>the model explained approximately X% of the variance in SNPs, Y% in transcripts, and Z% in CpGs</w:t>
      </w:r>
      <w:r>
        <w:rPr>
          <w:lang w:val="en-US"/>
        </w:rPr>
        <w:t>”</w:t>
      </w:r>
    </w:p>
  </w:comment>
  <w:comment w:id="110" w:author="Vourlaki, Ioanna" w:date="2026-02-23T15:59:00Z" w:initials="IV">
    <w:p w14:paraId="76627FFE" w14:textId="77777777" w:rsidR="00753335" w:rsidRDefault="00094A98" w:rsidP="00753335">
      <w:pPr>
        <w:pStyle w:val="CommentText"/>
      </w:pPr>
      <w:r>
        <w:rPr>
          <w:rStyle w:val="CommentReference"/>
        </w:rPr>
        <w:annotationRef/>
      </w:r>
      <w:r w:rsidR="00753335">
        <w:t>Ok,  I removed it.</w:t>
      </w:r>
    </w:p>
  </w:comment>
  <w:comment w:id="111" w:author="Vourlaki, Ioanna" w:date="2026-03-13T12:56:00Z" w:initials="IV">
    <w:p w14:paraId="36019C48" w14:textId="77777777" w:rsidR="009E0BE6" w:rsidRDefault="00E651B5" w:rsidP="009E0BE6">
      <w:pPr>
        <w:pStyle w:val="CommentText"/>
      </w:pPr>
      <w:r>
        <w:rPr>
          <w:rStyle w:val="CommentReference"/>
        </w:rPr>
        <w:annotationRef/>
      </w:r>
      <w:r w:rsidR="009E0BE6">
        <w:rPr>
          <w:color w:val="EE0000"/>
          <w:highlight w:val="yellow"/>
        </w:rPr>
        <w:t>Levi comment</w:t>
      </w:r>
      <w:r w:rsidR="009E0BE6">
        <w:t>: It would be nice to have a space between factor and 1 etc.</w:t>
      </w:r>
    </w:p>
  </w:comment>
  <w:comment w:id="112" w:author="Vourlaki, Ioanna" w:date="2026-03-13T12:57:00Z" w:initials="IV">
    <w:p w14:paraId="291DCD19" w14:textId="6AEC7D9A" w:rsidR="00B9538A" w:rsidRDefault="00B9538A" w:rsidP="00B9538A">
      <w:pPr>
        <w:pStyle w:val="CommentText"/>
      </w:pPr>
      <w:r>
        <w:rPr>
          <w:rStyle w:val="CommentReference"/>
        </w:rPr>
        <w:annotationRef/>
      </w:r>
      <w:r>
        <w:t>Yes, I will try but it is automatically provided like this by MOFA</w:t>
      </w:r>
    </w:p>
  </w:comment>
  <w:comment w:id="113" w:author="Vourlaki, Ioanna" w:date="2026-03-13T12:50:00Z" w:initials="IV">
    <w:p w14:paraId="4BDB4967" w14:textId="77777777" w:rsidR="009E0BE6" w:rsidRDefault="00F25EB0" w:rsidP="009E0BE6">
      <w:pPr>
        <w:pStyle w:val="CommentText"/>
      </w:pPr>
      <w:r>
        <w:rPr>
          <w:rStyle w:val="CommentReference"/>
        </w:rPr>
        <w:annotationRef/>
      </w:r>
      <w:r w:rsidR="009E0BE6">
        <w:rPr>
          <w:color w:val="EE0000"/>
          <w:highlight w:val="yellow"/>
        </w:rPr>
        <w:t>Levi comment:</w:t>
      </w:r>
      <w:r w:rsidR="009E0BE6">
        <w:t xml:space="preserve"> Excellent figure! Would be nice to have it vectorized so that it is not pixelated when zooming in. Please add a space between Factor and the numbers.</w:t>
      </w:r>
    </w:p>
  </w:comment>
  <w:comment w:id="114" w:author="Vourlaki, Ioanna" w:date="2026-03-13T12:51:00Z" w:initials="IV">
    <w:p w14:paraId="6D62C5FC" w14:textId="455C4769" w:rsidR="00620BA8" w:rsidRDefault="00DF5722" w:rsidP="00620BA8">
      <w:pPr>
        <w:pStyle w:val="CommentText"/>
      </w:pPr>
      <w:r>
        <w:rPr>
          <w:rStyle w:val="CommentReference"/>
        </w:rPr>
        <w:annotationRef/>
      </w:r>
      <w:r w:rsidR="00620BA8">
        <w:t xml:space="preserve">Thanks, I would try change the format of all the figures. I am not sure that svg are accepted by GSE so I will provide as pdf all the figures </w:t>
      </w:r>
    </w:p>
  </w:comment>
  <w:comment w:id="115" w:author="Vourlaki, Ioanna" w:date="2026-03-13T12:55:00Z" w:initials="IV">
    <w:p w14:paraId="6C0021C5" w14:textId="77777777" w:rsidR="009E0BE6" w:rsidRDefault="00562610" w:rsidP="009E0BE6">
      <w:pPr>
        <w:pStyle w:val="CommentText"/>
      </w:pPr>
      <w:r>
        <w:rPr>
          <w:rStyle w:val="CommentReference"/>
        </w:rPr>
        <w:annotationRef/>
      </w:r>
      <w:r w:rsidR="009E0BE6">
        <w:rPr>
          <w:color w:val="EE0000"/>
          <w:highlight w:val="yellow"/>
        </w:rPr>
        <w:t>Levi comment</w:t>
      </w:r>
      <w:r w:rsidR="009E0BE6">
        <w:t>: LOBO or MOFA?</w:t>
      </w:r>
    </w:p>
  </w:comment>
  <w:comment w:id="116" w:author="Vourlaki, Ioanna" w:date="2026-03-13T12:56:00Z" w:initials="IV">
    <w:p w14:paraId="35172068" w14:textId="49830FB5" w:rsidR="00562610" w:rsidRDefault="00562610" w:rsidP="00562610">
      <w:pPr>
        <w:pStyle w:val="CommentText"/>
      </w:pPr>
      <w:r>
        <w:rPr>
          <w:rStyle w:val="CommentReference"/>
        </w:rPr>
        <w:annotationRef/>
      </w:r>
      <w:r>
        <w:t>MOFA was used under LOBO strategy</w:t>
      </w:r>
    </w:p>
  </w:comment>
  <w:comment w:id="119" w:author="Vourlaki, Ioanna" w:date="2026-03-13T12:57:00Z" w:initials="IV">
    <w:p w14:paraId="3BE7E58F" w14:textId="77777777" w:rsidR="009E0BE6" w:rsidRDefault="00D64174" w:rsidP="009E0BE6">
      <w:pPr>
        <w:pStyle w:val="CommentText"/>
      </w:pPr>
      <w:r>
        <w:rPr>
          <w:rStyle w:val="CommentReference"/>
        </w:rPr>
        <w:annotationRef/>
      </w:r>
      <w:r w:rsidR="009E0BE6">
        <w:rPr>
          <w:color w:val="EE0000"/>
          <w:highlight w:val="yellow"/>
        </w:rPr>
        <w:t>Levi comment</w:t>
      </w:r>
      <w:r w:rsidR="009E0BE6">
        <w:t xml:space="preserve"> :Is this across breeds? LOBO? Let's remind the reader.</w:t>
      </w:r>
    </w:p>
  </w:comment>
  <w:comment w:id="122" w:author="Calus, Mario" w:date="2026-02-19T22:02:00Z" w:initials="MC">
    <w:p w14:paraId="15839C28" w14:textId="15158ABA" w:rsidR="00B40B45" w:rsidRDefault="00B40B45" w:rsidP="00B40B45">
      <w:pPr>
        <w:pStyle w:val="CommentText"/>
      </w:pPr>
      <w:r>
        <w:rPr>
          <w:rStyle w:val="CommentReference"/>
        </w:rPr>
        <w:annotationRef/>
      </w:r>
      <w:r>
        <w:rPr>
          <w:lang w:val="en-US"/>
        </w:rPr>
        <w:t xml:space="preserve">This follows from comparing against the orange bars in Figure 2, right? It may be good to mention this explicitly. </w:t>
      </w:r>
    </w:p>
    <w:p w14:paraId="275523EF" w14:textId="77777777" w:rsidR="00B40B45" w:rsidRDefault="00B40B45" w:rsidP="00B40B45">
      <w:pPr>
        <w:pStyle w:val="CommentText"/>
      </w:pPr>
      <w:r>
        <w:rPr>
          <w:lang w:val="en-US"/>
        </w:rPr>
        <w:t>This statement holds for the scenarios with the larger/largest number of features selected. I would mention this here explicitly.</w:t>
      </w:r>
    </w:p>
  </w:comment>
  <w:comment w:id="123" w:author="Vourlaki, Ioanna" w:date="2026-02-24T09:46:00Z" w:initials="IV">
    <w:p w14:paraId="281C946B" w14:textId="77777777" w:rsidR="00E3031D" w:rsidRDefault="00E3031D" w:rsidP="00E3031D">
      <w:pPr>
        <w:pStyle w:val="CommentText"/>
      </w:pPr>
      <w:r>
        <w:rPr>
          <w:rStyle w:val="CommentReference"/>
        </w:rPr>
        <w:annotationRef/>
      </w:r>
      <w:r>
        <w:t>Ok thanks!</w:t>
      </w:r>
    </w:p>
  </w:comment>
  <w:comment w:id="127" w:author="Vourlaki, Ioanna" w:date="2026-03-13T13:01:00Z" w:initials="IV">
    <w:p w14:paraId="4379D3AD" w14:textId="77777777" w:rsidR="009E0BE6" w:rsidRDefault="00E67D20" w:rsidP="009E0BE6">
      <w:pPr>
        <w:pStyle w:val="CommentText"/>
      </w:pPr>
      <w:r>
        <w:rPr>
          <w:rStyle w:val="CommentReference"/>
        </w:rPr>
        <w:annotationRef/>
      </w:r>
      <w:r w:rsidR="009E0BE6">
        <w:rPr>
          <w:color w:val="EE0000"/>
          <w:highlight w:val="yellow"/>
        </w:rPr>
        <w:t>Levi comment</w:t>
      </w:r>
      <w:r w:rsidR="009E0BE6">
        <w:t xml:space="preserve"> is this from LOBO? mention in figure caption if this is the case</w:t>
      </w:r>
    </w:p>
  </w:comment>
  <w:comment w:id="128" w:author="Vourlaki, Ioanna" w:date="2026-03-13T13:02:00Z" w:initials="IV">
    <w:p w14:paraId="4D61D08F" w14:textId="094D77E4" w:rsidR="00E67D20" w:rsidRDefault="00E67D20" w:rsidP="00E67D20">
      <w:pPr>
        <w:pStyle w:val="CommentText"/>
      </w:pPr>
      <w:r>
        <w:rPr>
          <w:rStyle w:val="CommentReference"/>
        </w:rPr>
        <w:annotationRef/>
      </w:r>
      <w:r>
        <w:t>I have added but I think it is obvious that is LOBO since there are the results for each breed</w:t>
      </w:r>
    </w:p>
  </w:comment>
  <w:comment w:id="129" w:author="Vourlaki, Ioanna" w:date="2026-03-13T13:16:00Z" w:initials="IV">
    <w:p w14:paraId="03E443D0" w14:textId="77777777" w:rsidR="009E0BE6" w:rsidRDefault="007168A0" w:rsidP="009E0BE6">
      <w:pPr>
        <w:pStyle w:val="CommentText"/>
      </w:pPr>
      <w:r>
        <w:rPr>
          <w:rStyle w:val="CommentReference"/>
        </w:rPr>
        <w:annotationRef/>
      </w:r>
      <w:r w:rsidR="009E0BE6">
        <w:rPr>
          <w:highlight w:val="yellow"/>
        </w:rPr>
        <w:t>Levi comments:</w:t>
      </w:r>
      <w:r w:rsidR="009E0BE6">
        <w:t xml:space="preserve"> Clarify the cross-validation scheme: was it LOBO. What do the whiskers (vertical line segments) represent? Was there more than one run? Why do two different runs give different values?</w:t>
      </w:r>
    </w:p>
  </w:comment>
  <w:comment w:id="130" w:author="Vourlaki, Ioanna" w:date="2026-03-13T13:16:00Z" w:initials="IV">
    <w:p w14:paraId="77FA9063" w14:textId="290031D7" w:rsidR="007168A0" w:rsidRDefault="007168A0" w:rsidP="007168A0">
      <w:pPr>
        <w:pStyle w:val="CommentText"/>
      </w:pPr>
      <w:r>
        <w:rPr>
          <w:rStyle w:val="CommentReference"/>
        </w:rPr>
        <w:annotationRef/>
      </w:r>
      <w:r>
        <w:t>I have clarified it</w:t>
      </w:r>
    </w:p>
  </w:comment>
  <w:comment w:id="131" w:author="Vourlaki, Ioanna" w:date="2026-03-13T13:01:00Z" w:initials="IV">
    <w:p w14:paraId="446CF290" w14:textId="77777777" w:rsidR="009E0BE6" w:rsidRDefault="008616A1" w:rsidP="009E0BE6">
      <w:pPr>
        <w:pStyle w:val="CommentText"/>
      </w:pPr>
      <w:r>
        <w:rPr>
          <w:rStyle w:val="CommentReference"/>
        </w:rPr>
        <w:annotationRef/>
      </w:r>
      <w:r w:rsidR="009E0BE6">
        <w:rPr>
          <w:color w:val="EE0000"/>
          <w:highlight w:val="yellow"/>
        </w:rPr>
        <w:t>Levi comment</w:t>
      </w:r>
      <w:r w:rsidR="009E0BE6">
        <w:t xml:space="preserve"> is this from LOBO? mention in figure caption if this is the case</w:t>
      </w:r>
    </w:p>
  </w:comment>
  <w:comment w:id="132" w:author="Vourlaki, Ioanna" w:date="2026-03-13T13:02:00Z" w:initials="IV">
    <w:p w14:paraId="22A24F2A" w14:textId="102CCE5B" w:rsidR="008616A1" w:rsidRDefault="008616A1" w:rsidP="00E67D20">
      <w:pPr>
        <w:pStyle w:val="CommentText"/>
      </w:pPr>
      <w:r>
        <w:rPr>
          <w:rStyle w:val="CommentReference"/>
        </w:rPr>
        <w:annotationRef/>
      </w:r>
      <w:r>
        <w:t>I have added but I think it is obvious that is LOBO since there are the results for each breed</w:t>
      </w:r>
    </w:p>
  </w:comment>
  <w:comment w:id="133" w:author="Calus, Mario" w:date="2026-02-19T22:04:00Z" w:initials="MC">
    <w:p w14:paraId="69B48315" w14:textId="77777777" w:rsidR="00FB0C6A" w:rsidRDefault="00FB0C6A" w:rsidP="00FB0C6A">
      <w:pPr>
        <w:pStyle w:val="CommentText"/>
      </w:pPr>
      <w:r>
        <w:rPr>
          <w:rStyle w:val="CommentReference"/>
        </w:rPr>
        <w:annotationRef/>
      </w:r>
      <w:r>
        <w:rPr>
          <w:lang w:val="en-US"/>
        </w:rPr>
        <w:t>Should this word be deleted? Or otherwise the statement needs to be changed.</w:t>
      </w:r>
    </w:p>
  </w:comment>
  <w:comment w:id="134" w:author="Vourlaki, Ioanna" w:date="2026-02-24T09:49:00Z" w:initials="IV">
    <w:p w14:paraId="7D1D1A4D" w14:textId="77777777" w:rsidR="00BD0E9E" w:rsidRDefault="009768CD" w:rsidP="00BD0E9E">
      <w:pPr>
        <w:pStyle w:val="CommentText"/>
      </w:pPr>
      <w:r>
        <w:rPr>
          <w:rStyle w:val="CommentReference"/>
        </w:rPr>
        <w:annotationRef/>
      </w:r>
      <w:r w:rsidR="00BD0E9E">
        <w:t>Yes!</w:t>
      </w:r>
    </w:p>
  </w:comment>
  <w:comment w:id="136" w:author="Vourlaki, Ioanna" w:date="2026-03-13T13:17:00Z" w:initials="IV">
    <w:p w14:paraId="644F8110" w14:textId="6422A67C" w:rsidR="009E0BE6" w:rsidRDefault="004266B8" w:rsidP="009E0BE6">
      <w:pPr>
        <w:pStyle w:val="CommentText"/>
      </w:pPr>
      <w:r>
        <w:rPr>
          <w:rStyle w:val="CommentReference"/>
        </w:rPr>
        <w:annotationRef/>
      </w:r>
      <w:r w:rsidR="009E0BE6">
        <w:rPr>
          <w:color w:val="EE0000"/>
          <w:highlight w:val="yellow"/>
        </w:rPr>
        <w:t>Levi comment</w:t>
      </w:r>
      <w:r w:rsidR="009E0BE6">
        <w:t>; All sizes or just some? PLS 10 looks different.</w:t>
      </w:r>
    </w:p>
  </w:comment>
  <w:comment w:id="137" w:author="Vourlaki, Ioanna" w:date="2026-03-13T13:18:00Z" w:initials="IV">
    <w:p w14:paraId="2A134176" w14:textId="3EE57C3F" w:rsidR="00AC03FA" w:rsidRDefault="00AC03FA" w:rsidP="00AC03FA">
      <w:pPr>
        <w:pStyle w:val="CommentText"/>
      </w:pPr>
      <w:r>
        <w:rPr>
          <w:rStyle w:val="CommentReference"/>
        </w:rPr>
        <w:annotationRef/>
      </w:r>
      <w:r>
        <w:t>I meant the subset sizes mentioned in the sentence</w:t>
      </w:r>
    </w:p>
  </w:comment>
  <w:comment w:id="139" w:author="Calus, Mario" w:date="2026-03-25T15:51:00Z" w:initials="MC">
    <w:p w14:paraId="7A9F0CBE" w14:textId="77777777" w:rsidR="00F33A10" w:rsidRDefault="00F33A10" w:rsidP="00F33A10">
      <w:pPr>
        <w:pStyle w:val="CommentText"/>
      </w:pPr>
      <w:r>
        <w:rPr>
          <w:rStyle w:val="CommentReference"/>
        </w:rPr>
        <w:annotationRef/>
      </w:r>
      <w:r>
        <w:rPr>
          <w:lang w:val="en-US"/>
        </w:rPr>
        <w:t>Perhaps replace by “Prediction”?</w:t>
      </w:r>
    </w:p>
  </w:comment>
  <w:comment w:id="140" w:author="Vourlaki, Ioanna" w:date="2026-03-13T13:19:00Z" w:initials="IV">
    <w:p w14:paraId="616EA4AA" w14:textId="20332980" w:rsidR="009E0BE6" w:rsidRDefault="00297B24" w:rsidP="009E0BE6">
      <w:pPr>
        <w:pStyle w:val="CommentText"/>
      </w:pPr>
      <w:r>
        <w:rPr>
          <w:rStyle w:val="CommentReference"/>
        </w:rPr>
        <w:annotationRef/>
      </w:r>
      <w:r w:rsidR="009E0BE6">
        <w:rPr>
          <w:color w:val="EE0000"/>
          <w:highlight w:val="yellow"/>
        </w:rPr>
        <w:t>Levi comment;</w:t>
      </w:r>
      <w:r w:rsidR="009E0BE6">
        <w:t xml:space="preserve"> Is this really what it means in practice?</w:t>
      </w:r>
    </w:p>
  </w:comment>
  <w:comment w:id="141" w:author="Vourlaki, Ioanna" w:date="2026-03-13T13:20:00Z" w:initials="IV">
    <w:p w14:paraId="15061A11" w14:textId="74FCB260" w:rsidR="003A34B7" w:rsidRDefault="003A34B7" w:rsidP="003A34B7">
      <w:pPr>
        <w:pStyle w:val="CommentText"/>
      </w:pPr>
      <w:r>
        <w:rPr>
          <w:rStyle w:val="CommentReference"/>
        </w:rPr>
        <w:annotationRef/>
      </w:r>
      <w:r>
        <w:t>I did not get that comment</w:t>
      </w:r>
    </w:p>
  </w:comment>
  <w:comment w:id="144" w:author="Calus, Mario" w:date="2026-02-19T22:20:00Z" w:initials="MC">
    <w:p w14:paraId="623E61D7" w14:textId="77777777" w:rsidR="006019BB" w:rsidRDefault="006019BB" w:rsidP="006019BB">
      <w:pPr>
        <w:pStyle w:val="CommentText"/>
      </w:pPr>
      <w:r>
        <w:rPr>
          <w:rStyle w:val="CommentReference"/>
        </w:rPr>
        <w:annotationRef/>
      </w:r>
      <w:r>
        <w:rPr>
          <w:lang w:val="en-US"/>
        </w:rPr>
        <w:t>I find this confusion. Please try to rewrite (probably making it shorter) for clarity.</w:t>
      </w:r>
    </w:p>
  </w:comment>
  <w:comment w:id="145" w:author="Vourlaki, Ioanna" w:date="2026-02-24T09:50:00Z" w:initials="IV">
    <w:p w14:paraId="12108D07" w14:textId="77777777" w:rsidR="00F548C3" w:rsidRDefault="00F548C3" w:rsidP="00F548C3">
      <w:pPr>
        <w:pStyle w:val="CommentText"/>
      </w:pPr>
      <w:r>
        <w:rPr>
          <w:rStyle w:val="CommentReference"/>
        </w:rPr>
        <w:annotationRef/>
      </w:r>
      <w:r>
        <w:t>I was referring to the stratified part of this cross validation. Ok I rewrote it!</w:t>
      </w:r>
    </w:p>
  </w:comment>
  <w:comment w:id="146" w:author="Calus, Mario" w:date="2026-02-19T22:27:00Z" w:initials="MC">
    <w:p w14:paraId="46EE4AFB" w14:textId="77777777" w:rsidR="000F4C3E" w:rsidRDefault="000F4C3E" w:rsidP="000F4C3E">
      <w:pPr>
        <w:pStyle w:val="CommentText"/>
      </w:pPr>
      <w:r>
        <w:rPr>
          <w:rStyle w:val="CommentReference"/>
        </w:rPr>
        <w:annotationRef/>
      </w:r>
      <w:r>
        <w:rPr>
          <w:lang w:val="en-US"/>
        </w:rPr>
        <w:t>I would reverse the order, to have the same order as in the figure (left to right).</w:t>
      </w:r>
    </w:p>
  </w:comment>
  <w:comment w:id="147" w:author="Vourlaki, Ioanna" w:date="2026-02-24T09:50:00Z" w:initials="IV">
    <w:p w14:paraId="3DB5946A" w14:textId="77777777" w:rsidR="00BD0E9E" w:rsidRDefault="00F548C3" w:rsidP="00BD0E9E">
      <w:pPr>
        <w:pStyle w:val="CommentText"/>
      </w:pPr>
      <w:r>
        <w:rPr>
          <w:rStyle w:val="CommentReference"/>
        </w:rPr>
        <w:annotationRef/>
      </w:r>
      <w:r w:rsidR="00BD0E9E">
        <w:t>Ok!</w:t>
      </w:r>
    </w:p>
  </w:comment>
  <w:comment w:id="154" w:author="Calus, Mario" w:date="2026-02-19T22:30:00Z" w:initials="MC">
    <w:p w14:paraId="1AA65C96" w14:textId="3033E5C9" w:rsidR="00CD1CA5" w:rsidRDefault="00CD1CA5" w:rsidP="00CD1CA5">
      <w:pPr>
        <w:pStyle w:val="CommentText"/>
      </w:pPr>
      <w:r>
        <w:rPr>
          <w:rStyle w:val="CommentReference"/>
        </w:rPr>
        <w:annotationRef/>
      </w:r>
      <w:r>
        <w:rPr>
          <w:lang w:val="en-US"/>
        </w:rPr>
        <w:t>Not sure the details in here were mentioned previously (i.e. described in the Methods section)?</w:t>
      </w:r>
    </w:p>
  </w:comment>
  <w:comment w:id="155" w:author="Vourlaki, Ioanna" w:date="2026-02-24T09:45:00Z" w:initials="IV">
    <w:p w14:paraId="2F9C4AF2" w14:textId="77777777" w:rsidR="00596491" w:rsidRDefault="00773EAB" w:rsidP="00596491">
      <w:pPr>
        <w:pStyle w:val="CommentText"/>
      </w:pPr>
      <w:r>
        <w:rPr>
          <w:rStyle w:val="CommentReference"/>
        </w:rPr>
        <w:annotationRef/>
      </w:r>
      <w:r w:rsidR="00596491">
        <w:t>Yes, it is based on the part “Hyperparameter Optimization” and mainly in the part after Figure 1: "Hyperparameters for early and intermediate integration models were optimized using Bayesian optimization. The complete search space is reported in Table S1” . Actually in each model we keep the best hyperparameters selected. This is described in Methods. So based on the pls models Table 3 was computed</w:t>
      </w:r>
    </w:p>
  </w:comment>
  <w:comment w:id="158" w:author="Calus, Mario" w:date="2026-03-25T15:55:00Z" w:initials="MC">
    <w:p w14:paraId="428CD4FD" w14:textId="77777777" w:rsidR="00BF2CC9" w:rsidRDefault="00BF2CC9" w:rsidP="00BF2CC9">
      <w:pPr>
        <w:pStyle w:val="CommentText"/>
      </w:pPr>
      <w:r>
        <w:rPr>
          <w:rStyle w:val="CommentReference"/>
        </w:rPr>
        <w:annotationRef/>
      </w:r>
      <w:r>
        <w:rPr>
          <w:lang w:val="en-US"/>
        </w:rPr>
        <w:t>I think it should be: “Most frequently selected hyperparameter values”</w:t>
      </w:r>
    </w:p>
  </w:comment>
  <w:comment w:id="156" w:author="Vourlaki, Ioanna" w:date="2026-03-13T13:26:00Z" w:initials="IV">
    <w:p w14:paraId="278B7A6C" w14:textId="79A633B8" w:rsidR="009E0BE6" w:rsidRDefault="0087620E" w:rsidP="009E0BE6">
      <w:pPr>
        <w:pStyle w:val="CommentText"/>
      </w:pPr>
      <w:r>
        <w:rPr>
          <w:rStyle w:val="CommentReference"/>
        </w:rPr>
        <w:annotationRef/>
      </w:r>
      <w:r w:rsidR="009E0BE6">
        <w:rPr>
          <w:highlight w:val="yellow"/>
        </w:rPr>
        <w:t>Levi comment:</w:t>
      </w:r>
      <w:r w:rsidR="009E0BE6">
        <w:t xml:space="preserve"> What do you think of this rewriting?</w:t>
      </w:r>
    </w:p>
    <w:p w14:paraId="2CE43709" w14:textId="77777777" w:rsidR="009E0BE6" w:rsidRDefault="009E0BE6" w:rsidP="009E0BE6">
      <w:pPr>
        <w:pStyle w:val="CommentText"/>
      </w:pPr>
    </w:p>
    <w:p w14:paraId="3AFCD847" w14:textId="77777777" w:rsidR="009E0BE6" w:rsidRDefault="009E0BE6" w:rsidP="009E0BE6">
      <w:pPr>
        <w:pStyle w:val="CommentText"/>
      </w:pPr>
      <w:r>
        <w:t>Frequency of hyperparameter values selected during tuning across 5-fold cross-validation. Each model was trained three times per fold using different initialization seeds.</w:t>
      </w:r>
    </w:p>
  </w:comment>
  <w:comment w:id="157" w:author="Vourlaki, Ioanna" w:date="2026-03-13T13:26:00Z" w:initials="IV">
    <w:p w14:paraId="35F870EC" w14:textId="4C3D2062" w:rsidR="0087620E" w:rsidRDefault="0087620E" w:rsidP="0087620E">
      <w:pPr>
        <w:pStyle w:val="CommentText"/>
      </w:pPr>
      <w:r>
        <w:rPr>
          <w:rStyle w:val="CommentReference"/>
        </w:rPr>
        <w:annotationRef/>
      </w:r>
      <w:r>
        <w:t>I have rephresed it</w:t>
      </w:r>
    </w:p>
  </w:comment>
  <w:comment w:id="159" w:author="Vourlaki, Ioanna" w:date="2026-03-13T13:27:00Z" w:initials="IV">
    <w:p w14:paraId="17B000CE" w14:textId="77777777" w:rsidR="009E0BE6" w:rsidRDefault="00FE1C76" w:rsidP="009E0BE6">
      <w:pPr>
        <w:pStyle w:val="CommentText"/>
      </w:pPr>
      <w:r>
        <w:rPr>
          <w:rStyle w:val="CommentReference"/>
        </w:rPr>
        <w:annotationRef/>
      </w:r>
      <w:r w:rsidR="009E0BE6">
        <w:rPr>
          <w:color w:val="EE0000"/>
          <w:highlight w:val="yellow"/>
        </w:rPr>
        <w:t>Levi comment</w:t>
      </w:r>
      <w:r w:rsidR="009E0BE6">
        <w:t>: what does this mean? it might look like this is a number which is what you get when you take the hyperbolic tangent of 40/75</w:t>
      </w:r>
    </w:p>
  </w:comment>
  <w:comment w:id="160" w:author="Vourlaki, Ioanna" w:date="2026-03-13T13:27:00Z" w:initials="IV">
    <w:p w14:paraId="065FA6E8" w14:textId="40DC0751" w:rsidR="00FE1C76" w:rsidRDefault="00FE1C76" w:rsidP="00FE1C76">
      <w:pPr>
        <w:pStyle w:val="CommentText"/>
      </w:pPr>
      <w:r>
        <w:rPr>
          <w:rStyle w:val="CommentReference"/>
        </w:rPr>
        <w:annotationRef/>
      </w:r>
      <w:r>
        <w:t>I clarified it by adding this sentence</w:t>
      </w:r>
    </w:p>
  </w:comment>
  <w:comment w:id="164" w:author="Calus, Mario" w:date="2026-03-25T16:09:00Z" w:initials="MC">
    <w:p w14:paraId="32FF1008" w14:textId="77777777" w:rsidR="00C05EB0" w:rsidRDefault="00C05EB0" w:rsidP="00C05EB0">
      <w:pPr>
        <w:pStyle w:val="CommentText"/>
      </w:pPr>
      <w:r>
        <w:rPr>
          <w:rStyle w:val="CommentReference"/>
        </w:rPr>
        <w:annotationRef/>
      </w:r>
      <w:r>
        <w:rPr>
          <w:lang w:val="en-US"/>
        </w:rPr>
        <w:t>Does this refer to individual analyses? If such, consider to rewrite to e.g. “individual analyses” to make this clear.</w:t>
      </w:r>
    </w:p>
  </w:comment>
  <w:comment w:id="165" w:author="Calus, Mario" w:date="2026-03-25T16:35:00Z" w:initials="MC">
    <w:p w14:paraId="0D980D40" w14:textId="77777777" w:rsidR="001C1E49" w:rsidRDefault="001C1E49" w:rsidP="001C1E49">
      <w:pPr>
        <w:pStyle w:val="CommentText"/>
      </w:pPr>
      <w:r>
        <w:rPr>
          <w:rStyle w:val="CommentReference"/>
        </w:rPr>
        <w:annotationRef/>
      </w:r>
      <w:r>
        <w:rPr>
          <w:lang w:val="en-US"/>
        </w:rPr>
        <w:t>This paragraph is not very clear, and perhaps longer than it should be. Reconsider what the main messages are here, and try to condense it to support those.</w:t>
      </w:r>
    </w:p>
  </w:comment>
  <w:comment w:id="166" w:author="Vourlaki, Ioanna" w:date="2026-03-13T13:42:00Z" w:initials="IV">
    <w:p w14:paraId="3F691040" w14:textId="4BD8E800" w:rsidR="00DE3CB7" w:rsidRDefault="00CA5EE4" w:rsidP="00DE3CB7">
      <w:pPr>
        <w:pStyle w:val="CommentText"/>
      </w:pPr>
      <w:r>
        <w:rPr>
          <w:rStyle w:val="CommentReference"/>
        </w:rPr>
        <w:annotationRef/>
      </w:r>
      <w:r w:rsidR="00DE3CB7">
        <w:rPr>
          <w:color w:val="EE0000"/>
          <w:highlight w:val="yellow"/>
        </w:rPr>
        <w:t>Levi comment:</w:t>
      </w:r>
      <w:r w:rsidR="00DE3CB7">
        <w:t xml:space="preserve"> I am not sure about this. Even if it makes intuitive sense. It might be safer to say "high-heritability trait" </w:t>
      </w:r>
    </w:p>
  </w:comment>
  <w:comment w:id="167" w:author="Vourlaki, Ioanna" w:date="2026-03-13T13:42:00Z" w:initials="IV">
    <w:p w14:paraId="58E46356" w14:textId="0556E09D" w:rsidR="003B3C94" w:rsidRDefault="002B4BD4" w:rsidP="003B3C94">
      <w:pPr>
        <w:pStyle w:val="CommentText"/>
      </w:pPr>
      <w:r>
        <w:rPr>
          <w:rStyle w:val="CommentReference"/>
        </w:rPr>
        <w:annotationRef/>
      </w:r>
      <w:r w:rsidR="003B3C94">
        <w:t xml:space="preserve">But high heritability does not automatically guarantee high prediction performance. </w:t>
      </w:r>
    </w:p>
  </w:comment>
  <w:comment w:id="168" w:author="Calus, Mario" w:date="2026-03-25T16:14:00Z" w:initials="MC">
    <w:p w14:paraId="620DAAF8" w14:textId="77777777" w:rsidR="009A1771" w:rsidRDefault="009A1771" w:rsidP="009A1771">
      <w:pPr>
        <w:pStyle w:val="CommentText"/>
      </w:pPr>
      <w:r>
        <w:rPr>
          <w:rStyle w:val="CommentReference"/>
        </w:rPr>
        <w:annotationRef/>
      </w:r>
      <w:r>
        <w:rPr>
          <w:lang w:val="en-US"/>
        </w:rPr>
        <w:t>Not sure what this refers to. If it is phenotypic variance, then this is not really useful, as this is just a matter of scale of the traits. Perhaps it should be “highest proportion of explained variance”?</w:t>
      </w:r>
    </w:p>
  </w:comment>
  <w:comment w:id="169" w:author="Calus, Mario" w:date="2026-03-25T16:14:00Z" w:initials="MC">
    <w:p w14:paraId="506CD5A5" w14:textId="77777777" w:rsidR="003B397B" w:rsidRDefault="003B397B" w:rsidP="003B397B">
      <w:pPr>
        <w:pStyle w:val="CommentText"/>
      </w:pPr>
      <w:r>
        <w:rPr>
          <w:rStyle w:val="CommentReference"/>
        </w:rPr>
        <w:annotationRef/>
      </w:r>
      <w:r>
        <w:rPr>
          <w:lang w:val="en-US"/>
        </w:rPr>
        <w:t>Is this what you want to say? Please double-check, and rephrase if needed.</w:t>
      </w:r>
    </w:p>
  </w:comment>
  <w:comment w:id="176" w:author="Calus, Mario" w:date="2026-03-25T16:19:00Z" w:initials="MC">
    <w:p w14:paraId="6684DD10" w14:textId="77777777" w:rsidR="005A3F4E" w:rsidRDefault="005A3F4E" w:rsidP="005A3F4E">
      <w:pPr>
        <w:pStyle w:val="CommentText"/>
      </w:pPr>
      <w:r>
        <w:rPr>
          <w:rStyle w:val="CommentReference"/>
        </w:rPr>
        <w:annotationRef/>
      </w:r>
      <w:r>
        <w:rPr>
          <w:lang w:val="en-US"/>
        </w:rPr>
        <w:t>I don’t understand this. The explained proportion of phenotypic variance (by the model) determines the accuracy, not the phenotypic variance per se.</w:t>
      </w:r>
    </w:p>
  </w:comment>
  <w:comment w:id="179" w:author="Calus, Mario" w:date="2026-03-25T17:15:00Z" w:initials="MC">
    <w:p w14:paraId="272EAD3E" w14:textId="77777777" w:rsidR="00C848B2" w:rsidRDefault="00C848B2" w:rsidP="00C848B2">
      <w:pPr>
        <w:pStyle w:val="CommentText"/>
      </w:pPr>
      <w:r>
        <w:rPr>
          <w:rStyle w:val="CommentReference"/>
        </w:rPr>
        <w:annotationRef/>
      </w:r>
      <w:r>
        <w:rPr>
          <w:lang w:val="en-US"/>
        </w:rPr>
        <w:t>I moved this part here, such that the paragraph does not end with all the if’s and but’s, but with the main message.</w:t>
      </w:r>
    </w:p>
  </w:comment>
  <w:comment w:id="188" w:author="Vourlaki, Ioanna" w:date="2026-03-18T09:54:00Z" w:initials="IV">
    <w:p w14:paraId="35FF3A06" w14:textId="1A372D1F" w:rsidR="004C3E91" w:rsidRDefault="009872F7" w:rsidP="004C3E91">
      <w:pPr>
        <w:pStyle w:val="CommentText"/>
      </w:pPr>
      <w:r>
        <w:rPr>
          <w:rStyle w:val="CommentReference"/>
        </w:rPr>
        <w:annotationRef/>
      </w:r>
      <w:r w:rsidR="004C3E91">
        <w:rPr>
          <w:color w:val="EE0000"/>
          <w:highlight w:val="yellow"/>
        </w:rPr>
        <w:t>Mario comment in previous version:</w:t>
      </w:r>
      <w:r w:rsidR="004C3E91">
        <w:t xml:space="preserve"> The relationship matrices do use the full sets of features. We could construct a BLUP model that is fully equivalent to GTMBLUP, that does NOT use relationship matrices such as GTMBLUP, but does random regressions on SNP genotypes, methylation scores and gene expressions.</w:t>
      </w:r>
    </w:p>
  </w:comment>
  <w:comment w:id="189" w:author="Vourlaki, Ioanna" w:date="2026-03-18T09:55:00Z" w:initials="IV">
    <w:p w14:paraId="0A8E7B84" w14:textId="77777777" w:rsidR="00F17D98" w:rsidRDefault="00027537" w:rsidP="00F17D98">
      <w:pPr>
        <w:pStyle w:val="CommentText"/>
      </w:pPr>
      <w:r>
        <w:rPr>
          <w:rStyle w:val="CommentReference"/>
        </w:rPr>
        <w:annotationRef/>
      </w:r>
      <w:r w:rsidR="00F17D98">
        <w:t xml:space="preserve">It is not entirely clear to me whether a model that assumes equal variance across markers (as in BLUP-based approaches) would yield the same results as a model that directly estimates marker effects using the raw feature matrix particularly for traits with large-effect QTL. </w:t>
      </w:r>
    </w:p>
    <w:p w14:paraId="17251DEB" w14:textId="77777777" w:rsidR="00F17D98" w:rsidRDefault="00F17D98" w:rsidP="00F17D98">
      <w:pPr>
        <w:pStyle w:val="CommentText"/>
      </w:pPr>
    </w:p>
    <w:p w14:paraId="0E0D9314" w14:textId="77777777" w:rsidR="00F17D98" w:rsidRDefault="00F17D98" w:rsidP="00F17D98">
      <w:pPr>
        <w:pStyle w:val="CommentText"/>
      </w:pPr>
      <w:r>
        <w:t>Indeed GTMBLUP uses the full set of features via relationship matrices. My point was that these features are transformed and aggregated, which imposes assumptions (e.g., equal prior variance within each omics layer and additive effects) that differ from models operating directly on raw or selected features. So, the key difference is not whether all features are used, but how they are represented and modeled. The comparison is largely between different data representations (relationship matrices, PCs, and selected features). PCs are also derived from the full datasets but represent a different type of transformation.</w:t>
      </w:r>
    </w:p>
  </w:comment>
  <w:comment w:id="190" w:author="Vourlaki, Ioanna" w:date="2026-03-19T09:33:00Z" w:initials="IV">
    <w:p w14:paraId="1E52F4FC" w14:textId="77777777" w:rsidR="001E6BD5" w:rsidRDefault="001E6BD5" w:rsidP="001E6BD5">
      <w:pPr>
        <w:pStyle w:val="CommentText"/>
      </w:pPr>
      <w:r>
        <w:rPr>
          <w:rStyle w:val="CommentReference"/>
        </w:rPr>
        <w:annotationRef/>
      </w:r>
      <w:r>
        <w:t>Please take a look if you agree with the revised text</w:t>
      </w:r>
    </w:p>
  </w:comment>
  <w:comment w:id="205" w:author="Calus, Mario" w:date="2026-03-17T12:54:00Z" w:initials="MC">
    <w:p w14:paraId="1E5CFD6C" w14:textId="475F75BB" w:rsidR="007F5665" w:rsidRPr="00BD03B6" w:rsidRDefault="007F5665" w:rsidP="005976A1">
      <w:pPr>
        <w:pStyle w:val="CommentText"/>
        <w:rPr>
          <w:lang w:val="ca-ES"/>
        </w:rPr>
      </w:pPr>
      <w:r>
        <w:rPr>
          <w:rStyle w:val="CommentReference"/>
        </w:rPr>
        <w:annotationRef/>
      </w:r>
      <w:r>
        <w:rPr>
          <w:lang w:val="en-US"/>
        </w:rPr>
        <w:t>We may expect this has been the case, but you have no evidence for it? You could simply replace “were” by “may have been better”</w:t>
      </w:r>
    </w:p>
  </w:comment>
  <w:comment w:id="208" w:author="Calus, Mario" w:date="2026-03-25T17:18:00Z" w:initials="MC">
    <w:p w14:paraId="77024E7F" w14:textId="77777777" w:rsidR="00DF10F0" w:rsidRDefault="00DF10F0" w:rsidP="00DF10F0">
      <w:pPr>
        <w:pStyle w:val="CommentText"/>
      </w:pPr>
      <w:r>
        <w:rPr>
          <w:rStyle w:val="CommentReference"/>
        </w:rPr>
        <w:annotationRef/>
      </w:r>
      <w:r>
        <w:rPr>
          <w:lang w:val="en-US"/>
        </w:rPr>
        <w:t>You could consider to quantify this, by giving percentages of selected features.</w:t>
      </w:r>
    </w:p>
  </w:comment>
  <w:comment w:id="209" w:author="Calus, Mario" w:date="2026-03-25T17:21:00Z" w:initials="MC">
    <w:p w14:paraId="700BCD03" w14:textId="77777777" w:rsidR="00AD6091" w:rsidRDefault="00AD6091" w:rsidP="00AD6091">
      <w:pPr>
        <w:pStyle w:val="CommentText"/>
      </w:pPr>
      <w:r>
        <w:rPr>
          <w:rStyle w:val="CommentReference"/>
        </w:rPr>
        <w:annotationRef/>
      </w:r>
      <w:r>
        <w:rPr>
          <w:lang w:val="en-US"/>
        </w:rPr>
        <w:t>I don’t see how we can conclude this from the results. This may be the case, but this is not verified in the paper?</w:t>
      </w:r>
    </w:p>
  </w:comment>
  <w:comment w:id="210" w:author="Vourlaki, Ioanna" w:date="2026-03-18T16:00:00Z" w:initials="IV">
    <w:p w14:paraId="7CBCFE9C" w14:textId="360DF527" w:rsidR="00E96A1C" w:rsidRPr="00D12C19" w:rsidRDefault="00E96A1C" w:rsidP="00E96A1C">
      <w:pPr>
        <w:pStyle w:val="CommentText"/>
        <w:rPr>
          <w:lang w:val="en-US"/>
        </w:rPr>
      </w:pPr>
      <w:r>
        <w:rPr>
          <w:rStyle w:val="CommentReference"/>
        </w:rPr>
        <w:annotationRef/>
      </w:r>
      <w:r>
        <w:t>Is this ok? Also to add github repository for the codes</w:t>
      </w:r>
    </w:p>
  </w:comment>
  <w:comment w:id="211" w:author="Calus, Mario" w:date="2026-03-25T17:22:00Z" w:initials="MC">
    <w:p w14:paraId="119CD71E" w14:textId="77777777" w:rsidR="003D7155" w:rsidRDefault="003D7155" w:rsidP="003D7155">
      <w:pPr>
        <w:pStyle w:val="CommentText"/>
      </w:pPr>
      <w:r>
        <w:rPr>
          <w:rStyle w:val="CommentReference"/>
        </w:rPr>
        <w:annotationRef/>
      </w:r>
      <w:r>
        <w:rPr>
          <w:lang w:val="en-US"/>
        </w:rPr>
        <w:t>I think this is OK. Yes, you can add Github repositories for the code, as long as it does not include the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934592" w15:done="0"/>
  <w15:commentEx w15:paraId="589F0DAB" w15:done="0"/>
  <w15:commentEx w15:paraId="481DE176" w15:done="0"/>
  <w15:commentEx w15:paraId="4D047BB8" w15:done="0"/>
  <w15:commentEx w15:paraId="64801C9A" w15:done="0"/>
  <w15:commentEx w15:paraId="3B253EFF" w15:paraIdParent="64801C9A" w15:done="0"/>
  <w15:commentEx w15:paraId="3763FBE9" w15:done="0"/>
  <w15:commentEx w15:paraId="4ACD9CE6" w15:paraIdParent="3763FBE9" w15:done="0"/>
  <w15:commentEx w15:paraId="73DC8E1D" w15:done="0"/>
  <w15:commentEx w15:paraId="688625FA" w15:paraIdParent="73DC8E1D" w15:done="0"/>
  <w15:commentEx w15:paraId="480712B2" w15:done="0"/>
  <w15:commentEx w15:paraId="0A23C07E" w15:paraIdParent="480712B2" w15:done="0"/>
  <w15:commentEx w15:paraId="200A9A1F" w15:done="0"/>
  <w15:commentEx w15:paraId="69637982" w15:paraIdParent="200A9A1F" w15:done="0"/>
  <w15:commentEx w15:paraId="0A5E5B79" w15:done="0"/>
  <w15:commentEx w15:paraId="0FF2102C" w15:paraIdParent="0A5E5B79" w15:done="0"/>
  <w15:commentEx w15:paraId="59D9B8C4" w15:done="0"/>
  <w15:commentEx w15:paraId="254DCCE7" w15:paraIdParent="59D9B8C4" w15:done="0"/>
  <w15:commentEx w15:paraId="399F1300" w15:done="0"/>
  <w15:commentEx w15:paraId="0048A540" w15:paraIdParent="399F1300" w15:done="0"/>
  <w15:commentEx w15:paraId="0898B872" w15:done="0"/>
  <w15:commentEx w15:paraId="050EA9A8" w15:paraIdParent="0898B872" w15:done="0"/>
  <w15:commentEx w15:paraId="09858BEA" w15:done="0"/>
  <w15:commentEx w15:paraId="3CABA145" w15:paraIdParent="09858BEA" w15:done="0"/>
  <w15:commentEx w15:paraId="1F436FCB" w15:done="0"/>
  <w15:commentEx w15:paraId="31B1BECF" w15:paraIdParent="1F436FCB" w15:done="0"/>
  <w15:commentEx w15:paraId="719E9B3A" w15:done="0"/>
  <w15:commentEx w15:paraId="54A4F6E4" w15:paraIdParent="719E9B3A" w15:done="0"/>
  <w15:commentEx w15:paraId="6D879C7B" w15:done="0"/>
  <w15:commentEx w15:paraId="1368B32E" w15:paraIdParent="6D879C7B" w15:done="0"/>
  <w15:commentEx w15:paraId="1FC76CA8" w15:done="0"/>
  <w15:commentEx w15:paraId="6BCF0582" w15:paraIdParent="1FC76CA8" w15:done="0"/>
  <w15:commentEx w15:paraId="22CECB68" w15:done="0"/>
  <w15:commentEx w15:paraId="4C2A39B2" w15:paraIdParent="22CECB68" w15:done="0"/>
  <w15:commentEx w15:paraId="5876DBE4" w15:done="0"/>
  <w15:commentEx w15:paraId="14A456B1" w15:paraIdParent="5876DBE4" w15:done="0"/>
  <w15:commentEx w15:paraId="590ABB22" w15:done="0"/>
  <w15:commentEx w15:paraId="0D88C0BA" w15:paraIdParent="590ABB22" w15:done="0"/>
  <w15:commentEx w15:paraId="723C0D2B" w15:done="0"/>
  <w15:commentEx w15:paraId="05FBDD8D" w15:paraIdParent="723C0D2B" w15:done="0"/>
  <w15:commentEx w15:paraId="2E454AC2" w15:done="0"/>
  <w15:commentEx w15:paraId="758FCBBE" w15:paraIdParent="2E454AC2" w15:done="0"/>
  <w15:commentEx w15:paraId="380E5C52" w15:done="0"/>
  <w15:commentEx w15:paraId="441457AD" w15:paraIdParent="380E5C52" w15:done="0"/>
  <w15:commentEx w15:paraId="55D07DD5" w15:done="0"/>
  <w15:commentEx w15:paraId="4EEABF2C" w15:paraIdParent="55D07DD5" w15:done="0"/>
  <w15:commentEx w15:paraId="5DE5D29A" w15:paraIdParent="55D07DD5" w15:done="0"/>
  <w15:commentEx w15:paraId="1F7335E2" w15:done="0"/>
  <w15:commentEx w15:paraId="76627FFE" w15:paraIdParent="1F7335E2" w15:done="0"/>
  <w15:commentEx w15:paraId="36019C48" w15:done="0"/>
  <w15:commentEx w15:paraId="291DCD19" w15:paraIdParent="36019C48" w15:done="0"/>
  <w15:commentEx w15:paraId="4BDB4967" w15:done="0"/>
  <w15:commentEx w15:paraId="6D62C5FC" w15:paraIdParent="4BDB4967" w15:done="0"/>
  <w15:commentEx w15:paraId="6C0021C5" w15:done="0"/>
  <w15:commentEx w15:paraId="35172068" w15:paraIdParent="6C0021C5" w15:done="0"/>
  <w15:commentEx w15:paraId="3BE7E58F" w15:done="0"/>
  <w15:commentEx w15:paraId="275523EF" w15:done="0"/>
  <w15:commentEx w15:paraId="281C946B" w15:paraIdParent="275523EF" w15:done="0"/>
  <w15:commentEx w15:paraId="4379D3AD" w15:done="0"/>
  <w15:commentEx w15:paraId="4D61D08F" w15:paraIdParent="4379D3AD" w15:done="0"/>
  <w15:commentEx w15:paraId="03E443D0" w15:done="0"/>
  <w15:commentEx w15:paraId="77FA9063" w15:paraIdParent="03E443D0" w15:done="0"/>
  <w15:commentEx w15:paraId="446CF290" w15:done="0"/>
  <w15:commentEx w15:paraId="22A24F2A" w15:paraIdParent="446CF290" w15:done="0"/>
  <w15:commentEx w15:paraId="69B48315" w15:done="0"/>
  <w15:commentEx w15:paraId="7D1D1A4D" w15:paraIdParent="69B48315" w15:done="0"/>
  <w15:commentEx w15:paraId="644F8110" w15:done="0"/>
  <w15:commentEx w15:paraId="2A134176" w15:paraIdParent="644F8110" w15:done="0"/>
  <w15:commentEx w15:paraId="7A9F0CBE" w15:done="0"/>
  <w15:commentEx w15:paraId="616EA4AA" w15:done="0"/>
  <w15:commentEx w15:paraId="15061A11" w15:paraIdParent="616EA4AA" w15:done="0"/>
  <w15:commentEx w15:paraId="623E61D7" w15:done="0"/>
  <w15:commentEx w15:paraId="12108D07" w15:paraIdParent="623E61D7" w15:done="0"/>
  <w15:commentEx w15:paraId="46EE4AFB" w15:done="0"/>
  <w15:commentEx w15:paraId="3DB5946A" w15:paraIdParent="46EE4AFB" w15:done="0"/>
  <w15:commentEx w15:paraId="1AA65C96" w15:done="0"/>
  <w15:commentEx w15:paraId="2F9C4AF2" w15:paraIdParent="1AA65C96" w15:done="0"/>
  <w15:commentEx w15:paraId="428CD4FD" w15:done="0"/>
  <w15:commentEx w15:paraId="3AFCD847" w15:done="0"/>
  <w15:commentEx w15:paraId="35F870EC" w15:paraIdParent="3AFCD847" w15:done="0"/>
  <w15:commentEx w15:paraId="17B000CE" w15:done="0"/>
  <w15:commentEx w15:paraId="065FA6E8" w15:paraIdParent="17B000CE" w15:done="0"/>
  <w15:commentEx w15:paraId="32FF1008" w15:done="0"/>
  <w15:commentEx w15:paraId="0D980D40" w15:done="0"/>
  <w15:commentEx w15:paraId="3F691040" w15:done="0"/>
  <w15:commentEx w15:paraId="58E46356" w15:paraIdParent="3F691040" w15:done="0"/>
  <w15:commentEx w15:paraId="620DAAF8" w15:done="0"/>
  <w15:commentEx w15:paraId="506CD5A5" w15:done="0"/>
  <w15:commentEx w15:paraId="6684DD10" w15:done="0"/>
  <w15:commentEx w15:paraId="272EAD3E" w15:done="0"/>
  <w15:commentEx w15:paraId="35FF3A06" w15:done="0"/>
  <w15:commentEx w15:paraId="0E0D9314" w15:paraIdParent="35FF3A06" w15:done="0"/>
  <w15:commentEx w15:paraId="1E52F4FC" w15:paraIdParent="35FF3A06" w15:done="0"/>
  <w15:commentEx w15:paraId="1E5CFD6C" w15:done="0"/>
  <w15:commentEx w15:paraId="77024E7F" w15:done="0"/>
  <w15:commentEx w15:paraId="700BCD03" w15:done="0"/>
  <w15:commentEx w15:paraId="7CBCFE9C" w15:done="0"/>
  <w15:commentEx w15:paraId="119CD71E" w15:paraIdParent="7CBCFE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FB1C59" w16cex:dateUtc="2026-03-21T07:06:00Z"/>
  <w16cex:commentExtensible w16cex:durableId="5AC3CDD3" w16cex:dateUtc="2026-03-21T07:03:00Z"/>
  <w16cex:commentExtensible w16cex:durableId="4900220C" w16cex:dateUtc="2026-03-21T07:08:00Z"/>
  <w16cex:commentExtensible w16cex:durableId="1220A787" w16cex:dateUtc="2026-03-21T07:16:00Z"/>
  <w16cex:commentExtensible w16cex:durableId="6EC244B5" w16cex:dateUtc="2026-02-19T19:39:00Z"/>
  <w16cex:commentExtensible w16cex:durableId="6B396304" w16cex:dateUtc="2026-02-23T14:49:00Z"/>
  <w16cex:commentExtensible w16cex:durableId="29E04499" w16cex:dateUtc="2026-02-24T09:31:00Z"/>
  <w16cex:commentExtensible w16cex:durableId="0D5319C8" w16cex:dateUtc="2026-03-18T14:53:00Z"/>
  <w16cex:commentExtensible w16cex:durableId="75E899B3" w16cex:dateUtc="2026-03-18T13:49:00Z"/>
  <w16cex:commentExtensible w16cex:durableId="0B69C358" w16cex:dateUtc="2026-03-18T13:50:00Z"/>
  <w16cex:commentExtensible w16cex:durableId="56B3C284" w16cex:dateUtc="2026-03-13T09:50:00Z"/>
  <w16cex:commentExtensible w16cex:durableId="5EA12DD6" w16cex:dateUtc="2026-03-13T09:51:00Z"/>
  <w16cex:commentExtensible w16cex:durableId="1EB0D275" w16cex:dateUtc="2026-03-13T10:11:00Z"/>
  <w16cex:commentExtensible w16cex:durableId="678F50BB" w16cex:dateUtc="2026-03-13T10:11:00Z"/>
  <w16cex:commentExtensible w16cex:durableId="3CA771C3" w16cex:dateUtc="2026-03-13T09:59:00Z"/>
  <w16cex:commentExtensible w16cex:durableId="5F6AFFA8" w16cex:dateUtc="2026-03-13T10:07:00Z"/>
  <w16cex:commentExtensible w16cex:durableId="4BE16095" w16cex:dateUtc="2026-03-13T10:15:00Z"/>
  <w16cex:commentExtensible w16cex:durableId="57B8201A" w16cex:dateUtc="2026-03-13T10:16:00Z"/>
  <w16cex:commentExtensible w16cex:durableId="7BE9E3C8" w16cex:dateUtc="2026-03-13T10:19:00Z"/>
  <w16cex:commentExtensible w16cex:durableId="19008C6E" w16cex:dateUtc="2026-03-13T10:30:00Z"/>
  <w16cex:commentExtensible w16cex:durableId="6CF1D4EB" w16cex:dateUtc="2026-03-13T10:33:00Z"/>
  <w16cex:commentExtensible w16cex:durableId="175A304B" w16cex:dateUtc="2026-03-13T10:34:00Z"/>
  <w16cex:commentExtensible w16cex:durableId="075C0584" w16cex:dateUtc="2026-02-19T15:56:00Z"/>
  <w16cex:commentExtensible w16cex:durableId="683670DD" w16cex:dateUtc="2026-02-23T12:56:00Z"/>
  <w16cex:commentExtensible w16cex:durableId="6C547DD9" w16cex:dateUtc="2026-02-19T16:09:00Z"/>
  <w16cex:commentExtensible w16cex:durableId="60A98D08" w16cex:dateUtc="2026-02-23T13:13:00Z"/>
  <w16cex:commentExtensible w16cex:durableId="502F2B1F" w16cex:dateUtc="2026-02-19T16:20:00Z"/>
  <w16cex:commentExtensible w16cex:durableId="6C7C9092" w16cex:dateUtc="2026-02-23T13:20:00Z"/>
  <w16cex:commentExtensible w16cex:durableId="2050B742" w16cex:dateUtc="2026-02-19T16:22:00Z"/>
  <w16cex:commentExtensible w16cex:durableId="77B63BC9" w16cex:dateUtc="2026-02-23T13:16:00Z"/>
  <w16cex:commentExtensible w16cex:durableId="24156D05" w16cex:dateUtc="2026-02-19T16:23:00Z"/>
  <w16cex:commentExtensible w16cex:durableId="6FF76C94" w16cex:dateUtc="2026-02-23T13:20:00Z"/>
  <w16cex:commentExtensible w16cex:durableId="4DD9651E" w16cex:dateUtc="2026-02-19T18:57:00Z"/>
  <w16cex:commentExtensible w16cex:durableId="3C18C249" w16cex:dateUtc="2026-02-23T13:41:00Z"/>
  <w16cex:commentExtensible w16cex:durableId="7B6729CF" w16cex:dateUtc="2026-02-19T19:41:00Z"/>
  <w16cex:commentExtensible w16cex:durableId="57898F7F" w16cex:dateUtc="2026-02-23T14:05:00Z"/>
  <w16cex:commentExtensible w16cex:durableId="529D8DD9" w16cex:dateUtc="2026-02-19T19:08:00Z"/>
  <w16cex:commentExtensible w16cex:durableId="2FABD5E1" w16cex:dateUtc="2026-02-23T14:21:00Z"/>
  <w16cex:commentExtensible w16cex:durableId="52E83340" w16cex:dateUtc="2026-03-13T11:18:00Z"/>
  <w16cex:commentExtensible w16cex:durableId="73253294" w16cex:dateUtc="2026-03-13T11:18:00Z"/>
  <w16cex:commentExtensible w16cex:durableId="11EFAC9C" w16cex:dateUtc="2026-02-19T19:09:00Z"/>
  <w16cex:commentExtensible w16cex:durableId="7E2CD3E7" w16cex:dateUtc="2026-02-23T14:28:00Z"/>
  <w16cex:commentExtensible w16cex:durableId="18147308" w16cex:dateUtc="2026-02-19T19:18:00Z"/>
  <w16cex:commentExtensible w16cex:durableId="78DF08EF" w16cex:dateUtc="2026-02-23T14:28:00Z"/>
  <w16cex:commentExtensible w16cex:durableId="36D33F39" w16cex:dateUtc="2026-03-13T11:31:00Z"/>
  <w16cex:commentExtensible w16cex:durableId="59C9A2AD" w16cex:dateUtc="2026-03-13T11:31:00Z"/>
  <w16cex:commentExtensible w16cex:durableId="18EF9C17" w16cex:dateUtc="2026-03-13T11:48:00Z"/>
  <w16cex:commentExtensible w16cex:durableId="247A59B6" w16cex:dateUtc="2026-02-19T20:42:00Z"/>
  <w16cex:commentExtensible w16cex:durableId="19946A4C" w16cex:dateUtc="2026-02-23T14:59:00Z"/>
  <w16cex:commentExtensible w16cex:durableId="0558A8B5" w16cex:dateUtc="2026-03-13T11:56:00Z"/>
  <w16cex:commentExtensible w16cex:durableId="5926DB18" w16cex:dateUtc="2026-03-13T11:57:00Z"/>
  <w16cex:commentExtensible w16cex:durableId="3CF9E844" w16cex:dateUtc="2026-03-13T11:50:00Z"/>
  <w16cex:commentExtensible w16cex:durableId="7311832A" w16cex:dateUtc="2026-03-13T11:51:00Z"/>
  <w16cex:commentExtensible w16cex:durableId="31F4D6BE" w16cex:dateUtc="2026-03-13T11:55:00Z"/>
  <w16cex:commentExtensible w16cex:durableId="1BB9868F" w16cex:dateUtc="2026-03-13T11:56:00Z"/>
  <w16cex:commentExtensible w16cex:durableId="7F34B4A8" w16cex:dateUtc="2026-03-13T11:57:00Z"/>
  <w16cex:commentExtensible w16cex:durableId="17444A93" w16cex:dateUtc="2026-02-19T21:02:00Z"/>
  <w16cex:commentExtensible w16cex:durableId="0F62BD6C" w16cex:dateUtc="2026-02-24T08:46:00Z"/>
  <w16cex:commentExtensible w16cex:durableId="71260F13" w16cex:dateUtc="2026-03-13T12:01:00Z"/>
  <w16cex:commentExtensible w16cex:durableId="476CF779" w16cex:dateUtc="2026-03-13T12:02:00Z"/>
  <w16cex:commentExtensible w16cex:durableId="6490C058" w16cex:dateUtc="2026-03-13T12:16:00Z"/>
  <w16cex:commentExtensible w16cex:durableId="2361AEC0" w16cex:dateUtc="2026-03-13T12:16:00Z"/>
  <w16cex:commentExtensible w16cex:durableId="57210FA7" w16cex:dateUtc="2026-03-13T12:01:00Z"/>
  <w16cex:commentExtensible w16cex:durableId="10C0D68B" w16cex:dateUtc="2026-03-13T12:02:00Z"/>
  <w16cex:commentExtensible w16cex:durableId="7B1EE407" w16cex:dateUtc="2026-02-19T21:04:00Z"/>
  <w16cex:commentExtensible w16cex:durableId="51E11BA2" w16cex:dateUtc="2026-02-24T08:49:00Z"/>
  <w16cex:commentExtensible w16cex:durableId="7E1E25CA" w16cex:dateUtc="2026-03-13T12:17:00Z"/>
  <w16cex:commentExtensible w16cex:durableId="3BDAF54C" w16cex:dateUtc="2026-03-13T12:18:00Z"/>
  <w16cex:commentExtensible w16cex:durableId="07F82E3E" w16cex:dateUtc="2026-03-25T14:51:00Z"/>
  <w16cex:commentExtensible w16cex:durableId="4C39483A" w16cex:dateUtc="2026-03-13T12:19:00Z"/>
  <w16cex:commentExtensible w16cex:durableId="662A45CD" w16cex:dateUtc="2026-03-13T12:20:00Z"/>
  <w16cex:commentExtensible w16cex:durableId="2F4A0ED8" w16cex:dateUtc="2026-02-19T21:20:00Z"/>
  <w16cex:commentExtensible w16cex:durableId="51BC8E20" w16cex:dateUtc="2026-02-24T08:50:00Z"/>
  <w16cex:commentExtensible w16cex:durableId="7152FA9C" w16cex:dateUtc="2026-02-19T21:27:00Z"/>
  <w16cex:commentExtensible w16cex:durableId="4E8996D9" w16cex:dateUtc="2026-02-24T08:50:00Z"/>
  <w16cex:commentExtensible w16cex:durableId="0B4F67FD" w16cex:dateUtc="2026-02-19T21:30:00Z"/>
  <w16cex:commentExtensible w16cex:durableId="53F76FF1" w16cex:dateUtc="2026-02-24T08:45:00Z"/>
  <w16cex:commentExtensible w16cex:durableId="49B0E4A8" w16cex:dateUtc="2026-03-25T14:55:00Z"/>
  <w16cex:commentExtensible w16cex:durableId="6A04F63B" w16cex:dateUtc="2026-03-13T12:26:00Z"/>
  <w16cex:commentExtensible w16cex:durableId="5BC698CF" w16cex:dateUtc="2026-03-13T12:26:00Z"/>
  <w16cex:commentExtensible w16cex:durableId="31953AEC" w16cex:dateUtc="2026-03-13T12:27:00Z"/>
  <w16cex:commentExtensible w16cex:durableId="00201817" w16cex:dateUtc="2026-03-13T12:27:00Z"/>
  <w16cex:commentExtensible w16cex:durableId="6D8669D1" w16cex:dateUtc="2026-03-25T15:09:00Z"/>
  <w16cex:commentExtensible w16cex:durableId="4602C2A4" w16cex:dateUtc="2026-03-25T15:35:00Z"/>
  <w16cex:commentExtensible w16cex:durableId="40EEF445" w16cex:dateUtc="2026-03-13T12:42:00Z"/>
  <w16cex:commentExtensible w16cex:durableId="31B86C90" w16cex:dateUtc="2026-03-13T12:42:00Z"/>
  <w16cex:commentExtensible w16cex:durableId="1F596AC3" w16cex:dateUtc="2026-03-25T15:14:00Z"/>
  <w16cex:commentExtensible w16cex:durableId="02E68AC9" w16cex:dateUtc="2026-03-25T15:14:00Z"/>
  <w16cex:commentExtensible w16cex:durableId="075B275B" w16cex:dateUtc="2026-03-25T15:19:00Z"/>
  <w16cex:commentExtensible w16cex:durableId="78835D28" w16cex:dateUtc="2026-03-25T16:15:00Z"/>
  <w16cex:commentExtensible w16cex:durableId="4D413B9C" w16cex:dateUtc="2026-03-18T08:54:00Z"/>
  <w16cex:commentExtensible w16cex:durableId="2B57565E" w16cex:dateUtc="2026-03-18T08:55:00Z"/>
  <w16cex:commentExtensible w16cex:durableId="1ABA014F" w16cex:dateUtc="2026-03-19T08:33:00Z"/>
  <w16cex:commentExtensible w16cex:durableId="1FAEEED8" w16cex:dateUtc="2026-03-17T11:54:00Z"/>
  <w16cex:commentExtensible w16cex:durableId="528E9297" w16cex:dateUtc="2026-03-25T16:18:00Z"/>
  <w16cex:commentExtensible w16cex:durableId="1E27753B" w16cex:dateUtc="2026-03-25T16:21:00Z"/>
  <w16cex:commentExtensible w16cex:durableId="0A139DD9" w16cex:dateUtc="2026-03-18T15:00:00Z"/>
  <w16cex:commentExtensible w16cex:durableId="1546B058" w16cex:dateUtc="2026-03-25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934592" w16cid:durableId="63FB1C59"/>
  <w16cid:commentId w16cid:paraId="589F0DAB" w16cid:durableId="5AC3CDD3"/>
  <w16cid:commentId w16cid:paraId="481DE176" w16cid:durableId="4900220C"/>
  <w16cid:commentId w16cid:paraId="4D047BB8" w16cid:durableId="1220A787"/>
  <w16cid:commentId w16cid:paraId="64801C9A" w16cid:durableId="6EC244B5"/>
  <w16cid:commentId w16cid:paraId="3B253EFF" w16cid:durableId="6B396304"/>
  <w16cid:commentId w16cid:paraId="3763FBE9" w16cid:durableId="29E04499"/>
  <w16cid:commentId w16cid:paraId="4ACD9CE6" w16cid:durableId="0D5319C8"/>
  <w16cid:commentId w16cid:paraId="73DC8E1D" w16cid:durableId="75E899B3"/>
  <w16cid:commentId w16cid:paraId="688625FA" w16cid:durableId="0B69C358"/>
  <w16cid:commentId w16cid:paraId="480712B2" w16cid:durableId="56B3C284"/>
  <w16cid:commentId w16cid:paraId="0A23C07E" w16cid:durableId="5EA12DD6"/>
  <w16cid:commentId w16cid:paraId="200A9A1F" w16cid:durableId="1EB0D275"/>
  <w16cid:commentId w16cid:paraId="69637982" w16cid:durableId="678F50BB"/>
  <w16cid:commentId w16cid:paraId="0A5E5B79" w16cid:durableId="3CA771C3"/>
  <w16cid:commentId w16cid:paraId="0FF2102C" w16cid:durableId="5F6AFFA8"/>
  <w16cid:commentId w16cid:paraId="59D9B8C4" w16cid:durableId="4BE16095"/>
  <w16cid:commentId w16cid:paraId="254DCCE7" w16cid:durableId="57B8201A"/>
  <w16cid:commentId w16cid:paraId="399F1300" w16cid:durableId="7BE9E3C8"/>
  <w16cid:commentId w16cid:paraId="0048A540" w16cid:durableId="19008C6E"/>
  <w16cid:commentId w16cid:paraId="0898B872" w16cid:durableId="6CF1D4EB"/>
  <w16cid:commentId w16cid:paraId="050EA9A8" w16cid:durableId="175A304B"/>
  <w16cid:commentId w16cid:paraId="09858BEA" w16cid:durableId="075C0584"/>
  <w16cid:commentId w16cid:paraId="3CABA145" w16cid:durableId="683670DD"/>
  <w16cid:commentId w16cid:paraId="1F436FCB" w16cid:durableId="6C547DD9"/>
  <w16cid:commentId w16cid:paraId="31B1BECF" w16cid:durableId="60A98D08"/>
  <w16cid:commentId w16cid:paraId="719E9B3A" w16cid:durableId="502F2B1F"/>
  <w16cid:commentId w16cid:paraId="54A4F6E4" w16cid:durableId="6C7C9092"/>
  <w16cid:commentId w16cid:paraId="6D879C7B" w16cid:durableId="2050B742"/>
  <w16cid:commentId w16cid:paraId="1368B32E" w16cid:durableId="77B63BC9"/>
  <w16cid:commentId w16cid:paraId="1FC76CA8" w16cid:durableId="24156D05"/>
  <w16cid:commentId w16cid:paraId="6BCF0582" w16cid:durableId="6FF76C94"/>
  <w16cid:commentId w16cid:paraId="22CECB68" w16cid:durableId="4DD9651E"/>
  <w16cid:commentId w16cid:paraId="4C2A39B2" w16cid:durableId="3C18C249"/>
  <w16cid:commentId w16cid:paraId="5876DBE4" w16cid:durableId="7B6729CF"/>
  <w16cid:commentId w16cid:paraId="14A456B1" w16cid:durableId="57898F7F"/>
  <w16cid:commentId w16cid:paraId="590ABB22" w16cid:durableId="529D8DD9"/>
  <w16cid:commentId w16cid:paraId="0D88C0BA" w16cid:durableId="2FABD5E1"/>
  <w16cid:commentId w16cid:paraId="723C0D2B" w16cid:durableId="52E83340"/>
  <w16cid:commentId w16cid:paraId="05FBDD8D" w16cid:durableId="73253294"/>
  <w16cid:commentId w16cid:paraId="2E454AC2" w16cid:durableId="11EFAC9C"/>
  <w16cid:commentId w16cid:paraId="758FCBBE" w16cid:durableId="7E2CD3E7"/>
  <w16cid:commentId w16cid:paraId="380E5C52" w16cid:durableId="18147308"/>
  <w16cid:commentId w16cid:paraId="441457AD" w16cid:durableId="78DF08EF"/>
  <w16cid:commentId w16cid:paraId="55D07DD5" w16cid:durableId="36D33F39"/>
  <w16cid:commentId w16cid:paraId="4EEABF2C" w16cid:durableId="59C9A2AD"/>
  <w16cid:commentId w16cid:paraId="5DE5D29A" w16cid:durableId="18EF9C17"/>
  <w16cid:commentId w16cid:paraId="1F7335E2" w16cid:durableId="247A59B6"/>
  <w16cid:commentId w16cid:paraId="76627FFE" w16cid:durableId="19946A4C"/>
  <w16cid:commentId w16cid:paraId="36019C48" w16cid:durableId="0558A8B5"/>
  <w16cid:commentId w16cid:paraId="291DCD19" w16cid:durableId="5926DB18"/>
  <w16cid:commentId w16cid:paraId="4BDB4967" w16cid:durableId="3CF9E844"/>
  <w16cid:commentId w16cid:paraId="6D62C5FC" w16cid:durableId="7311832A"/>
  <w16cid:commentId w16cid:paraId="6C0021C5" w16cid:durableId="31F4D6BE"/>
  <w16cid:commentId w16cid:paraId="35172068" w16cid:durableId="1BB9868F"/>
  <w16cid:commentId w16cid:paraId="3BE7E58F" w16cid:durableId="7F34B4A8"/>
  <w16cid:commentId w16cid:paraId="275523EF" w16cid:durableId="17444A93"/>
  <w16cid:commentId w16cid:paraId="281C946B" w16cid:durableId="0F62BD6C"/>
  <w16cid:commentId w16cid:paraId="4379D3AD" w16cid:durableId="71260F13"/>
  <w16cid:commentId w16cid:paraId="4D61D08F" w16cid:durableId="476CF779"/>
  <w16cid:commentId w16cid:paraId="03E443D0" w16cid:durableId="6490C058"/>
  <w16cid:commentId w16cid:paraId="77FA9063" w16cid:durableId="2361AEC0"/>
  <w16cid:commentId w16cid:paraId="446CF290" w16cid:durableId="57210FA7"/>
  <w16cid:commentId w16cid:paraId="22A24F2A" w16cid:durableId="10C0D68B"/>
  <w16cid:commentId w16cid:paraId="69B48315" w16cid:durableId="7B1EE407"/>
  <w16cid:commentId w16cid:paraId="7D1D1A4D" w16cid:durableId="51E11BA2"/>
  <w16cid:commentId w16cid:paraId="644F8110" w16cid:durableId="7E1E25CA"/>
  <w16cid:commentId w16cid:paraId="2A134176" w16cid:durableId="3BDAF54C"/>
  <w16cid:commentId w16cid:paraId="7A9F0CBE" w16cid:durableId="07F82E3E"/>
  <w16cid:commentId w16cid:paraId="616EA4AA" w16cid:durableId="4C39483A"/>
  <w16cid:commentId w16cid:paraId="15061A11" w16cid:durableId="662A45CD"/>
  <w16cid:commentId w16cid:paraId="623E61D7" w16cid:durableId="2F4A0ED8"/>
  <w16cid:commentId w16cid:paraId="12108D07" w16cid:durableId="51BC8E20"/>
  <w16cid:commentId w16cid:paraId="46EE4AFB" w16cid:durableId="7152FA9C"/>
  <w16cid:commentId w16cid:paraId="3DB5946A" w16cid:durableId="4E8996D9"/>
  <w16cid:commentId w16cid:paraId="1AA65C96" w16cid:durableId="0B4F67FD"/>
  <w16cid:commentId w16cid:paraId="2F9C4AF2" w16cid:durableId="53F76FF1"/>
  <w16cid:commentId w16cid:paraId="428CD4FD" w16cid:durableId="49B0E4A8"/>
  <w16cid:commentId w16cid:paraId="3AFCD847" w16cid:durableId="6A04F63B"/>
  <w16cid:commentId w16cid:paraId="35F870EC" w16cid:durableId="5BC698CF"/>
  <w16cid:commentId w16cid:paraId="17B000CE" w16cid:durableId="31953AEC"/>
  <w16cid:commentId w16cid:paraId="065FA6E8" w16cid:durableId="00201817"/>
  <w16cid:commentId w16cid:paraId="32FF1008" w16cid:durableId="6D8669D1"/>
  <w16cid:commentId w16cid:paraId="0D980D40" w16cid:durableId="4602C2A4"/>
  <w16cid:commentId w16cid:paraId="3F691040" w16cid:durableId="40EEF445"/>
  <w16cid:commentId w16cid:paraId="58E46356" w16cid:durableId="31B86C90"/>
  <w16cid:commentId w16cid:paraId="620DAAF8" w16cid:durableId="1F596AC3"/>
  <w16cid:commentId w16cid:paraId="506CD5A5" w16cid:durableId="02E68AC9"/>
  <w16cid:commentId w16cid:paraId="6684DD10" w16cid:durableId="075B275B"/>
  <w16cid:commentId w16cid:paraId="272EAD3E" w16cid:durableId="78835D28"/>
  <w16cid:commentId w16cid:paraId="35FF3A06" w16cid:durableId="4D413B9C"/>
  <w16cid:commentId w16cid:paraId="0E0D9314" w16cid:durableId="2B57565E"/>
  <w16cid:commentId w16cid:paraId="1E52F4FC" w16cid:durableId="1ABA014F"/>
  <w16cid:commentId w16cid:paraId="1E5CFD6C" w16cid:durableId="1FAEEED8"/>
  <w16cid:commentId w16cid:paraId="77024E7F" w16cid:durableId="528E9297"/>
  <w16cid:commentId w16cid:paraId="700BCD03" w16cid:durableId="1E27753B"/>
  <w16cid:commentId w16cid:paraId="7CBCFE9C" w16cid:durableId="0A139DD9"/>
  <w16cid:commentId w16cid:paraId="119CD71E" w16cid:durableId="1546B0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5E7B0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8D86EC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BFC044D"/>
    <w:multiLevelType w:val="hybridMultilevel"/>
    <w:tmpl w:val="78BE939C"/>
    <w:lvl w:ilvl="0" w:tplc="04030011">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0F987AAE"/>
    <w:multiLevelType w:val="hybridMultilevel"/>
    <w:tmpl w:val="5A5CF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67198"/>
    <w:multiLevelType w:val="hybridMultilevel"/>
    <w:tmpl w:val="FF96D8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84DD7"/>
    <w:multiLevelType w:val="multilevel"/>
    <w:tmpl w:val="75722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6225B"/>
    <w:multiLevelType w:val="multilevel"/>
    <w:tmpl w:val="58C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71359"/>
    <w:multiLevelType w:val="hybridMultilevel"/>
    <w:tmpl w:val="F86CF898"/>
    <w:lvl w:ilvl="0" w:tplc="82C8A31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32E1C"/>
    <w:multiLevelType w:val="hybridMultilevel"/>
    <w:tmpl w:val="31528BCE"/>
    <w:lvl w:ilvl="0" w:tplc="EEDCF0E6">
      <w:start w:val="1"/>
      <w:numFmt w:val="bullet"/>
      <w:lvlText w:val=""/>
      <w:lvlJc w:val="left"/>
      <w:pPr>
        <w:ind w:left="720" w:hanging="360"/>
      </w:pPr>
      <w:rPr>
        <w:rFonts w:ascii="Symbol" w:hAnsi="Symbol"/>
      </w:rPr>
    </w:lvl>
    <w:lvl w:ilvl="1" w:tplc="63E811F2">
      <w:start w:val="1"/>
      <w:numFmt w:val="bullet"/>
      <w:lvlText w:val=""/>
      <w:lvlJc w:val="left"/>
      <w:pPr>
        <w:ind w:left="720" w:hanging="360"/>
      </w:pPr>
      <w:rPr>
        <w:rFonts w:ascii="Symbol" w:hAnsi="Symbol"/>
      </w:rPr>
    </w:lvl>
    <w:lvl w:ilvl="2" w:tplc="EA4CF3FE">
      <w:start w:val="1"/>
      <w:numFmt w:val="bullet"/>
      <w:lvlText w:val=""/>
      <w:lvlJc w:val="left"/>
      <w:pPr>
        <w:ind w:left="720" w:hanging="360"/>
      </w:pPr>
      <w:rPr>
        <w:rFonts w:ascii="Symbol" w:hAnsi="Symbol"/>
      </w:rPr>
    </w:lvl>
    <w:lvl w:ilvl="3" w:tplc="D892D60E">
      <w:start w:val="1"/>
      <w:numFmt w:val="bullet"/>
      <w:lvlText w:val=""/>
      <w:lvlJc w:val="left"/>
      <w:pPr>
        <w:ind w:left="720" w:hanging="360"/>
      </w:pPr>
      <w:rPr>
        <w:rFonts w:ascii="Symbol" w:hAnsi="Symbol"/>
      </w:rPr>
    </w:lvl>
    <w:lvl w:ilvl="4" w:tplc="851610F6">
      <w:start w:val="1"/>
      <w:numFmt w:val="bullet"/>
      <w:lvlText w:val=""/>
      <w:lvlJc w:val="left"/>
      <w:pPr>
        <w:ind w:left="720" w:hanging="360"/>
      </w:pPr>
      <w:rPr>
        <w:rFonts w:ascii="Symbol" w:hAnsi="Symbol"/>
      </w:rPr>
    </w:lvl>
    <w:lvl w:ilvl="5" w:tplc="13223FB6">
      <w:start w:val="1"/>
      <w:numFmt w:val="bullet"/>
      <w:lvlText w:val=""/>
      <w:lvlJc w:val="left"/>
      <w:pPr>
        <w:ind w:left="720" w:hanging="360"/>
      </w:pPr>
      <w:rPr>
        <w:rFonts w:ascii="Symbol" w:hAnsi="Symbol"/>
      </w:rPr>
    </w:lvl>
    <w:lvl w:ilvl="6" w:tplc="827A0BE0">
      <w:start w:val="1"/>
      <w:numFmt w:val="bullet"/>
      <w:lvlText w:val=""/>
      <w:lvlJc w:val="left"/>
      <w:pPr>
        <w:ind w:left="720" w:hanging="360"/>
      </w:pPr>
      <w:rPr>
        <w:rFonts w:ascii="Symbol" w:hAnsi="Symbol"/>
      </w:rPr>
    </w:lvl>
    <w:lvl w:ilvl="7" w:tplc="E8824738">
      <w:start w:val="1"/>
      <w:numFmt w:val="bullet"/>
      <w:lvlText w:val=""/>
      <w:lvlJc w:val="left"/>
      <w:pPr>
        <w:ind w:left="720" w:hanging="360"/>
      </w:pPr>
      <w:rPr>
        <w:rFonts w:ascii="Symbol" w:hAnsi="Symbol"/>
      </w:rPr>
    </w:lvl>
    <w:lvl w:ilvl="8" w:tplc="7C7637B4">
      <w:start w:val="1"/>
      <w:numFmt w:val="bullet"/>
      <w:lvlText w:val=""/>
      <w:lvlJc w:val="left"/>
      <w:pPr>
        <w:ind w:left="720" w:hanging="360"/>
      </w:pPr>
      <w:rPr>
        <w:rFonts w:ascii="Symbol" w:hAnsi="Symbol"/>
      </w:rPr>
    </w:lvl>
  </w:abstractNum>
  <w:num w:numId="1" w16cid:durableId="1571040651">
    <w:abstractNumId w:val="0"/>
  </w:num>
  <w:num w:numId="2" w16cid:durableId="1416393583">
    <w:abstractNumId w:val="1"/>
  </w:num>
  <w:num w:numId="3" w16cid:durableId="1877546976">
    <w:abstractNumId w:val="3"/>
  </w:num>
  <w:num w:numId="4" w16cid:durableId="1748770242">
    <w:abstractNumId w:val="5"/>
  </w:num>
  <w:num w:numId="5" w16cid:durableId="1063483872">
    <w:abstractNumId w:val="6"/>
  </w:num>
  <w:num w:numId="6" w16cid:durableId="1314261243">
    <w:abstractNumId w:val="2"/>
  </w:num>
  <w:num w:numId="7" w16cid:durableId="1954826165">
    <w:abstractNumId w:val="4"/>
  </w:num>
  <w:num w:numId="8" w16cid:durableId="832263228">
    <w:abstractNumId w:val="8"/>
  </w:num>
  <w:num w:numId="9" w16cid:durableId="73278008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lus, Mario">
    <w15:presenceInfo w15:providerId="AD" w15:userId="S::mario.calus@wur.nl::4585e014-c671-4bbc-99f3-c9bfd5f3f7d8"/>
  </w15:person>
  <w15:person w15:author="Vourlaki, Ioanna">
    <w15:presenceInfo w15:providerId="AD" w15:userId="S::ioanna.vourlaki@irta.cat::129e4e21-3f74-4c0c-aefd-b297e48e9a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6A"/>
    <w:rsid w:val="00001170"/>
    <w:rsid w:val="00001821"/>
    <w:rsid w:val="00001BA7"/>
    <w:rsid w:val="00002975"/>
    <w:rsid w:val="00003577"/>
    <w:rsid w:val="00003AA3"/>
    <w:rsid w:val="00003DB3"/>
    <w:rsid w:val="00003ED4"/>
    <w:rsid w:val="0000624D"/>
    <w:rsid w:val="0000625C"/>
    <w:rsid w:val="0000694B"/>
    <w:rsid w:val="00006CB0"/>
    <w:rsid w:val="00007F6A"/>
    <w:rsid w:val="00010011"/>
    <w:rsid w:val="00010D23"/>
    <w:rsid w:val="00010DA7"/>
    <w:rsid w:val="00011575"/>
    <w:rsid w:val="00012054"/>
    <w:rsid w:val="00012F40"/>
    <w:rsid w:val="00013792"/>
    <w:rsid w:val="00013B2D"/>
    <w:rsid w:val="00013C6E"/>
    <w:rsid w:val="000171CD"/>
    <w:rsid w:val="00017BAA"/>
    <w:rsid w:val="00020309"/>
    <w:rsid w:val="000206F3"/>
    <w:rsid w:val="00020789"/>
    <w:rsid w:val="000207A3"/>
    <w:rsid w:val="00021177"/>
    <w:rsid w:val="00021B42"/>
    <w:rsid w:val="000229DF"/>
    <w:rsid w:val="00024C5B"/>
    <w:rsid w:val="000268D4"/>
    <w:rsid w:val="00027537"/>
    <w:rsid w:val="00030540"/>
    <w:rsid w:val="00032798"/>
    <w:rsid w:val="00032848"/>
    <w:rsid w:val="00033889"/>
    <w:rsid w:val="00034CD7"/>
    <w:rsid w:val="0003552B"/>
    <w:rsid w:val="000356A2"/>
    <w:rsid w:val="00035EBC"/>
    <w:rsid w:val="00037BE7"/>
    <w:rsid w:val="000410D5"/>
    <w:rsid w:val="00041390"/>
    <w:rsid w:val="000414E0"/>
    <w:rsid w:val="000420E3"/>
    <w:rsid w:val="00042CD4"/>
    <w:rsid w:val="0004364B"/>
    <w:rsid w:val="000437FE"/>
    <w:rsid w:val="00047180"/>
    <w:rsid w:val="0004728F"/>
    <w:rsid w:val="00050066"/>
    <w:rsid w:val="0005030B"/>
    <w:rsid w:val="00050FB3"/>
    <w:rsid w:val="000510DE"/>
    <w:rsid w:val="00051AA0"/>
    <w:rsid w:val="00051E05"/>
    <w:rsid w:val="000524A5"/>
    <w:rsid w:val="00053CB6"/>
    <w:rsid w:val="00055494"/>
    <w:rsid w:val="000562C8"/>
    <w:rsid w:val="00056991"/>
    <w:rsid w:val="0006052C"/>
    <w:rsid w:val="00061086"/>
    <w:rsid w:val="00061323"/>
    <w:rsid w:val="000617A4"/>
    <w:rsid w:val="0006366E"/>
    <w:rsid w:val="000648A6"/>
    <w:rsid w:val="00064C04"/>
    <w:rsid w:val="00065125"/>
    <w:rsid w:val="000661EB"/>
    <w:rsid w:val="00066983"/>
    <w:rsid w:val="00066A3C"/>
    <w:rsid w:val="00066C8F"/>
    <w:rsid w:val="00070771"/>
    <w:rsid w:val="0007091F"/>
    <w:rsid w:val="00070C9E"/>
    <w:rsid w:val="0007159C"/>
    <w:rsid w:val="00072AFB"/>
    <w:rsid w:val="000731CD"/>
    <w:rsid w:val="00073AFF"/>
    <w:rsid w:val="00073DE9"/>
    <w:rsid w:val="0007507C"/>
    <w:rsid w:val="00075797"/>
    <w:rsid w:val="00075AFC"/>
    <w:rsid w:val="0007653A"/>
    <w:rsid w:val="00077245"/>
    <w:rsid w:val="00077670"/>
    <w:rsid w:val="00081ACF"/>
    <w:rsid w:val="00081DAD"/>
    <w:rsid w:val="000821FF"/>
    <w:rsid w:val="00084408"/>
    <w:rsid w:val="00086766"/>
    <w:rsid w:val="0008796E"/>
    <w:rsid w:val="00092EFE"/>
    <w:rsid w:val="000930BA"/>
    <w:rsid w:val="000934B2"/>
    <w:rsid w:val="000938FE"/>
    <w:rsid w:val="00093C6D"/>
    <w:rsid w:val="00094A98"/>
    <w:rsid w:val="00095763"/>
    <w:rsid w:val="0009664C"/>
    <w:rsid w:val="000968B2"/>
    <w:rsid w:val="000A014C"/>
    <w:rsid w:val="000A0F4D"/>
    <w:rsid w:val="000A14DB"/>
    <w:rsid w:val="000A1F0D"/>
    <w:rsid w:val="000A3EAE"/>
    <w:rsid w:val="000A4F46"/>
    <w:rsid w:val="000A673C"/>
    <w:rsid w:val="000A717D"/>
    <w:rsid w:val="000B0447"/>
    <w:rsid w:val="000B3C0C"/>
    <w:rsid w:val="000B4416"/>
    <w:rsid w:val="000B46D9"/>
    <w:rsid w:val="000B6BDA"/>
    <w:rsid w:val="000B6E1D"/>
    <w:rsid w:val="000B72AC"/>
    <w:rsid w:val="000B7ECB"/>
    <w:rsid w:val="000B7FC6"/>
    <w:rsid w:val="000C2478"/>
    <w:rsid w:val="000C2620"/>
    <w:rsid w:val="000C4134"/>
    <w:rsid w:val="000C46CA"/>
    <w:rsid w:val="000C4CBF"/>
    <w:rsid w:val="000C4DD9"/>
    <w:rsid w:val="000C5308"/>
    <w:rsid w:val="000C7383"/>
    <w:rsid w:val="000C74E0"/>
    <w:rsid w:val="000D00F2"/>
    <w:rsid w:val="000D03C4"/>
    <w:rsid w:val="000D110D"/>
    <w:rsid w:val="000D2451"/>
    <w:rsid w:val="000D4240"/>
    <w:rsid w:val="000D4CF8"/>
    <w:rsid w:val="000D527B"/>
    <w:rsid w:val="000D54BA"/>
    <w:rsid w:val="000D6077"/>
    <w:rsid w:val="000D6D9B"/>
    <w:rsid w:val="000D6FE3"/>
    <w:rsid w:val="000E1255"/>
    <w:rsid w:val="000E1328"/>
    <w:rsid w:val="000E3749"/>
    <w:rsid w:val="000E4749"/>
    <w:rsid w:val="000E5CDA"/>
    <w:rsid w:val="000F154B"/>
    <w:rsid w:val="000F1ABC"/>
    <w:rsid w:val="000F23E3"/>
    <w:rsid w:val="000F2695"/>
    <w:rsid w:val="000F37CA"/>
    <w:rsid w:val="000F4904"/>
    <w:rsid w:val="000F4A46"/>
    <w:rsid w:val="000F4C3E"/>
    <w:rsid w:val="000F4CA9"/>
    <w:rsid w:val="000F514A"/>
    <w:rsid w:val="000F5DC4"/>
    <w:rsid w:val="000F6F7C"/>
    <w:rsid w:val="0010007B"/>
    <w:rsid w:val="0010025D"/>
    <w:rsid w:val="00100886"/>
    <w:rsid w:val="001008E1"/>
    <w:rsid w:val="00103F07"/>
    <w:rsid w:val="00105EF1"/>
    <w:rsid w:val="0010651A"/>
    <w:rsid w:val="001066CE"/>
    <w:rsid w:val="0010791B"/>
    <w:rsid w:val="00107A8E"/>
    <w:rsid w:val="00110EE4"/>
    <w:rsid w:val="00111ED2"/>
    <w:rsid w:val="00113060"/>
    <w:rsid w:val="00114833"/>
    <w:rsid w:val="00114CCF"/>
    <w:rsid w:val="0011664C"/>
    <w:rsid w:val="00116EEE"/>
    <w:rsid w:val="00117671"/>
    <w:rsid w:val="00117D2A"/>
    <w:rsid w:val="00121191"/>
    <w:rsid w:val="00122558"/>
    <w:rsid w:val="00122B96"/>
    <w:rsid w:val="00123D55"/>
    <w:rsid w:val="00124908"/>
    <w:rsid w:val="00125355"/>
    <w:rsid w:val="001258B0"/>
    <w:rsid w:val="00126403"/>
    <w:rsid w:val="00126CFB"/>
    <w:rsid w:val="00130857"/>
    <w:rsid w:val="00130EC4"/>
    <w:rsid w:val="00133ADE"/>
    <w:rsid w:val="0013410A"/>
    <w:rsid w:val="00134314"/>
    <w:rsid w:val="001348BB"/>
    <w:rsid w:val="001353BD"/>
    <w:rsid w:val="00136583"/>
    <w:rsid w:val="001411BC"/>
    <w:rsid w:val="00141946"/>
    <w:rsid w:val="00141E0A"/>
    <w:rsid w:val="00141F94"/>
    <w:rsid w:val="00142143"/>
    <w:rsid w:val="00142866"/>
    <w:rsid w:val="00142F6E"/>
    <w:rsid w:val="00146045"/>
    <w:rsid w:val="001469B9"/>
    <w:rsid w:val="00146E44"/>
    <w:rsid w:val="001505ED"/>
    <w:rsid w:val="00150721"/>
    <w:rsid w:val="0015114D"/>
    <w:rsid w:val="0015157B"/>
    <w:rsid w:val="00151CA6"/>
    <w:rsid w:val="00151F0E"/>
    <w:rsid w:val="00152AEC"/>
    <w:rsid w:val="00152B21"/>
    <w:rsid w:val="00152CEE"/>
    <w:rsid w:val="00153E27"/>
    <w:rsid w:val="00154151"/>
    <w:rsid w:val="001552A3"/>
    <w:rsid w:val="0015645C"/>
    <w:rsid w:val="0015652F"/>
    <w:rsid w:val="001569F6"/>
    <w:rsid w:val="001573DA"/>
    <w:rsid w:val="00157810"/>
    <w:rsid w:val="00160A28"/>
    <w:rsid w:val="00161AE8"/>
    <w:rsid w:val="00162241"/>
    <w:rsid w:val="00162852"/>
    <w:rsid w:val="00164688"/>
    <w:rsid w:val="0016535B"/>
    <w:rsid w:val="001658A1"/>
    <w:rsid w:val="00165D9B"/>
    <w:rsid w:val="0016602E"/>
    <w:rsid w:val="00167713"/>
    <w:rsid w:val="00167DA1"/>
    <w:rsid w:val="00167DDA"/>
    <w:rsid w:val="00170850"/>
    <w:rsid w:val="0017127E"/>
    <w:rsid w:val="00171A24"/>
    <w:rsid w:val="00174B52"/>
    <w:rsid w:val="001750DF"/>
    <w:rsid w:val="00176B13"/>
    <w:rsid w:val="00176F99"/>
    <w:rsid w:val="00180914"/>
    <w:rsid w:val="0018173E"/>
    <w:rsid w:val="00181A9C"/>
    <w:rsid w:val="0018275A"/>
    <w:rsid w:val="00184CE4"/>
    <w:rsid w:val="001853BA"/>
    <w:rsid w:val="001856BB"/>
    <w:rsid w:val="001862AB"/>
    <w:rsid w:val="0018644F"/>
    <w:rsid w:val="001864F6"/>
    <w:rsid w:val="00186781"/>
    <w:rsid w:val="001879B2"/>
    <w:rsid w:val="001906D9"/>
    <w:rsid w:val="00190C28"/>
    <w:rsid w:val="001913B6"/>
    <w:rsid w:val="00193334"/>
    <w:rsid w:val="001938A0"/>
    <w:rsid w:val="00193971"/>
    <w:rsid w:val="00193E9B"/>
    <w:rsid w:val="00193EEA"/>
    <w:rsid w:val="00193F74"/>
    <w:rsid w:val="00195E0A"/>
    <w:rsid w:val="00196509"/>
    <w:rsid w:val="001969B8"/>
    <w:rsid w:val="00197E6C"/>
    <w:rsid w:val="001A10C5"/>
    <w:rsid w:val="001A17AB"/>
    <w:rsid w:val="001A19CC"/>
    <w:rsid w:val="001A228F"/>
    <w:rsid w:val="001A258C"/>
    <w:rsid w:val="001A2A41"/>
    <w:rsid w:val="001A2DC2"/>
    <w:rsid w:val="001A342F"/>
    <w:rsid w:val="001A3E76"/>
    <w:rsid w:val="001A41F2"/>
    <w:rsid w:val="001A42BF"/>
    <w:rsid w:val="001A4342"/>
    <w:rsid w:val="001A5C7E"/>
    <w:rsid w:val="001A65BA"/>
    <w:rsid w:val="001A6F94"/>
    <w:rsid w:val="001A741F"/>
    <w:rsid w:val="001B006A"/>
    <w:rsid w:val="001B1BC5"/>
    <w:rsid w:val="001B1CF1"/>
    <w:rsid w:val="001B1F69"/>
    <w:rsid w:val="001B3A40"/>
    <w:rsid w:val="001B49D7"/>
    <w:rsid w:val="001B49FC"/>
    <w:rsid w:val="001B4B66"/>
    <w:rsid w:val="001B5311"/>
    <w:rsid w:val="001B611E"/>
    <w:rsid w:val="001C16C4"/>
    <w:rsid w:val="001C1C52"/>
    <w:rsid w:val="001C1E49"/>
    <w:rsid w:val="001C2F67"/>
    <w:rsid w:val="001C3F32"/>
    <w:rsid w:val="001C43A1"/>
    <w:rsid w:val="001C72A6"/>
    <w:rsid w:val="001C76BB"/>
    <w:rsid w:val="001C7F2A"/>
    <w:rsid w:val="001D0665"/>
    <w:rsid w:val="001D0A09"/>
    <w:rsid w:val="001D1E91"/>
    <w:rsid w:val="001D24F2"/>
    <w:rsid w:val="001D2F2A"/>
    <w:rsid w:val="001D31B2"/>
    <w:rsid w:val="001D4871"/>
    <w:rsid w:val="001D5554"/>
    <w:rsid w:val="001D6080"/>
    <w:rsid w:val="001D7289"/>
    <w:rsid w:val="001D7512"/>
    <w:rsid w:val="001D7E70"/>
    <w:rsid w:val="001E0580"/>
    <w:rsid w:val="001E188E"/>
    <w:rsid w:val="001E25A2"/>
    <w:rsid w:val="001E3001"/>
    <w:rsid w:val="001E6BD5"/>
    <w:rsid w:val="001E7041"/>
    <w:rsid w:val="001E7888"/>
    <w:rsid w:val="001F03FD"/>
    <w:rsid w:val="001F0B3D"/>
    <w:rsid w:val="001F0F7A"/>
    <w:rsid w:val="001F1AB1"/>
    <w:rsid w:val="001F2985"/>
    <w:rsid w:val="001F3524"/>
    <w:rsid w:val="001F3DA1"/>
    <w:rsid w:val="001F4C3F"/>
    <w:rsid w:val="001F64FB"/>
    <w:rsid w:val="0020129E"/>
    <w:rsid w:val="00202963"/>
    <w:rsid w:val="002036F1"/>
    <w:rsid w:val="00203867"/>
    <w:rsid w:val="00203B44"/>
    <w:rsid w:val="00205144"/>
    <w:rsid w:val="00205269"/>
    <w:rsid w:val="002066B1"/>
    <w:rsid w:val="002073C3"/>
    <w:rsid w:val="00207D84"/>
    <w:rsid w:val="00210C1F"/>
    <w:rsid w:val="00212394"/>
    <w:rsid w:val="00212C18"/>
    <w:rsid w:val="00213E9A"/>
    <w:rsid w:val="00214091"/>
    <w:rsid w:val="002146AB"/>
    <w:rsid w:val="0021510C"/>
    <w:rsid w:val="0021513A"/>
    <w:rsid w:val="002159FD"/>
    <w:rsid w:val="00217A15"/>
    <w:rsid w:val="00220C96"/>
    <w:rsid w:val="0022109E"/>
    <w:rsid w:val="002253FC"/>
    <w:rsid w:val="0022551E"/>
    <w:rsid w:val="0022594B"/>
    <w:rsid w:val="00226168"/>
    <w:rsid w:val="00226D13"/>
    <w:rsid w:val="00226F8D"/>
    <w:rsid w:val="002273B8"/>
    <w:rsid w:val="002312E1"/>
    <w:rsid w:val="00231804"/>
    <w:rsid w:val="00231AFC"/>
    <w:rsid w:val="00233612"/>
    <w:rsid w:val="0023597F"/>
    <w:rsid w:val="0023621E"/>
    <w:rsid w:val="00236A71"/>
    <w:rsid w:val="00236D23"/>
    <w:rsid w:val="00237474"/>
    <w:rsid w:val="00237720"/>
    <w:rsid w:val="00241147"/>
    <w:rsid w:val="00241A75"/>
    <w:rsid w:val="00243311"/>
    <w:rsid w:val="0024411F"/>
    <w:rsid w:val="00244DCC"/>
    <w:rsid w:val="00245C0E"/>
    <w:rsid w:val="0025089E"/>
    <w:rsid w:val="00250F80"/>
    <w:rsid w:val="0025183F"/>
    <w:rsid w:val="00252039"/>
    <w:rsid w:val="002531FE"/>
    <w:rsid w:val="00254163"/>
    <w:rsid w:val="00255131"/>
    <w:rsid w:val="002552AE"/>
    <w:rsid w:val="00256A9E"/>
    <w:rsid w:val="0026050A"/>
    <w:rsid w:val="00263B03"/>
    <w:rsid w:val="00265DCA"/>
    <w:rsid w:val="00270156"/>
    <w:rsid w:val="00270391"/>
    <w:rsid w:val="002704F2"/>
    <w:rsid w:val="00270B8E"/>
    <w:rsid w:val="002734C5"/>
    <w:rsid w:val="00273FBC"/>
    <w:rsid w:val="002759B1"/>
    <w:rsid w:val="00275E85"/>
    <w:rsid w:val="00276403"/>
    <w:rsid w:val="0027735D"/>
    <w:rsid w:val="0028103F"/>
    <w:rsid w:val="0028167E"/>
    <w:rsid w:val="00281B8F"/>
    <w:rsid w:val="00282E1B"/>
    <w:rsid w:val="0028370F"/>
    <w:rsid w:val="00285E29"/>
    <w:rsid w:val="002865EE"/>
    <w:rsid w:val="002868F4"/>
    <w:rsid w:val="00286E60"/>
    <w:rsid w:val="00290328"/>
    <w:rsid w:val="002904B5"/>
    <w:rsid w:val="00290CFB"/>
    <w:rsid w:val="00293D26"/>
    <w:rsid w:val="00293FEB"/>
    <w:rsid w:val="0029415B"/>
    <w:rsid w:val="00294A1E"/>
    <w:rsid w:val="00295066"/>
    <w:rsid w:val="00295664"/>
    <w:rsid w:val="00295D2C"/>
    <w:rsid w:val="00297B24"/>
    <w:rsid w:val="00297E9B"/>
    <w:rsid w:val="00297EF1"/>
    <w:rsid w:val="002A03DE"/>
    <w:rsid w:val="002A05C8"/>
    <w:rsid w:val="002A1E62"/>
    <w:rsid w:val="002A2594"/>
    <w:rsid w:val="002A2C49"/>
    <w:rsid w:val="002A3514"/>
    <w:rsid w:val="002A3B01"/>
    <w:rsid w:val="002A4718"/>
    <w:rsid w:val="002A54EF"/>
    <w:rsid w:val="002A62FE"/>
    <w:rsid w:val="002A6ACB"/>
    <w:rsid w:val="002B0565"/>
    <w:rsid w:val="002B0BE3"/>
    <w:rsid w:val="002B2F41"/>
    <w:rsid w:val="002B34D1"/>
    <w:rsid w:val="002B3B2D"/>
    <w:rsid w:val="002B3DD8"/>
    <w:rsid w:val="002B4BD4"/>
    <w:rsid w:val="002B5B7F"/>
    <w:rsid w:val="002B6A19"/>
    <w:rsid w:val="002B72E7"/>
    <w:rsid w:val="002B74E0"/>
    <w:rsid w:val="002C0E2E"/>
    <w:rsid w:val="002C1237"/>
    <w:rsid w:val="002C1259"/>
    <w:rsid w:val="002C272A"/>
    <w:rsid w:val="002C3D19"/>
    <w:rsid w:val="002C4AF5"/>
    <w:rsid w:val="002C4DA2"/>
    <w:rsid w:val="002C63E9"/>
    <w:rsid w:val="002C6D66"/>
    <w:rsid w:val="002D1227"/>
    <w:rsid w:val="002D1C55"/>
    <w:rsid w:val="002D4732"/>
    <w:rsid w:val="002D5470"/>
    <w:rsid w:val="002D5F55"/>
    <w:rsid w:val="002D66FB"/>
    <w:rsid w:val="002E11A8"/>
    <w:rsid w:val="002E13D9"/>
    <w:rsid w:val="002E1B3E"/>
    <w:rsid w:val="002E1C3C"/>
    <w:rsid w:val="002E1D02"/>
    <w:rsid w:val="002E2602"/>
    <w:rsid w:val="002E2E4E"/>
    <w:rsid w:val="002E5842"/>
    <w:rsid w:val="002E6396"/>
    <w:rsid w:val="002E71B6"/>
    <w:rsid w:val="002E7288"/>
    <w:rsid w:val="002F053F"/>
    <w:rsid w:val="002F0559"/>
    <w:rsid w:val="002F0C30"/>
    <w:rsid w:val="002F0E93"/>
    <w:rsid w:val="002F0FF7"/>
    <w:rsid w:val="002F1A94"/>
    <w:rsid w:val="002F23D9"/>
    <w:rsid w:val="002F491C"/>
    <w:rsid w:val="002F4C37"/>
    <w:rsid w:val="002F63AE"/>
    <w:rsid w:val="002F7664"/>
    <w:rsid w:val="002F7F53"/>
    <w:rsid w:val="003006B6"/>
    <w:rsid w:val="003009E9"/>
    <w:rsid w:val="00301186"/>
    <w:rsid w:val="00301E1B"/>
    <w:rsid w:val="0030240E"/>
    <w:rsid w:val="0030511D"/>
    <w:rsid w:val="0030563E"/>
    <w:rsid w:val="00305DC1"/>
    <w:rsid w:val="00306FDF"/>
    <w:rsid w:val="0031080A"/>
    <w:rsid w:val="0031232D"/>
    <w:rsid w:val="00312B48"/>
    <w:rsid w:val="00312B68"/>
    <w:rsid w:val="003135F9"/>
    <w:rsid w:val="00313718"/>
    <w:rsid w:val="0031463B"/>
    <w:rsid w:val="00315D8B"/>
    <w:rsid w:val="00315E48"/>
    <w:rsid w:val="0031604B"/>
    <w:rsid w:val="00316996"/>
    <w:rsid w:val="00317954"/>
    <w:rsid w:val="00320147"/>
    <w:rsid w:val="003215B0"/>
    <w:rsid w:val="00321BFF"/>
    <w:rsid w:val="00321FED"/>
    <w:rsid w:val="0032358A"/>
    <w:rsid w:val="00324F4B"/>
    <w:rsid w:val="003261C0"/>
    <w:rsid w:val="003261C4"/>
    <w:rsid w:val="003271A7"/>
    <w:rsid w:val="003273F1"/>
    <w:rsid w:val="0032753B"/>
    <w:rsid w:val="003275D4"/>
    <w:rsid w:val="003315C7"/>
    <w:rsid w:val="003322E5"/>
    <w:rsid w:val="00332944"/>
    <w:rsid w:val="00332FBE"/>
    <w:rsid w:val="00333EF2"/>
    <w:rsid w:val="00333F50"/>
    <w:rsid w:val="00334157"/>
    <w:rsid w:val="00334337"/>
    <w:rsid w:val="00334464"/>
    <w:rsid w:val="0033450A"/>
    <w:rsid w:val="00334C70"/>
    <w:rsid w:val="00335718"/>
    <w:rsid w:val="00336F88"/>
    <w:rsid w:val="003379DC"/>
    <w:rsid w:val="00340CC2"/>
    <w:rsid w:val="00341283"/>
    <w:rsid w:val="003428A8"/>
    <w:rsid w:val="00343085"/>
    <w:rsid w:val="0034363E"/>
    <w:rsid w:val="00343F2F"/>
    <w:rsid w:val="00345F61"/>
    <w:rsid w:val="00347140"/>
    <w:rsid w:val="00347614"/>
    <w:rsid w:val="00347F56"/>
    <w:rsid w:val="003501F6"/>
    <w:rsid w:val="003505F0"/>
    <w:rsid w:val="0035142D"/>
    <w:rsid w:val="0035267A"/>
    <w:rsid w:val="00353324"/>
    <w:rsid w:val="003539D5"/>
    <w:rsid w:val="00353EBB"/>
    <w:rsid w:val="003543A5"/>
    <w:rsid w:val="003561C6"/>
    <w:rsid w:val="00357824"/>
    <w:rsid w:val="00357FBA"/>
    <w:rsid w:val="00361391"/>
    <w:rsid w:val="003614AB"/>
    <w:rsid w:val="0036210A"/>
    <w:rsid w:val="0036364C"/>
    <w:rsid w:val="00363811"/>
    <w:rsid w:val="00363BDB"/>
    <w:rsid w:val="00364A28"/>
    <w:rsid w:val="003665BA"/>
    <w:rsid w:val="003669A2"/>
    <w:rsid w:val="003715BB"/>
    <w:rsid w:val="00371AB3"/>
    <w:rsid w:val="00371CBC"/>
    <w:rsid w:val="00372063"/>
    <w:rsid w:val="00372821"/>
    <w:rsid w:val="00372C44"/>
    <w:rsid w:val="003733DA"/>
    <w:rsid w:val="00373584"/>
    <w:rsid w:val="003736B7"/>
    <w:rsid w:val="00374260"/>
    <w:rsid w:val="003746B1"/>
    <w:rsid w:val="00374D9B"/>
    <w:rsid w:val="00376BE6"/>
    <w:rsid w:val="00377F24"/>
    <w:rsid w:val="003801E5"/>
    <w:rsid w:val="003812E5"/>
    <w:rsid w:val="003813F6"/>
    <w:rsid w:val="0038194F"/>
    <w:rsid w:val="00383364"/>
    <w:rsid w:val="003834BA"/>
    <w:rsid w:val="003859CA"/>
    <w:rsid w:val="0038647E"/>
    <w:rsid w:val="003866C8"/>
    <w:rsid w:val="003867AD"/>
    <w:rsid w:val="003871AA"/>
    <w:rsid w:val="0038788D"/>
    <w:rsid w:val="00390501"/>
    <w:rsid w:val="0039093B"/>
    <w:rsid w:val="00392CE2"/>
    <w:rsid w:val="00393685"/>
    <w:rsid w:val="003941CF"/>
    <w:rsid w:val="003941F0"/>
    <w:rsid w:val="00396864"/>
    <w:rsid w:val="00396C26"/>
    <w:rsid w:val="00397679"/>
    <w:rsid w:val="003A17F4"/>
    <w:rsid w:val="003A26AD"/>
    <w:rsid w:val="003A26D7"/>
    <w:rsid w:val="003A34B7"/>
    <w:rsid w:val="003A358E"/>
    <w:rsid w:val="003A38EF"/>
    <w:rsid w:val="003A40FB"/>
    <w:rsid w:val="003A4B3F"/>
    <w:rsid w:val="003A4F38"/>
    <w:rsid w:val="003A5AC5"/>
    <w:rsid w:val="003A5CD6"/>
    <w:rsid w:val="003A72B2"/>
    <w:rsid w:val="003B0AB1"/>
    <w:rsid w:val="003B129B"/>
    <w:rsid w:val="003B2E79"/>
    <w:rsid w:val="003B37D3"/>
    <w:rsid w:val="003B38CE"/>
    <w:rsid w:val="003B397B"/>
    <w:rsid w:val="003B3AF6"/>
    <w:rsid w:val="003B3C94"/>
    <w:rsid w:val="003B410C"/>
    <w:rsid w:val="003B4F79"/>
    <w:rsid w:val="003B584D"/>
    <w:rsid w:val="003B596D"/>
    <w:rsid w:val="003B5D5A"/>
    <w:rsid w:val="003B5E65"/>
    <w:rsid w:val="003B7195"/>
    <w:rsid w:val="003C0DA9"/>
    <w:rsid w:val="003C2E69"/>
    <w:rsid w:val="003C345F"/>
    <w:rsid w:val="003C3523"/>
    <w:rsid w:val="003C42C7"/>
    <w:rsid w:val="003C45C3"/>
    <w:rsid w:val="003C46ED"/>
    <w:rsid w:val="003C4AEE"/>
    <w:rsid w:val="003C4C43"/>
    <w:rsid w:val="003C4FFD"/>
    <w:rsid w:val="003C5BB4"/>
    <w:rsid w:val="003C67C9"/>
    <w:rsid w:val="003C772D"/>
    <w:rsid w:val="003C7B41"/>
    <w:rsid w:val="003D00DD"/>
    <w:rsid w:val="003D0619"/>
    <w:rsid w:val="003D0DAC"/>
    <w:rsid w:val="003D0E0E"/>
    <w:rsid w:val="003D19F6"/>
    <w:rsid w:val="003D23BC"/>
    <w:rsid w:val="003D2CA5"/>
    <w:rsid w:val="003D3AE6"/>
    <w:rsid w:val="003D4B0B"/>
    <w:rsid w:val="003D7155"/>
    <w:rsid w:val="003D764B"/>
    <w:rsid w:val="003D78BC"/>
    <w:rsid w:val="003E14CD"/>
    <w:rsid w:val="003E161D"/>
    <w:rsid w:val="003E3B1E"/>
    <w:rsid w:val="003E4A0F"/>
    <w:rsid w:val="003E6B1E"/>
    <w:rsid w:val="003F10BC"/>
    <w:rsid w:val="003F1F26"/>
    <w:rsid w:val="003F2012"/>
    <w:rsid w:val="003F28A4"/>
    <w:rsid w:val="003F36A8"/>
    <w:rsid w:val="003F4593"/>
    <w:rsid w:val="003F5B68"/>
    <w:rsid w:val="003F5D1D"/>
    <w:rsid w:val="003F5FDA"/>
    <w:rsid w:val="003F6192"/>
    <w:rsid w:val="003F65A9"/>
    <w:rsid w:val="003F796E"/>
    <w:rsid w:val="003F7EE6"/>
    <w:rsid w:val="004017FF"/>
    <w:rsid w:val="0040251F"/>
    <w:rsid w:val="004030F2"/>
    <w:rsid w:val="00403305"/>
    <w:rsid w:val="00403981"/>
    <w:rsid w:val="00404780"/>
    <w:rsid w:val="00404B77"/>
    <w:rsid w:val="004059E5"/>
    <w:rsid w:val="00405C9E"/>
    <w:rsid w:val="00406316"/>
    <w:rsid w:val="004065F9"/>
    <w:rsid w:val="004079E7"/>
    <w:rsid w:val="00407C86"/>
    <w:rsid w:val="004111C9"/>
    <w:rsid w:val="00413769"/>
    <w:rsid w:val="004146AA"/>
    <w:rsid w:val="004149D2"/>
    <w:rsid w:val="00414B2D"/>
    <w:rsid w:val="00414C0E"/>
    <w:rsid w:val="004161A9"/>
    <w:rsid w:val="004173FA"/>
    <w:rsid w:val="004178F0"/>
    <w:rsid w:val="004179CA"/>
    <w:rsid w:val="00420B74"/>
    <w:rsid w:val="00420D82"/>
    <w:rsid w:val="00420E07"/>
    <w:rsid w:val="00422C4B"/>
    <w:rsid w:val="0042488A"/>
    <w:rsid w:val="00424AF5"/>
    <w:rsid w:val="0042518E"/>
    <w:rsid w:val="004257BE"/>
    <w:rsid w:val="004266B8"/>
    <w:rsid w:val="00426AF9"/>
    <w:rsid w:val="0042723B"/>
    <w:rsid w:val="004278AD"/>
    <w:rsid w:val="00427CFA"/>
    <w:rsid w:val="004318DF"/>
    <w:rsid w:val="0043303C"/>
    <w:rsid w:val="00433268"/>
    <w:rsid w:val="004332D6"/>
    <w:rsid w:val="004339D7"/>
    <w:rsid w:val="004340EF"/>
    <w:rsid w:val="00434454"/>
    <w:rsid w:val="00434D70"/>
    <w:rsid w:val="00435B72"/>
    <w:rsid w:val="00436175"/>
    <w:rsid w:val="004361DF"/>
    <w:rsid w:val="0043673A"/>
    <w:rsid w:val="00436E01"/>
    <w:rsid w:val="00437F47"/>
    <w:rsid w:val="00440122"/>
    <w:rsid w:val="00442B04"/>
    <w:rsid w:val="004436B0"/>
    <w:rsid w:val="004438FC"/>
    <w:rsid w:val="00446380"/>
    <w:rsid w:val="00446FC0"/>
    <w:rsid w:val="004505AB"/>
    <w:rsid w:val="00450C44"/>
    <w:rsid w:val="00452C2A"/>
    <w:rsid w:val="004539B5"/>
    <w:rsid w:val="00453E38"/>
    <w:rsid w:val="00454A59"/>
    <w:rsid w:val="004554CE"/>
    <w:rsid w:val="00456015"/>
    <w:rsid w:val="00456330"/>
    <w:rsid w:val="004564F2"/>
    <w:rsid w:val="004565EB"/>
    <w:rsid w:val="004569F8"/>
    <w:rsid w:val="00457AEB"/>
    <w:rsid w:val="0046167E"/>
    <w:rsid w:val="0046282D"/>
    <w:rsid w:val="00462DDE"/>
    <w:rsid w:val="00463C11"/>
    <w:rsid w:val="00463E2E"/>
    <w:rsid w:val="00465277"/>
    <w:rsid w:val="00465AB3"/>
    <w:rsid w:val="00466053"/>
    <w:rsid w:val="004662D7"/>
    <w:rsid w:val="00470C01"/>
    <w:rsid w:val="004719EE"/>
    <w:rsid w:val="004725B4"/>
    <w:rsid w:val="00472778"/>
    <w:rsid w:val="004728E7"/>
    <w:rsid w:val="00472DA5"/>
    <w:rsid w:val="00472EF2"/>
    <w:rsid w:val="00472F99"/>
    <w:rsid w:val="00473897"/>
    <w:rsid w:val="0047524A"/>
    <w:rsid w:val="00475C5C"/>
    <w:rsid w:val="00477EA8"/>
    <w:rsid w:val="0048070B"/>
    <w:rsid w:val="00480B99"/>
    <w:rsid w:val="00480BC2"/>
    <w:rsid w:val="00481381"/>
    <w:rsid w:val="00481C40"/>
    <w:rsid w:val="00481FD6"/>
    <w:rsid w:val="004821AB"/>
    <w:rsid w:val="00482826"/>
    <w:rsid w:val="00485CAD"/>
    <w:rsid w:val="00486FC3"/>
    <w:rsid w:val="00487E35"/>
    <w:rsid w:val="004910D8"/>
    <w:rsid w:val="00496245"/>
    <w:rsid w:val="004979B7"/>
    <w:rsid w:val="004A0B92"/>
    <w:rsid w:val="004A1B86"/>
    <w:rsid w:val="004A43FB"/>
    <w:rsid w:val="004A4ABD"/>
    <w:rsid w:val="004A4AF9"/>
    <w:rsid w:val="004A5365"/>
    <w:rsid w:val="004A6037"/>
    <w:rsid w:val="004A63A8"/>
    <w:rsid w:val="004A67DA"/>
    <w:rsid w:val="004A7904"/>
    <w:rsid w:val="004A7D00"/>
    <w:rsid w:val="004B0C3B"/>
    <w:rsid w:val="004B0FE2"/>
    <w:rsid w:val="004B115F"/>
    <w:rsid w:val="004B2905"/>
    <w:rsid w:val="004B2CF4"/>
    <w:rsid w:val="004B32DE"/>
    <w:rsid w:val="004B3A50"/>
    <w:rsid w:val="004B45A5"/>
    <w:rsid w:val="004B680F"/>
    <w:rsid w:val="004B7E28"/>
    <w:rsid w:val="004C0E66"/>
    <w:rsid w:val="004C100D"/>
    <w:rsid w:val="004C168F"/>
    <w:rsid w:val="004C2EAA"/>
    <w:rsid w:val="004C3E91"/>
    <w:rsid w:val="004C4A32"/>
    <w:rsid w:val="004C557F"/>
    <w:rsid w:val="004C62F3"/>
    <w:rsid w:val="004C64BA"/>
    <w:rsid w:val="004C6E5F"/>
    <w:rsid w:val="004C72F7"/>
    <w:rsid w:val="004D0896"/>
    <w:rsid w:val="004D0D33"/>
    <w:rsid w:val="004D100F"/>
    <w:rsid w:val="004D1AD1"/>
    <w:rsid w:val="004D32F3"/>
    <w:rsid w:val="004D42E4"/>
    <w:rsid w:val="004D5A39"/>
    <w:rsid w:val="004D5F05"/>
    <w:rsid w:val="004D7DAA"/>
    <w:rsid w:val="004E19A3"/>
    <w:rsid w:val="004E1B2F"/>
    <w:rsid w:val="004E2600"/>
    <w:rsid w:val="004E28A6"/>
    <w:rsid w:val="004E2FB2"/>
    <w:rsid w:val="004E3C05"/>
    <w:rsid w:val="004E45B2"/>
    <w:rsid w:val="004E4BE7"/>
    <w:rsid w:val="004E65C2"/>
    <w:rsid w:val="004E6FBB"/>
    <w:rsid w:val="004F07C7"/>
    <w:rsid w:val="004F0997"/>
    <w:rsid w:val="004F1203"/>
    <w:rsid w:val="004F4D9E"/>
    <w:rsid w:val="004F5521"/>
    <w:rsid w:val="004F62B7"/>
    <w:rsid w:val="004F7626"/>
    <w:rsid w:val="004F7809"/>
    <w:rsid w:val="004F7B53"/>
    <w:rsid w:val="00500242"/>
    <w:rsid w:val="00500754"/>
    <w:rsid w:val="00500AEE"/>
    <w:rsid w:val="00501CB2"/>
    <w:rsid w:val="00502229"/>
    <w:rsid w:val="00507044"/>
    <w:rsid w:val="005078F0"/>
    <w:rsid w:val="00507CFC"/>
    <w:rsid w:val="0051092A"/>
    <w:rsid w:val="00510D5B"/>
    <w:rsid w:val="00511ABF"/>
    <w:rsid w:val="00512941"/>
    <w:rsid w:val="005137AE"/>
    <w:rsid w:val="0051390B"/>
    <w:rsid w:val="00515CAB"/>
    <w:rsid w:val="00517423"/>
    <w:rsid w:val="005205E4"/>
    <w:rsid w:val="00520A4F"/>
    <w:rsid w:val="00521408"/>
    <w:rsid w:val="0052142D"/>
    <w:rsid w:val="00521636"/>
    <w:rsid w:val="00521808"/>
    <w:rsid w:val="00521A8B"/>
    <w:rsid w:val="0052254C"/>
    <w:rsid w:val="00523C1B"/>
    <w:rsid w:val="00525F4C"/>
    <w:rsid w:val="00526146"/>
    <w:rsid w:val="00527100"/>
    <w:rsid w:val="00527687"/>
    <w:rsid w:val="005301E9"/>
    <w:rsid w:val="00531037"/>
    <w:rsid w:val="0053160B"/>
    <w:rsid w:val="0053165D"/>
    <w:rsid w:val="00532674"/>
    <w:rsid w:val="005331DB"/>
    <w:rsid w:val="00533265"/>
    <w:rsid w:val="00533F09"/>
    <w:rsid w:val="0054005C"/>
    <w:rsid w:val="00540F69"/>
    <w:rsid w:val="0054211E"/>
    <w:rsid w:val="00542CD6"/>
    <w:rsid w:val="00542CFC"/>
    <w:rsid w:val="00543DC0"/>
    <w:rsid w:val="005447C8"/>
    <w:rsid w:val="00544C9E"/>
    <w:rsid w:val="00546F86"/>
    <w:rsid w:val="005472C7"/>
    <w:rsid w:val="00551287"/>
    <w:rsid w:val="005521E0"/>
    <w:rsid w:val="00552689"/>
    <w:rsid w:val="005539F3"/>
    <w:rsid w:val="00553A66"/>
    <w:rsid w:val="00554B11"/>
    <w:rsid w:val="0055542A"/>
    <w:rsid w:val="00555AC5"/>
    <w:rsid w:val="005573FA"/>
    <w:rsid w:val="00557A03"/>
    <w:rsid w:val="005602FF"/>
    <w:rsid w:val="00562610"/>
    <w:rsid w:val="0056356C"/>
    <w:rsid w:val="0056478A"/>
    <w:rsid w:val="0056482E"/>
    <w:rsid w:val="005648A6"/>
    <w:rsid w:val="00564AA9"/>
    <w:rsid w:val="00566018"/>
    <w:rsid w:val="0057144A"/>
    <w:rsid w:val="0057249D"/>
    <w:rsid w:val="00572AA1"/>
    <w:rsid w:val="00573DEB"/>
    <w:rsid w:val="00574528"/>
    <w:rsid w:val="00574771"/>
    <w:rsid w:val="00575573"/>
    <w:rsid w:val="0057612F"/>
    <w:rsid w:val="00577043"/>
    <w:rsid w:val="00577932"/>
    <w:rsid w:val="00577C13"/>
    <w:rsid w:val="00580548"/>
    <w:rsid w:val="005808BD"/>
    <w:rsid w:val="00580BB5"/>
    <w:rsid w:val="005816FA"/>
    <w:rsid w:val="0058215F"/>
    <w:rsid w:val="005827AE"/>
    <w:rsid w:val="005829D2"/>
    <w:rsid w:val="0058446F"/>
    <w:rsid w:val="0058458F"/>
    <w:rsid w:val="00586884"/>
    <w:rsid w:val="00590378"/>
    <w:rsid w:val="005903F5"/>
    <w:rsid w:val="00591AE2"/>
    <w:rsid w:val="00591D9C"/>
    <w:rsid w:val="00593C16"/>
    <w:rsid w:val="00594938"/>
    <w:rsid w:val="0059498F"/>
    <w:rsid w:val="00594F83"/>
    <w:rsid w:val="0059622D"/>
    <w:rsid w:val="00596491"/>
    <w:rsid w:val="00596872"/>
    <w:rsid w:val="00596D0B"/>
    <w:rsid w:val="005A173B"/>
    <w:rsid w:val="005A1C52"/>
    <w:rsid w:val="005A24CE"/>
    <w:rsid w:val="005A3244"/>
    <w:rsid w:val="005A34A5"/>
    <w:rsid w:val="005A36D3"/>
    <w:rsid w:val="005A39DE"/>
    <w:rsid w:val="005A3F4E"/>
    <w:rsid w:val="005A43F4"/>
    <w:rsid w:val="005A4D3F"/>
    <w:rsid w:val="005A7751"/>
    <w:rsid w:val="005B0F22"/>
    <w:rsid w:val="005B17E5"/>
    <w:rsid w:val="005B2B5F"/>
    <w:rsid w:val="005B2B6E"/>
    <w:rsid w:val="005B5E4E"/>
    <w:rsid w:val="005B69E4"/>
    <w:rsid w:val="005C03D6"/>
    <w:rsid w:val="005C2191"/>
    <w:rsid w:val="005C3CFB"/>
    <w:rsid w:val="005C668B"/>
    <w:rsid w:val="005C6706"/>
    <w:rsid w:val="005C6FF0"/>
    <w:rsid w:val="005D0B10"/>
    <w:rsid w:val="005D3824"/>
    <w:rsid w:val="005D4988"/>
    <w:rsid w:val="005D4F97"/>
    <w:rsid w:val="005D5BA3"/>
    <w:rsid w:val="005D6345"/>
    <w:rsid w:val="005D6C31"/>
    <w:rsid w:val="005D6F2B"/>
    <w:rsid w:val="005D73F9"/>
    <w:rsid w:val="005D79A1"/>
    <w:rsid w:val="005E0058"/>
    <w:rsid w:val="005E153B"/>
    <w:rsid w:val="005E157D"/>
    <w:rsid w:val="005E27F3"/>
    <w:rsid w:val="005E4E4E"/>
    <w:rsid w:val="005E749A"/>
    <w:rsid w:val="005E759D"/>
    <w:rsid w:val="005E7E3F"/>
    <w:rsid w:val="005F06C8"/>
    <w:rsid w:val="005F1883"/>
    <w:rsid w:val="005F1E96"/>
    <w:rsid w:val="005F3893"/>
    <w:rsid w:val="005F3BB2"/>
    <w:rsid w:val="005F3F18"/>
    <w:rsid w:val="005F63D7"/>
    <w:rsid w:val="005F736C"/>
    <w:rsid w:val="006002FD"/>
    <w:rsid w:val="0060078A"/>
    <w:rsid w:val="00600D5F"/>
    <w:rsid w:val="0060126A"/>
    <w:rsid w:val="006019BB"/>
    <w:rsid w:val="00601A8E"/>
    <w:rsid w:val="00601CF2"/>
    <w:rsid w:val="00601DE8"/>
    <w:rsid w:val="006028BD"/>
    <w:rsid w:val="00602B87"/>
    <w:rsid w:val="00603A2B"/>
    <w:rsid w:val="00604B10"/>
    <w:rsid w:val="00604C81"/>
    <w:rsid w:val="00605540"/>
    <w:rsid w:val="00605FAD"/>
    <w:rsid w:val="006069F4"/>
    <w:rsid w:val="00606E0C"/>
    <w:rsid w:val="006075A8"/>
    <w:rsid w:val="00607670"/>
    <w:rsid w:val="006127B6"/>
    <w:rsid w:val="00613940"/>
    <w:rsid w:val="0061460F"/>
    <w:rsid w:val="00614AA0"/>
    <w:rsid w:val="00614D94"/>
    <w:rsid w:val="006158AA"/>
    <w:rsid w:val="00617AE8"/>
    <w:rsid w:val="00620680"/>
    <w:rsid w:val="00620BA8"/>
    <w:rsid w:val="0062106C"/>
    <w:rsid w:val="0062254B"/>
    <w:rsid w:val="00625366"/>
    <w:rsid w:val="00626551"/>
    <w:rsid w:val="00626EF0"/>
    <w:rsid w:val="00627302"/>
    <w:rsid w:val="00630162"/>
    <w:rsid w:val="00631228"/>
    <w:rsid w:val="00631652"/>
    <w:rsid w:val="006316FE"/>
    <w:rsid w:val="00631D32"/>
    <w:rsid w:val="006323DD"/>
    <w:rsid w:val="0063311F"/>
    <w:rsid w:val="00634C63"/>
    <w:rsid w:val="006354A0"/>
    <w:rsid w:val="00636084"/>
    <w:rsid w:val="00636ADE"/>
    <w:rsid w:val="00636EA2"/>
    <w:rsid w:val="0063753E"/>
    <w:rsid w:val="0064068E"/>
    <w:rsid w:val="00640BE1"/>
    <w:rsid w:val="0064340A"/>
    <w:rsid w:val="006438F3"/>
    <w:rsid w:val="00645F34"/>
    <w:rsid w:val="006472A8"/>
    <w:rsid w:val="00647C06"/>
    <w:rsid w:val="00650316"/>
    <w:rsid w:val="0065103F"/>
    <w:rsid w:val="006534FC"/>
    <w:rsid w:val="00653F04"/>
    <w:rsid w:val="00654B42"/>
    <w:rsid w:val="00656B3B"/>
    <w:rsid w:val="00656FBF"/>
    <w:rsid w:val="0065735A"/>
    <w:rsid w:val="006602ED"/>
    <w:rsid w:val="0066139D"/>
    <w:rsid w:val="00661627"/>
    <w:rsid w:val="006629BB"/>
    <w:rsid w:val="00662D16"/>
    <w:rsid w:val="0066373B"/>
    <w:rsid w:val="0066501F"/>
    <w:rsid w:val="0066519B"/>
    <w:rsid w:val="006653C3"/>
    <w:rsid w:val="006701D4"/>
    <w:rsid w:val="00673C07"/>
    <w:rsid w:val="00674077"/>
    <w:rsid w:val="0067496D"/>
    <w:rsid w:val="00674FA6"/>
    <w:rsid w:val="00675276"/>
    <w:rsid w:val="006757A8"/>
    <w:rsid w:val="00677002"/>
    <w:rsid w:val="00677B00"/>
    <w:rsid w:val="00677BF7"/>
    <w:rsid w:val="00677DD4"/>
    <w:rsid w:val="006809A4"/>
    <w:rsid w:val="0068188C"/>
    <w:rsid w:val="006827B8"/>
    <w:rsid w:val="00682DC1"/>
    <w:rsid w:val="0068377A"/>
    <w:rsid w:val="00684EB6"/>
    <w:rsid w:val="00686B5C"/>
    <w:rsid w:val="006879E9"/>
    <w:rsid w:val="0069032C"/>
    <w:rsid w:val="00691857"/>
    <w:rsid w:val="00691AEE"/>
    <w:rsid w:val="006933C7"/>
    <w:rsid w:val="00693C2C"/>
    <w:rsid w:val="00694415"/>
    <w:rsid w:val="006955D5"/>
    <w:rsid w:val="00695D88"/>
    <w:rsid w:val="006A0579"/>
    <w:rsid w:val="006A4A6C"/>
    <w:rsid w:val="006A4CA6"/>
    <w:rsid w:val="006A4F1B"/>
    <w:rsid w:val="006A577B"/>
    <w:rsid w:val="006A5E0D"/>
    <w:rsid w:val="006A6014"/>
    <w:rsid w:val="006A69D4"/>
    <w:rsid w:val="006A7856"/>
    <w:rsid w:val="006A7F2F"/>
    <w:rsid w:val="006B1336"/>
    <w:rsid w:val="006B21FB"/>
    <w:rsid w:val="006B24B5"/>
    <w:rsid w:val="006B32C4"/>
    <w:rsid w:val="006B3446"/>
    <w:rsid w:val="006B50A5"/>
    <w:rsid w:val="006B5AA8"/>
    <w:rsid w:val="006B5EBE"/>
    <w:rsid w:val="006B6456"/>
    <w:rsid w:val="006B68D3"/>
    <w:rsid w:val="006B7160"/>
    <w:rsid w:val="006B7B85"/>
    <w:rsid w:val="006B7DB6"/>
    <w:rsid w:val="006C0C0B"/>
    <w:rsid w:val="006C226B"/>
    <w:rsid w:val="006C57B8"/>
    <w:rsid w:val="006C6DE2"/>
    <w:rsid w:val="006D0D22"/>
    <w:rsid w:val="006D1502"/>
    <w:rsid w:val="006D356A"/>
    <w:rsid w:val="006D3707"/>
    <w:rsid w:val="006D45E2"/>
    <w:rsid w:val="006D6DFC"/>
    <w:rsid w:val="006E0146"/>
    <w:rsid w:val="006E1217"/>
    <w:rsid w:val="006E186F"/>
    <w:rsid w:val="006E2271"/>
    <w:rsid w:val="006E237B"/>
    <w:rsid w:val="006E2818"/>
    <w:rsid w:val="006E3141"/>
    <w:rsid w:val="006E3993"/>
    <w:rsid w:val="006E3A02"/>
    <w:rsid w:val="006E40C7"/>
    <w:rsid w:val="006E59CF"/>
    <w:rsid w:val="006E718D"/>
    <w:rsid w:val="006E7F4D"/>
    <w:rsid w:val="006F0A16"/>
    <w:rsid w:val="006F0EC3"/>
    <w:rsid w:val="006F1843"/>
    <w:rsid w:val="006F2615"/>
    <w:rsid w:val="006F280B"/>
    <w:rsid w:val="006F53A1"/>
    <w:rsid w:val="006F54CE"/>
    <w:rsid w:val="006F57F6"/>
    <w:rsid w:val="006F591B"/>
    <w:rsid w:val="006F5CC0"/>
    <w:rsid w:val="006F5DC1"/>
    <w:rsid w:val="006F6CA3"/>
    <w:rsid w:val="006F77F8"/>
    <w:rsid w:val="006F7A60"/>
    <w:rsid w:val="006F7A9F"/>
    <w:rsid w:val="007012CC"/>
    <w:rsid w:val="0070170B"/>
    <w:rsid w:val="0070191E"/>
    <w:rsid w:val="00702293"/>
    <w:rsid w:val="00702688"/>
    <w:rsid w:val="00702E8A"/>
    <w:rsid w:val="0070349D"/>
    <w:rsid w:val="007047C3"/>
    <w:rsid w:val="007059FF"/>
    <w:rsid w:val="007062E8"/>
    <w:rsid w:val="00706707"/>
    <w:rsid w:val="00706C29"/>
    <w:rsid w:val="00707375"/>
    <w:rsid w:val="007074A0"/>
    <w:rsid w:val="00707657"/>
    <w:rsid w:val="007077F9"/>
    <w:rsid w:val="007079A9"/>
    <w:rsid w:val="00710280"/>
    <w:rsid w:val="00710F90"/>
    <w:rsid w:val="00711A3B"/>
    <w:rsid w:val="00712CEB"/>
    <w:rsid w:val="00712F84"/>
    <w:rsid w:val="00715506"/>
    <w:rsid w:val="00715D2A"/>
    <w:rsid w:val="007168A0"/>
    <w:rsid w:val="00716CB7"/>
    <w:rsid w:val="00720711"/>
    <w:rsid w:val="00721177"/>
    <w:rsid w:val="0072123F"/>
    <w:rsid w:val="0072164F"/>
    <w:rsid w:val="007237AE"/>
    <w:rsid w:val="00723832"/>
    <w:rsid w:val="0072677C"/>
    <w:rsid w:val="007274E2"/>
    <w:rsid w:val="00730146"/>
    <w:rsid w:val="007306B7"/>
    <w:rsid w:val="00730C23"/>
    <w:rsid w:val="00732028"/>
    <w:rsid w:val="00732C73"/>
    <w:rsid w:val="007333F7"/>
    <w:rsid w:val="00734645"/>
    <w:rsid w:val="00734C41"/>
    <w:rsid w:val="007353AB"/>
    <w:rsid w:val="00735E0E"/>
    <w:rsid w:val="00737660"/>
    <w:rsid w:val="0074155F"/>
    <w:rsid w:val="00742CD9"/>
    <w:rsid w:val="00743005"/>
    <w:rsid w:val="00744630"/>
    <w:rsid w:val="00746532"/>
    <w:rsid w:val="00747388"/>
    <w:rsid w:val="00747BE4"/>
    <w:rsid w:val="007500B2"/>
    <w:rsid w:val="00750BAB"/>
    <w:rsid w:val="00751744"/>
    <w:rsid w:val="007520D4"/>
    <w:rsid w:val="00753335"/>
    <w:rsid w:val="0075535F"/>
    <w:rsid w:val="0075563F"/>
    <w:rsid w:val="007558EE"/>
    <w:rsid w:val="007568C5"/>
    <w:rsid w:val="00756CCC"/>
    <w:rsid w:val="0075700C"/>
    <w:rsid w:val="0076038C"/>
    <w:rsid w:val="007603D1"/>
    <w:rsid w:val="0076079A"/>
    <w:rsid w:val="007622C9"/>
    <w:rsid w:val="00762850"/>
    <w:rsid w:val="0076301F"/>
    <w:rsid w:val="0076326E"/>
    <w:rsid w:val="00763937"/>
    <w:rsid w:val="00764B56"/>
    <w:rsid w:val="00764E01"/>
    <w:rsid w:val="00765944"/>
    <w:rsid w:val="00766BC9"/>
    <w:rsid w:val="00766E44"/>
    <w:rsid w:val="0076781A"/>
    <w:rsid w:val="00767B01"/>
    <w:rsid w:val="00770547"/>
    <w:rsid w:val="00771005"/>
    <w:rsid w:val="007716BB"/>
    <w:rsid w:val="00771FE3"/>
    <w:rsid w:val="00772362"/>
    <w:rsid w:val="00772DAB"/>
    <w:rsid w:val="00773EAB"/>
    <w:rsid w:val="0077479D"/>
    <w:rsid w:val="00775A3E"/>
    <w:rsid w:val="00776043"/>
    <w:rsid w:val="00776FD0"/>
    <w:rsid w:val="007775E4"/>
    <w:rsid w:val="00777749"/>
    <w:rsid w:val="00780069"/>
    <w:rsid w:val="00780880"/>
    <w:rsid w:val="007809D2"/>
    <w:rsid w:val="00780B9D"/>
    <w:rsid w:val="00780EC9"/>
    <w:rsid w:val="007821ED"/>
    <w:rsid w:val="007844D8"/>
    <w:rsid w:val="00786B69"/>
    <w:rsid w:val="007905C2"/>
    <w:rsid w:val="00791538"/>
    <w:rsid w:val="00791B56"/>
    <w:rsid w:val="00792344"/>
    <w:rsid w:val="00792892"/>
    <w:rsid w:val="007931C3"/>
    <w:rsid w:val="00794833"/>
    <w:rsid w:val="00795536"/>
    <w:rsid w:val="00796DDD"/>
    <w:rsid w:val="00797516"/>
    <w:rsid w:val="007A04CB"/>
    <w:rsid w:val="007A0A1E"/>
    <w:rsid w:val="007A22D6"/>
    <w:rsid w:val="007A261B"/>
    <w:rsid w:val="007A2F55"/>
    <w:rsid w:val="007A3E3D"/>
    <w:rsid w:val="007A43EB"/>
    <w:rsid w:val="007A4425"/>
    <w:rsid w:val="007A4FB8"/>
    <w:rsid w:val="007A5851"/>
    <w:rsid w:val="007A610B"/>
    <w:rsid w:val="007A63A9"/>
    <w:rsid w:val="007A66BC"/>
    <w:rsid w:val="007A74E1"/>
    <w:rsid w:val="007B18FC"/>
    <w:rsid w:val="007B1A39"/>
    <w:rsid w:val="007B1AB6"/>
    <w:rsid w:val="007B40F6"/>
    <w:rsid w:val="007B4643"/>
    <w:rsid w:val="007B4786"/>
    <w:rsid w:val="007B480F"/>
    <w:rsid w:val="007B4F81"/>
    <w:rsid w:val="007B7732"/>
    <w:rsid w:val="007B7BC8"/>
    <w:rsid w:val="007C0728"/>
    <w:rsid w:val="007C0D6B"/>
    <w:rsid w:val="007C18A7"/>
    <w:rsid w:val="007C270D"/>
    <w:rsid w:val="007C35EF"/>
    <w:rsid w:val="007C361A"/>
    <w:rsid w:val="007C36AB"/>
    <w:rsid w:val="007C3E29"/>
    <w:rsid w:val="007C4192"/>
    <w:rsid w:val="007C61AD"/>
    <w:rsid w:val="007C6FD0"/>
    <w:rsid w:val="007C7134"/>
    <w:rsid w:val="007C791E"/>
    <w:rsid w:val="007D0282"/>
    <w:rsid w:val="007D0BA1"/>
    <w:rsid w:val="007D1018"/>
    <w:rsid w:val="007D19BC"/>
    <w:rsid w:val="007D1ED5"/>
    <w:rsid w:val="007D2252"/>
    <w:rsid w:val="007D2712"/>
    <w:rsid w:val="007D35BE"/>
    <w:rsid w:val="007D38A1"/>
    <w:rsid w:val="007D4478"/>
    <w:rsid w:val="007D50F3"/>
    <w:rsid w:val="007D5375"/>
    <w:rsid w:val="007D5C3A"/>
    <w:rsid w:val="007D69B9"/>
    <w:rsid w:val="007D70CA"/>
    <w:rsid w:val="007D71ED"/>
    <w:rsid w:val="007D737F"/>
    <w:rsid w:val="007D74DA"/>
    <w:rsid w:val="007E1E1A"/>
    <w:rsid w:val="007E26CC"/>
    <w:rsid w:val="007E2F05"/>
    <w:rsid w:val="007E3AF7"/>
    <w:rsid w:val="007E424A"/>
    <w:rsid w:val="007E4A58"/>
    <w:rsid w:val="007E4E65"/>
    <w:rsid w:val="007E55DC"/>
    <w:rsid w:val="007E587A"/>
    <w:rsid w:val="007E6203"/>
    <w:rsid w:val="007E62B8"/>
    <w:rsid w:val="007E774E"/>
    <w:rsid w:val="007F050E"/>
    <w:rsid w:val="007F06D0"/>
    <w:rsid w:val="007F17E0"/>
    <w:rsid w:val="007F19E6"/>
    <w:rsid w:val="007F23F5"/>
    <w:rsid w:val="007F319A"/>
    <w:rsid w:val="007F31AC"/>
    <w:rsid w:val="007F3429"/>
    <w:rsid w:val="007F4010"/>
    <w:rsid w:val="007F5665"/>
    <w:rsid w:val="007F59C5"/>
    <w:rsid w:val="007F5D05"/>
    <w:rsid w:val="008002F2"/>
    <w:rsid w:val="00802796"/>
    <w:rsid w:val="00804A12"/>
    <w:rsid w:val="008053E9"/>
    <w:rsid w:val="00805D63"/>
    <w:rsid w:val="00805EFE"/>
    <w:rsid w:val="0080737A"/>
    <w:rsid w:val="00807E95"/>
    <w:rsid w:val="00807F19"/>
    <w:rsid w:val="00810FB9"/>
    <w:rsid w:val="0081178F"/>
    <w:rsid w:val="00812194"/>
    <w:rsid w:val="0081554A"/>
    <w:rsid w:val="00815892"/>
    <w:rsid w:val="008159A8"/>
    <w:rsid w:val="00817187"/>
    <w:rsid w:val="0081718E"/>
    <w:rsid w:val="00817672"/>
    <w:rsid w:val="008178F1"/>
    <w:rsid w:val="00820F06"/>
    <w:rsid w:val="00821CCC"/>
    <w:rsid w:val="008224E9"/>
    <w:rsid w:val="00822FC0"/>
    <w:rsid w:val="008246B4"/>
    <w:rsid w:val="00825BFA"/>
    <w:rsid w:val="00825E0B"/>
    <w:rsid w:val="00825E3F"/>
    <w:rsid w:val="00825EC1"/>
    <w:rsid w:val="00830440"/>
    <w:rsid w:val="00830720"/>
    <w:rsid w:val="00830FAD"/>
    <w:rsid w:val="008317AA"/>
    <w:rsid w:val="00832AC2"/>
    <w:rsid w:val="008337AB"/>
    <w:rsid w:val="00834138"/>
    <w:rsid w:val="00835342"/>
    <w:rsid w:val="00836EA4"/>
    <w:rsid w:val="00837BCA"/>
    <w:rsid w:val="00840BEC"/>
    <w:rsid w:val="00840E0D"/>
    <w:rsid w:val="00841654"/>
    <w:rsid w:val="00842E12"/>
    <w:rsid w:val="00843366"/>
    <w:rsid w:val="00843507"/>
    <w:rsid w:val="0084394D"/>
    <w:rsid w:val="00844A4E"/>
    <w:rsid w:val="00845536"/>
    <w:rsid w:val="00845583"/>
    <w:rsid w:val="00845856"/>
    <w:rsid w:val="00845946"/>
    <w:rsid w:val="00845A52"/>
    <w:rsid w:val="008468A0"/>
    <w:rsid w:val="008472D4"/>
    <w:rsid w:val="00851589"/>
    <w:rsid w:val="00851A7A"/>
    <w:rsid w:val="008520D9"/>
    <w:rsid w:val="00852582"/>
    <w:rsid w:val="008544E5"/>
    <w:rsid w:val="0085680C"/>
    <w:rsid w:val="00856ECB"/>
    <w:rsid w:val="008602D8"/>
    <w:rsid w:val="008604FB"/>
    <w:rsid w:val="008607F1"/>
    <w:rsid w:val="008609A1"/>
    <w:rsid w:val="0086108F"/>
    <w:rsid w:val="00861174"/>
    <w:rsid w:val="008616A1"/>
    <w:rsid w:val="008618AA"/>
    <w:rsid w:val="008623A2"/>
    <w:rsid w:val="00862927"/>
    <w:rsid w:val="0086498D"/>
    <w:rsid w:val="008653EB"/>
    <w:rsid w:val="00865539"/>
    <w:rsid w:val="0086572C"/>
    <w:rsid w:val="008700B3"/>
    <w:rsid w:val="008701E7"/>
    <w:rsid w:val="0087286D"/>
    <w:rsid w:val="008736AA"/>
    <w:rsid w:val="0087377A"/>
    <w:rsid w:val="008745B9"/>
    <w:rsid w:val="0087478A"/>
    <w:rsid w:val="008759E6"/>
    <w:rsid w:val="0087620E"/>
    <w:rsid w:val="008763A0"/>
    <w:rsid w:val="00876475"/>
    <w:rsid w:val="00876DC9"/>
    <w:rsid w:val="008773ED"/>
    <w:rsid w:val="00880EA9"/>
    <w:rsid w:val="0088220B"/>
    <w:rsid w:val="008830FE"/>
    <w:rsid w:val="008838B8"/>
    <w:rsid w:val="008844C9"/>
    <w:rsid w:val="00884BAB"/>
    <w:rsid w:val="00884C3F"/>
    <w:rsid w:val="00885291"/>
    <w:rsid w:val="008854A9"/>
    <w:rsid w:val="00886848"/>
    <w:rsid w:val="00886CF8"/>
    <w:rsid w:val="00886FC1"/>
    <w:rsid w:val="00887EA3"/>
    <w:rsid w:val="008939FD"/>
    <w:rsid w:val="00893FFD"/>
    <w:rsid w:val="00896678"/>
    <w:rsid w:val="008A021E"/>
    <w:rsid w:val="008A15A4"/>
    <w:rsid w:val="008A177B"/>
    <w:rsid w:val="008A18B3"/>
    <w:rsid w:val="008A2007"/>
    <w:rsid w:val="008A26D5"/>
    <w:rsid w:val="008A3D4D"/>
    <w:rsid w:val="008A4395"/>
    <w:rsid w:val="008A486C"/>
    <w:rsid w:val="008A5C79"/>
    <w:rsid w:val="008A5CD0"/>
    <w:rsid w:val="008A606A"/>
    <w:rsid w:val="008A7908"/>
    <w:rsid w:val="008B1ED4"/>
    <w:rsid w:val="008B261E"/>
    <w:rsid w:val="008B2936"/>
    <w:rsid w:val="008B40A5"/>
    <w:rsid w:val="008B4B87"/>
    <w:rsid w:val="008B6B35"/>
    <w:rsid w:val="008B7D28"/>
    <w:rsid w:val="008B7E27"/>
    <w:rsid w:val="008C0440"/>
    <w:rsid w:val="008C0AB1"/>
    <w:rsid w:val="008C3352"/>
    <w:rsid w:val="008C3B09"/>
    <w:rsid w:val="008C42FD"/>
    <w:rsid w:val="008C4541"/>
    <w:rsid w:val="008C4C7F"/>
    <w:rsid w:val="008C51E0"/>
    <w:rsid w:val="008C52D2"/>
    <w:rsid w:val="008C786A"/>
    <w:rsid w:val="008D051F"/>
    <w:rsid w:val="008D06C5"/>
    <w:rsid w:val="008D1095"/>
    <w:rsid w:val="008D1919"/>
    <w:rsid w:val="008D1E43"/>
    <w:rsid w:val="008D328D"/>
    <w:rsid w:val="008D333D"/>
    <w:rsid w:val="008D3AA1"/>
    <w:rsid w:val="008D4B0E"/>
    <w:rsid w:val="008D6509"/>
    <w:rsid w:val="008D67CE"/>
    <w:rsid w:val="008D6D4E"/>
    <w:rsid w:val="008D7ECB"/>
    <w:rsid w:val="008E06E2"/>
    <w:rsid w:val="008E1678"/>
    <w:rsid w:val="008E2054"/>
    <w:rsid w:val="008E3EC2"/>
    <w:rsid w:val="008E40D7"/>
    <w:rsid w:val="008E42FD"/>
    <w:rsid w:val="008E5DF5"/>
    <w:rsid w:val="008E6C95"/>
    <w:rsid w:val="008E702B"/>
    <w:rsid w:val="008E7C3C"/>
    <w:rsid w:val="008F0AE8"/>
    <w:rsid w:val="008F12A7"/>
    <w:rsid w:val="008F13F1"/>
    <w:rsid w:val="008F39ED"/>
    <w:rsid w:val="008F4299"/>
    <w:rsid w:val="008F6B64"/>
    <w:rsid w:val="008F6D17"/>
    <w:rsid w:val="00900136"/>
    <w:rsid w:val="0090072F"/>
    <w:rsid w:val="00900780"/>
    <w:rsid w:val="00900D5C"/>
    <w:rsid w:val="00901BFB"/>
    <w:rsid w:val="00902A0E"/>
    <w:rsid w:val="00904EDA"/>
    <w:rsid w:val="00907B1D"/>
    <w:rsid w:val="009100BF"/>
    <w:rsid w:val="009109EB"/>
    <w:rsid w:val="00911015"/>
    <w:rsid w:val="0091347E"/>
    <w:rsid w:val="009138B5"/>
    <w:rsid w:val="00913E5D"/>
    <w:rsid w:val="009140F6"/>
    <w:rsid w:val="0091447D"/>
    <w:rsid w:val="00914653"/>
    <w:rsid w:val="0091512B"/>
    <w:rsid w:val="009154DB"/>
    <w:rsid w:val="009158E4"/>
    <w:rsid w:val="0092165F"/>
    <w:rsid w:val="0092215C"/>
    <w:rsid w:val="009229DF"/>
    <w:rsid w:val="00922E02"/>
    <w:rsid w:val="0092406F"/>
    <w:rsid w:val="00924406"/>
    <w:rsid w:val="0092461C"/>
    <w:rsid w:val="00924F26"/>
    <w:rsid w:val="00925CD7"/>
    <w:rsid w:val="009278B6"/>
    <w:rsid w:val="00927970"/>
    <w:rsid w:val="009301FF"/>
    <w:rsid w:val="00930CDC"/>
    <w:rsid w:val="009316F4"/>
    <w:rsid w:val="0093201B"/>
    <w:rsid w:val="009327AB"/>
    <w:rsid w:val="009332C9"/>
    <w:rsid w:val="00933645"/>
    <w:rsid w:val="00933EA6"/>
    <w:rsid w:val="009375C6"/>
    <w:rsid w:val="00937755"/>
    <w:rsid w:val="0094080B"/>
    <w:rsid w:val="009409D2"/>
    <w:rsid w:val="00940BFA"/>
    <w:rsid w:val="00940CEE"/>
    <w:rsid w:val="0094186E"/>
    <w:rsid w:val="00941C6F"/>
    <w:rsid w:val="00941CA0"/>
    <w:rsid w:val="0094291C"/>
    <w:rsid w:val="00942B62"/>
    <w:rsid w:val="00943522"/>
    <w:rsid w:val="00947F4E"/>
    <w:rsid w:val="00950128"/>
    <w:rsid w:val="009510E1"/>
    <w:rsid w:val="00951D62"/>
    <w:rsid w:val="00954E9E"/>
    <w:rsid w:val="009554BD"/>
    <w:rsid w:val="00955B57"/>
    <w:rsid w:val="00956144"/>
    <w:rsid w:val="009566FF"/>
    <w:rsid w:val="009618A0"/>
    <w:rsid w:val="00963AEA"/>
    <w:rsid w:val="009656DF"/>
    <w:rsid w:val="00965969"/>
    <w:rsid w:val="009661C6"/>
    <w:rsid w:val="009662E8"/>
    <w:rsid w:val="00966C7B"/>
    <w:rsid w:val="00970CEA"/>
    <w:rsid w:val="00970E26"/>
    <w:rsid w:val="00971D5B"/>
    <w:rsid w:val="00971DAE"/>
    <w:rsid w:val="00972A8A"/>
    <w:rsid w:val="00973660"/>
    <w:rsid w:val="009743D5"/>
    <w:rsid w:val="009748B1"/>
    <w:rsid w:val="0097524E"/>
    <w:rsid w:val="00975878"/>
    <w:rsid w:val="0097655E"/>
    <w:rsid w:val="00976685"/>
    <w:rsid w:val="009768CD"/>
    <w:rsid w:val="0098190C"/>
    <w:rsid w:val="00982292"/>
    <w:rsid w:val="009823E2"/>
    <w:rsid w:val="0098428B"/>
    <w:rsid w:val="0098447E"/>
    <w:rsid w:val="00984CDB"/>
    <w:rsid w:val="00984FBF"/>
    <w:rsid w:val="00985BDC"/>
    <w:rsid w:val="00986917"/>
    <w:rsid w:val="009872F7"/>
    <w:rsid w:val="00991BEF"/>
    <w:rsid w:val="009933F5"/>
    <w:rsid w:val="009938EF"/>
    <w:rsid w:val="0099620E"/>
    <w:rsid w:val="009966CB"/>
    <w:rsid w:val="00996D7E"/>
    <w:rsid w:val="009A0625"/>
    <w:rsid w:val="009A1275"/>
    <w:rsid w:val="009A1771"/>
    <w:rsid w:val="009A373F"/>
    <w:rsid w:val="009A3845"/>
    <w:rsid w:val="009A4152"/>
    <w:rsid w:val="009A45D7"/>
    <w:rsid w:val="009A4C46"/>
    <w:rsid w:val="009A4CB9"/>
    <w:rsid w:val="009A536E"/>
    <w:rsid w:val="009A54FF"/>
    <w:rsid w:val="009A5A56"/>
    <w:rsid w:val="009A7194"/>
    <w:rsid w:val="009B0B3F"/>
    <w:rsid w:val="009B1FA6"/>
    <w:rsid w:val="009B45A9"/>
    <w:rsid w:val="009B5713"/>
    <w:rsid w:val="009B5E17"/>
    <w:rsid w:val="009C0CAC"/>
    <w:rsid w:val="009C0F11"/>
    <w:rsid w:val="009C1200"/>
    <w:rsid w:val="009C1A2D"/>
    <w:rsid w:val="009C1E06"/>
    <w:rsid w:val="009C5900"/>
    <w:rsid w:val="009C71DA"/>
    <w:rsid w:val="009D0154"/>
    <w:rsid w:val="009D14F9"/>
    <w:rsid w:val="009D1AEE"/>
    <w:rsid w:val="009D22AB"/>
    <w:rsid w:val="009D2E99"/>
    <w:rsid w:val="009D31ED"/>
    <w:rsid w:val="009D408E"/>
    <w:rsid w:val="009D478D"/>
    <w:rsid w:val="009D47E8"/>
    <w:rsid w:val="009D4D3D"/>
    <w:rsid w:val="009D5FEE"/>
    <w:rsid w:val="009D6340"/>
    <w:rsid w:val="009D6F78"/>
    <w:rsid w:val="009E04B2"/>
    <w:rsid w:val="009E0BE6"/>
    <w:rsid w:val="009E18F2"/>
    <w:rsid w:val="009E1F96"/>
    <w:rsid w:val="009E2AC4"/>
    <w:rsid w:val="009E3A2B"/>
    <w:rsid w:val="009E468A"/>
    <w:rsid w:val="009E51AE"/>
    <w:rsid w:val="009E67BD"/>
    <w:rsid w:val="009E69E1"/>
    <w:rsid w:val="009E6A2D"/>
    <w:rsid w:val="009E6D42"/>
    <w:rsid w:val="009E742A"/>
    <w:rsid w:val="009E7635"/>
    <w:rsid w:val="009E76DC"/>
    <w:rsid w:val="009F016C"/>
    <w:rsid w:val="009F0BCB"/>
    <w:rsid w:val="009F3022"/>
    <w:rsid w:val="009F3120"/>
    <w:rsid w:val="009F4F66"/>
    <w:rsid w:val="009F5D8E"/>
    <w:rsid w:val="009F5FCB"/>
    <w:rsid w:val="009F6600"/>
    <w:rsid w:val="009F69E8"/>
    <w:rsid w:val="009F70ED"/>
    <w:rsid w:val="00A00080"/>
    <w:rsid w:val="00A007CB"/>
    <w:rsid w:val="00A01C33"/>
    <w:rsid w:val="00A01DEC"/>
    <w:rsid w:val="00A02B3F"/>
    <w:rsid w:val="00A036AA"/>
    <w:rsid w:val="00A03CA4"/>
    <w:rsid w:val="00A03DB6"/>
    <w:rsid w:val="00A05589"/>
    <w:rsid w:val="00A05775"/>
    <w:rsid w:val="00A05C55"/>
    <w:rsid w:val="00A06FC5"/>
    <w:rsid w:val="00A0772A"/>
    <w:rsid w:val="00A07874"/>
    <w:rsid w:val="00A07AD4"/>
    <w:rsid w:val="00A1022D"/>
    <w:rsid w:val="00A11088"/>
    <w:rsid w:val="00A111DD"/>
    <w:rsid w:val="00A11A86"/>
    <w:rsid w:val="00A12AB4"/>
    <w:rsid w:val="00A12E9D"/>
    <w:rsid w:val="00A12FB3"/>
    <w:rsid w:val="00A13D83"/>
    <w:rsid w:val="00A13EE4"/>
    <w:rsid w:val="00A14892"/>
    <w:rsid w:val="00A179BF"/>
    <w:rsid w:val="00A17E83"/>
    <w:rsid w:val="00A20B9F"/>
    <w:rsid w:val="00A21478"/>
    <w:rsid w:val="00A23D71"/>
    <w:rsid w:val="00A2457D"/>
    <w:rsid w:val="00A24ACE"/>
    <w:rsid w:val="00A25FBE"/>
    <w:rsid w:val="00A2697F"/>
    <w:rsid w:val="00A26F16"/>
    <w:rsid w:val="00A27C7E"/>
    <w:rsid w:val="00A27E43"/>
    <w:rsid w:val="00A31924"/>
    <w:rsid w:val="00A31FF8"/>
    <w:rsid w:val="00A322BA"/>
    <w:rsid w:val="00A35081"/>
    <w:rsid w:val="00A3640D"/>
    <w:rsid w:val="00A36C0B"/>
    <w:rsid w:val="00A3767F"/>
    <w:rsid w:val="00A3789E"/>
    <w:rsid w:val="00A40333"/>
    <w:rsid w:val="00A404F0"/>
    <w:rsid w:val="00A4191B"/>
    <w:rsid w:val="00A41998"/>
    <w:rsid w:val="00A437A0"/>
    <w:rsid w:val="00A43DB2"/>
    <w:rsid w:val="00A45736"/>
    <w:rsid w:val="00A46921"/>
    <w:rsid w:val="00A47BE1"/>
    <w:rsid w:val="00A50648"/>
    <w:rsid w:val="00A509BE"/>
    <w:rsid w:val="00A50AC5"/>
    <w:rsid w:val="00A51DC7"/>
    <w:rsid w:val="00A51E1F"/>
    <w:rsid w:val="00A524FA"/>
    <w:rsid w:val="00A538D8"/>
    <w:rsid w:val="00A54A13"/>
    <w:rsid w:val="00A54DEB"/>
    <w:rsid w:val="00A56055"/>
    <w:rsid w:val="00A56C5D"/>
    <w:rsid w:val="00A60D96"/>
    <w:rsid w:val="00A615FE"/>
    <w:rsid w:val="00A61ACC"/>
    <w:rsid w:val="00A61BED"/>
    <w:rsid w:val="00A61F8F"/>
    <w:rsid w:val="00A622D5"/>
    <w:rsid w:val="00A62AB1"/>
    <w:rsid w:val="00A64C79"/>
    <w:rsid w:val="00A64CB0"/>
    <w:rsid w:val="00A65DB4"/>
    <w:rsid w:val="00A67DD5"/>
    <w:rsid w:val="00A7004E"/>
    <w:rsid w:val="00A703CF"/>
    <w:rsid w:val="00A70F5A"/>
    <w:rsid w:val="00A734F8"/>
    <w:rsid w:val="00A7385A"/>
    <w:rsid w:val="00A73CD9"/>
    <w:rsid w:val="00A7542F"/>
    <w:rsid w:val="00A76528"/>
    <w:rsid w:val="00A77AB6"/>
    <w:rsid w:val="00A81236"/>
    <w:rsid w:val="00A82E79"/>
    <w:rsid w:val="00A83486"/>
    <w:rsid w:val="00A845B2"/>
    <w:rsid w:val="00A8520A"/>
    <w:rsid w:val="00A86FE4"/>
    <w:rsid w:val="00A874A5"/>
    <w:rsid w:val="00A8775E"/>
    <w:rsid w:val="00A9043F"/>
    <w:rsid w:val="00A9091B"/>
    <w:rsid w:val="00A90D61"/>
    <w:rsid w:val="00A90E98"/>
    <w:rsid w:val="00A90F71"/>
    <w:rsid w:val="00A91888"/>
    <w:rsid w:val="00A919BA"/>
    <w:rsid w:val="00A92173"/>
    <w:rsid w:val="00A9254E"/>
    <w:rsid w:val="00A92B92"/>
    <w:rsid w:val="00A93A89"/>
    <w:rsid w:val="00A93D99"/>
    <w:rsid w:val="00A93EFF"/>
    <w:rsid w:val="00A94661"/>
    <w:rsid w:val="00A961D7"/>
    <w:rsid w:val="00A966AE"/>
    <w:rsid w:val="00A97189"/>
    <w:rsid w:val="00AA0D37"/>
    <w:rsid w:val="00AA1716"/>
    <w:rsid w:val="00AA1955"/>
    <w:rsid w:val="00AA3482"/>
    <w:rsid w:val="00AA35BC"/>
    <w:rsid w:val="00AA41C3"/>
    <w:rsid w:val="00AA4709"/>
    <w:rsid w:val="00AA546C"/>
    <w:rsid w:val="00AA65EB"/>
    <w:rsid w:val="00AA662D"/>
    <w:rsid w:val="00AA7C27"/>
    <w:rsid w:val="00AB02A9"/>
    <w:rsid w:val="00AB0AE2"/>
    <w:rsid w:val="00AB0BA8"/>
    <w:rsid w:val="00AB15AB"/>
    <w:rsid w:val="00AB2422"/>
    <w:rsid w:val="00AB2C6E"/>
    <w:rsid w:val="00AB3390"/>
    <w:rsid w:val="00AB3754"/>
    <w:rsid w:val="00AB3760"/>
    <w:rsid w:val="00AB3852"/>
    <w:rsid w:val="00AB3EDC"/>
    <w:rsid w:val="00AB72F7"/>
    <w:rsid w:val="00AC03FA"/>
    <w:rsid w:val="00AC0B4A"/>
    <w:rsid w:val="00AC0D29"/>
    <w:rsid w:val="00AC1742"/>
    <w:rsid w:val="00AC1813"/>
    <w:rsid w:val="00AC29AC"/>
    <w:rsid w:val="00AC2A7A"/>
    <w:rsid w:val="00AC2B7A"/>
    <w:rsid w:val="00AC375E"/>
    <w:rsid w:val="00AC3E57"/>
    <w:rsid w:val="00AC4E8F"/>
    <w:rsid w:val="00AC50BC"/>
    <w:rsid w:val="00AC51CF"/>
    <w:rsid w:val="00AC56DA"/>
    <w:rsid w:val="00AC5CDB"/>
    <w:rsid w:val="00AD1A39"/>
    <w:rsid w:val="00AD2836"/>
    <w:rsid w:val="00AD3B89"/>
    <w:rsid w:val="00AD3F86"/>
    <w:rsid w:val="00AD421C"/>
    <w:rsid w:val="00AD4677"/>
    <w:rsid w:val="00AD46FD"/>
    <w:rsid w:val="00AD4B09"/>
    <w:rsid w:val="00AD4C24"/>
    <w:rsid w:val="00AD5311"/>
    <w:rsid w:val="00AD5A6E"/>
    <w:rsid w:val="00AD6091"/>
    <w:rsid w:val="00AD6A4D"/>
    <w:rsid w:val="00AD6E7A"/>
    <w:rsid w:val="00AD7925"/>
    <w:rsid w:val="00AE2E3C"/>
    <w:rsid w:val="00AE3670"/>
    <w:rsid w:val="00AE48EE"/>
    <w:rsid w:val="00AE4A5F"/>
    <w:rsid w:val="00AE6740"/>
    <w:rsid w:val="00AE69FE"/>
    <w:rsid w:val="00AF0473"/>
    <w:rsid w:val="00AF1C55"/>
    <w:rsid w:val="00AF28BB"/>
    <w:rsid w:val="00AF2BF6"/>
    <w:rsid w:val="00AF3F32"/>
    <w:rsid w:val="00AF41A5"/>
    <w:rsid w:val="00AF49D8"/>
    <w:rsid w:val="00AF673E"/>
    <w:rsid w:val="00AF698F"/>
    <w:rsid w:val="00AF7218"/>
    <w:rsid w:val="00AF75B2"/>
    <w:rsid w:val="00AF7B1D"/>
    <w:rsid w:val="00AF7CAB"/>
    <w:rsid w:val="00B00632"/>
    <w:rsid w:val="00B023AD"/>
    <w:rsid w:val="00B03548"/>
    <w:rsid w:val="00B03C5A"/>
    <w:rsid w:val="00B04F64"/>
    <w:rsid w:val="00B07259"/>
    <w:rsid w:val="00B072E8"/>
    <w:rsid w:val="00B07BBD"/>
    <w:rsid w:val="00B103F7"/>
    <w:rsid w:val="00B11331"/>
    <w:rsid w:val="00B140FF"/>
    <w:rsid w:val="00B1567C"/>
    <w:rsid w:val="00B16645"/>
    <w:rsid w:val="00B16F9F"/>
    <w:rsid w:val="00B16FBC"/>
    <w:rsid w:val="00B17F31"/>
    <w:rsid w:val="00B20758"/>
    <w:rsid w:val="00B20C6E"/>
    <w:rsid w:val="00B215B7"/>
    <w:rsid w:val="00B21E93"/>
    <w:rsid w:val="00B221D9"/>
    <w:rsid w:val="00B22B6A"/>
    <w:rsid w:val="00B237CB"/>
    <w:rsid w:val="00B24534"/>
    <w:rsid w:val="00B25CBA"/>
    <w:rsid w:val="00B27F4A"/>
    <w:rsid w:val="00B30931"/>
    <w:rsid w:val="00B31E33"/>
    <w:rsid w:val="00B33D8F"/>
    <w:rsid w:val="00B34236"/>
    <w:rsid w:val="00B34293"/>
    <w:rsid w:val="00B34AC3"/>
    <w:rsid w:val="00B35532"/>
    <w:rsid w:val="00B36634"/>
    <w:rsid w:val="00B37C08"/>
    <w:rsid w:val="00B40117"/>
    <w:rsid w:val="00B40400"/>
    <w:rsid w:val="00B4069F"/>
    <w:rsid w:val="00B409A4"/>
    <w:rsid w:val="00B40B45"/>
    <w:rsid w:val="00B40BCF"/>
    <w:rsid w:val="00B40CCC"/>
    <w:rsid w:val="00B40EA1"/>
    <w:rsid w:val="00B41294"/>
    <w:rsid w:val="00B41C19"/>
    <w:rsid w:val="00B42149"/>
    <w:rsid w:val="00B42347"/>
    <w:rsid w:val="00B424C5"/>
    <w:rsid w:val="00B42ED0"/>
    <w:rsid w:val="00B43A95"/>
    <w:rsid w:val="00B43BC8"/>
    <w:rsid w:val="00B446CB"/>
    <w:rsid w:val="00B447BE"/>
    <w:rsid w:val="00B4539F"/>
    <w:rsid w:val="00B46025"/>
    <w:rsid w:val="00B46C7F"/>
    <w:rsid w:val="00B46E35"/>
    <w:rsid w:val="00B47E90"/>
    <w:rsid w:val="00B5193C"/>
    <w:rsid w:val="00B51E1B"/>
    <w:rsid w:val="00B51FFB"/>
    <w:rsid w:val="00B53772"/>
    <w:rsid w:val="00B543BE"/>
    <w:rsid w:val="00B55AA0"/>
    <w:rsid w:val="00B60123"/>
    <w:rsid w:val="00B61226"/>
    <w:rsid w:val="00B63930"/>
    <w:rsid w:val="00B6444E"/>
    <w:rsid w:val="00B64469"/>
    <w:rsid w:val="00B64604"/>
    <w:rsid w:val="00B670A1"/>
    <w:rsid w:val="00B673E8"/>
    <w:rsid w:val="00B67698"/>
    <w:rsid w:val="00B67CBD"/>
    <w:rsid w:val="00B67D3A"/>
    <w:rsid w:val="00B70334"/>
    <w:rsid w:val="00B70810"/>
    <w:rsid w:val="00B70C99"/>
    <w:rsid w:val="00B71318"/>
    <w:rsid w:val="00B7161A"/>
    <w:rsid w:val="00B72E9F"/>
    <w:rsid w:val="00B73E17"/>
    <w:rsid w:val="00B74A02"/>
    <w:rsid w:val="00B74C32"/>
    <w:rsid w:val="00B750AD"/>
    <w:rsid w:val="00B75323"/>
    <w:rsid w:val="00B7660C"/>
    <w:rsid w:val="00B801CF"/>
    <w:rsid w:val="00B83638"/>
    <w:rsid w:val="00B83C47"/>
    <w:rsid w:val="00B84D95"/>
    <w:rsid w:val="00B85693"/>
    <w:rsid w:val="00B8623B"/>
    <w:rsid w:val="00B86425"/>
    <w:rsid w:val="00B869E2"/>
    <w:rsid w:val="00B879DC"/>
    <w:rsid w:val="00B90456"/>
    <w:rsid w:val="00B9052E"/>
    <w:rsid w:val="00B90F9D"/>
    <w:rsid w:val="00B918AA"/>
    <w:rsid w:val="00B92634"/>
    <w:rsid w:val="00B9294B"/>
    <w:rsid w:val="00B92FCB"/>
    <w:rsid w:val="00B93954"/>
    <w:rsid w:val="00B94224"/>
    <w:rsid w:val="00B94488"/>
    <w:rsid w:val="00B946F8"/>
    <w:rsid w:val="00B94C6B"/>
    <w:rsid w:val="00B9538A"/>
    <w:rsid w:val="00B953AF"/>
    <w:rsid w:val="00B96E13"/>
    <w:rsid w:val="00B97544"/>
    <w:rsid w:val="00BA0868"/>
    <w:rsid w:val="00BA1BE2"/>
    <w:rsid w:val="00BA1E2A"/>
    <w:rsid w:val="00BA3439"/>
    <w:rsid w:val="00BA4940"/>
    <w:rsid w:val="00BA498D"/>
    <w:rsid w:val="00BA4EE3"/>
    <w:rsid w:val="00BA538B"/>
    <w:rsid w:val="00BA5588"/>
    <w:rsid w:val="00BA5609"/>
    <w:rsid w:val="00BA5E10"/>
    <w:rsid w:val="00BA6078"/>
    <w:rsid w:val="00BA649D"/>
    <w:rsid w:val="00BA68E9"/>
    <w:rsid w:val="00BA7738"/>
    <w:rsid w:val="00BB17A5"/>
    <w:rsid w:val="00BB2003"/>
    <w:rsid w:val="00BB2602"/>
    <w:rsid w:val="00BB370F"/>
    <w:rsid w:val="00BB3A36"/>
    <w:rsid w:val="00BB4817"/>
    <w:rsid w:val="00BB5C8E"/>
    <w:rsid w:val="00BB6256"/>
    <w:rsid w:val="00BB6512"/>
    <w:rsid w:val="00BB78B9"/>
    <w:rsid w:val="00BC0336"/>
    <w:rsid w:val="00BC078C"/>
    <w:rsid w:val="00BC10F5"/>
    <w:rsid w:val="00BC1AFA"/>
    <w:rsid w:val="00BC1FA1"/>
    <w:rsid w:val="00BC2732"/>
    <w:rsid w:val="00BC3C56"/>
    <w:rsid w:val="00BC485B"/>
    <w:rsid w:val="00BC55B5"/>
    <w:rsid w:val="00BC6079"/>
    <w:rsid w:val="00BC6855"/>
    <w:rsid w:val="00BC6DA4"/>
    <w:rsid w:val="00BC762D"/>
    <w:rsid w:val="00BC7E92"/>
    <w:rsid w:val="00BD03B6"/>
    <w:rsid w:val="00BD0604"/>
    <w:rsid w:val="00BD0E9E"/>
    <w:rsid w:val="00BD1A8D"/>
    <w:rsid w:val="00BD24EE"/>
    <w:rsid w:val="00BD32FF"/>
    <w:rsid w:val="00BD38D6"/>
    <w:rsid w:val="00BD42B5"/>
    <w:rsid w:val="00BD52E0"/>
    <w:rsid w:val="00BD6B96"/>
    <w:rsid w:val="00BD6BBD"/>
    <w:rsid w:val="00BD6BC5"/>
    <w:rsid w:val="00BD7A9D"/>
    <w:rsid w:val="00BD7C9A"/>
    <w:rsid w:val="00BE2B25"/>
    <w:rsid w:val="00BE3532"/>
    <w:rsid w:val="00BE4AC7"/>
    <w:rsid w:val="00BE4CCD"/>
    <w:rsid w:val="00BE52DB"/>
    <w:rsid w:val="00BE69E1"/>
    <w:rsid w:val="00BE6A41"/>
    <w:rsid w:val="00BE7428"/>
    <w:rsid w:val="00BE7ADE"/>
    <w:rsid w:val="00BE7CB0"/>
    <w:rsid w:val="00BF0F8B"/>
    <w:rsid w:val="00BF179F"/>
    <w:rsid w:val="00BF1857"/>
    <w:rsid w:val="00BF1C5E"/>
    <w:rsid w:val="00BF25A3"/>
    <w:rsid w:val="00BF2CC9"/>
    <w:rsid w:val="00BF2E94"/>
    <w:rsid w:val="00BF3CEC"/>
    <w:rsid w:val="00BF47E8"/>
    <w:rsid w:val="00BF4E69"/>
    <w:rsid w:val="00BF55FE"/>
    <w:rsid w:val="00BF590F"/>
    <w:rsid w:val="00BF5BBD"/>
    <w:rsid w:val="00BF6213"/>
    <w:rsid w:val="00C00D02"/>
    <w:rsid w:val="00C02D06"/>
    <w:rsid w:val="00C03165"/>
    <w:rsid w:val="00C03B4A"/>
    <w:rsid w:val="00C0439A"/>
    <w:rsid w:val="00C0472F"/>
    <w:rsid w:val="00C04BE2"/>
    <w:rsid w:val="00C05EB0"/>
    <w:rsid w:val="00C060B5"/>
    <w:rsid w:val="00C1000D"/>
    <w:rsid w:val="00C10842"/>
    <w:rsid w:val="00C10F6E"/>
    <w:rsid w:val="00C1115C"/>
    <w:rsid w:val="00C12084"/>
    <w:rsid w:val="00C12B1B"/>
    <w:rsid w:val="00C12DC1"/>
    <w:rsid w:val="00C13E13"/>
    <w:rsid w:val="00C14875"/>
    <w:rsid w:val="00C14F20"/>
    <w:rsid w:val="00C15ECA"/>
    <w:rsid w:val="00C162BD"/>
    <w:rsid w:val="00C167AC"/>
    <w:rsid w:val="00C20062"/>
    <w:rsid w:val="00C20767"/>
    <w:rsid w:val="00C23419"/>
    <w:rsid w:val="00C23CFF"/>
    <w:rsid w:val="00C245B1"/>
    <w:rsid w:val="00C24CF2"/>
    <w:rsid w:val="00C24FBB"/>
    <w:rsid w:val="00C267C0"/>
    <w:rsid w:val="00C268E9"/>
    <w:rsid w:val="00C30647"/>
    <w:rsid w:val="00C309D3"/>
    <w:rsid w:val="00C311A1"/>
    <w:rsid w:val="00C32A44"/>
    <w:rsid w:val="00C34059"/>
    <w:rsid w:val="00C35570"/>
    <w:rsid w:val="00C3591C"/>
    <w:rsid w:val="00C36024"/>
    <w:rsid w:val="00C36098"/>
    <w:rsid w:val="00C362B0"/>
    <w:rsid w:val="00C3643C"/>
    <w:rsid w:val="00C3660E"/>
    <w:rsid w:val="00C379D8"/>
    <w:rsid w:val="00C410AF"/>
    <w:rsid w:val="00C433BA"/>
    <w:rsid w:val="00C45169"/>
    <w:rsid w:val="00C45F04"/>
    <w:rsid w:val="00C464EA"/>
    <w:rsid w:val="00C4654E"/>
    <w:rsid w:val="00C47295"/>
    <w:rsid w:val="00C50018"/>
    <w:rsid w:val="00C501A4"/>
    <w:rsid w:val="00C54268"/>
    <w:rsid w:val="00C54494"/>
    <w:rsid w:val="00C545FF"/>
    <w:rsid w:val="00C55255"/>
    <w:rsid w:val="00C55ABA"/>
    <w:rsid w:val="00C55E25"/>
    <w:rsid w:val="00C56AD0"/>
    <w:rsid w:val="00C60618"/>
    <w:rsid w:val="00C60D08"/>
    <w:rsid w:val="00C61458"/>
    <w:rsid w:val="00C629B8"/>
    <w:rsid w:val="00C63090"/>
    <w:rsid w:val="00C63564"/>
    <w:rsid w:val="00C64F18"/>
    <w:rsid w:val="00C65405"/>
    <w:rsid w:val="00C655A5"/>
    <w:rsid w:val="00C65C75"/>
    <w:rsid w:val="00C660CC"/>
    <w:rsid w:val="00C66719"/>
    <w:rsid w:val="00C6754B"/>
    <w:rsid w:val="00C72404"/>
    <w:rsid w:val="00C72537"/>
    <w:rsid w:val="00C7284D"/>
    <w:rsid w:val="00C739DA"/>
    <w:rsid w:val="00C74C57"/>
    <w:rsid w:val="00C74D32"/>
    <w:rsid w:val="00C77283"/>
    <w:rsid w:val="00C8087F"/>
    <w:rsid w:val="00C8375A"/>
    <w:rsid w:val="00C83CCA"/>
    <w:rsid w:val="00C848B2"/>
    <w:rsid w:val="00C857A8"/>
    <w:rsid w:val="00C85E03"/>
    <w:rsid w:val="00C86CDA"/>
    <w:rsid w:val="00C9008C"/>
    <w:rsid w:val="00C900E3"/>
    <w:rsid w:val="00C90BEC"/>
    <w:rsid w:val="00C9154C"/>
    <w:rsid w:val="00C917B2"/>
    <w:rsid w:val="00C9186A"/>
    <w:rsid w:val="00C92007"/>
    <w:rsid w:val="00C9217C"/>
    <w:rsid w:val="00C9278D"/>
    <w:rsid w:val="00C92F46"/>
    <w:rsid w:val="00C934A2"/>
    <w:rsid w:val="00C94284"/>
    <w:rsid w:val="00C94911"/>
    <w:rsid w:val="00C96185"/>
    <w:rsid w:val="00C96D88"/>
    <w:rsid w:val="00C973FF"/>
    <w:rsid w:val="00CA0AC7"/>
    <w:rsid w:val="00CA0AD9"/>
    <w:rsid w:val="00CA1FBE"/>
    <w:rsid w:val="00CA2429"/>
    <w:rsid w:val="00CA2C4D"/>
    <w:rsid w:val="00CA411E"/>
    <w:rsid w:val="00CA49E0"/>
    <w:rsid w:val="00CA4A06"/>
    <w:rsid w:val="00CA5EE4"/>
    <w:rsid w:val="00CA62AD"/>
    <w:rsid w:val="00CB06AF"/>
    <w:rsid w:val="00CB0A4B"/>
    <w:rsid w:val="00CB11B9"/>
    <w:rsid w:val="00CB2590"/>
    <w:rsid w:val="00CB42B4"/>
    <w:rsid w:val="00CB4796"/>
    <w:rsid w:val="00CB48F3"/>
    <w:rsid w:val="00CB49D2"/>
    <w:rsid w:val="00CB5226"/>
    <w:rsid w:val="00CB5A5A"/>
    <w:rsid w:val="00CB5B18"/>
    <w:rsid w:val="00CB6754"/>
    <w:rsid w:val="00CC16E0"/>
    <w:rsid w:val="00CC2DA7"/>
    <w:rsid w:val="00CC3135"/>
    <w:rsid w:val="00CC338D"/>
    <w:rsid w:val="00CC4BC1"/>
    <w:rsid w:val="00CC4D8E"/>
    <w:rsid w:val="00CC5EDE"/>
    <w:rsid w:val="00CC615D"/>
    <w:rsid w:val="00CC65EF"/>
    <w:rsid w:val="00CC6846"/>
    <w:rsid w:val="00CC6F9C"/>
    <w:rsid w:val="00CC70B4"/>
    <w:rsid w:val="00CD0CEB"/>
    <w:rsid w:val="00CD1124"/>
    <w:rsid w:val="00CD12FC"/>
    <w:rsid w:val="00CD1CA5"/>
    <w:rsid w:val="00CD1EE1"/>
    <w:rsid w:val="00CD38B9"/>
    <w:rsid w:val="00CD48C3"/>
    <w:rsid w:val="00CD499C"/>
    <w:rsid w:val="00CD5E37"/>
    <w:rsid w:val="00CD608D"/>
    <w:rsid w:val="00CD64AF"/>
    <w:rsid w:val="00CD64C6"/>
    <w:rsid w:val="00CD6A72"/>
    <w:rsid w:val="00CD6D92"/>
    <w:rsid w:val="00CD77CB"/>
    <w:rsid w:val="00CD78F0"/>
    <w:rsid w:val="00CD7B8C"/>
    <w:rsid w:val="00CE0565"/>
    <w:rsid w:val="00CE0B25"/>
    <w:rsid w:val="00CE2169"/>
    <w:rsid w:val="00CE29EA"/>
    <w:rsid w:val="00CE322E"/>
    <w:rsid w:val="00CE412E"/>
    <w:rsid w:val="00CE5055"/>
    <w:rsid w:val="00CE5737"/>
    <w:rsid w:val="00CF0C13"/>
    <w:rsid w:val="00CF1935"/>
    <w:rsid w:val="00CF1AFA"/>
    <w:rsid w:val="00CF214A"/>
    <w:rsid w:val="00CF3DD7"/>
    <w:rsid w:val="00CF477A"/>
    <w:rsid w:val="00CF4958"/>
    <w:rsid w:val="00CF55AF"/>
    <w:rsid w:val="00CF6D26"/>
    <w:rsid w:val="00D00E82"/>
    <w:rsid w:val="00D00FD2"/>
    <w:rsid w:val="00D02C05"/>
    <w:rsid w:val="00D039C8"/>
    <w:rsid w:val="00D03C57"/>
    <w:rsid w:val="00D03D47"/>
    <w:rsid w:val="00D03E55"/>
    <w:rsid w:val="00D043C0"/>
    <w:rsid w:val="00D04DF8"/>
    <w:rsid w:val="00D0587F"/>
    <w:rsid w:val="00D05BAE"/>
    <w:rsid w:val="00D06EF2"/>
    <w:rsid w:val="00D1049E"/>
    <w:rsid w:val="00D10850"/>
    <w:rsid w:val="00D10A43"/>
    <w:rsid w:val="00D10B45"/>
    <w:rsid w:val="00D10D34"/>
    <w:rsid w:val="00D12B5B"/>
    <w:rsid w:val="00D12C19"/>
    <w:rsid w:val="00D132AA"/>
    <w:rsid w:val="00D13AAA"/>
    <w:rsid w:val="00D1453C"/>
    <w:rsid w:val="00D14BD0"/>
    <w:rsid w:val="00D16E6E"/>
    <w:rsid w:val="00D16EC4"/>
    <w:rsid w:val="00D2068A"/>
    <w:rsid w:val="00D20D3A"/>
    <w:rsid w:val="00D21C7F"/>
    <w:rsid w:val="00D22BDC"/>
    <w:rsid w:val="00D24D38"/>
    <w:rsid w:val="00D257E8"/>
    <w:rsid w:val="00D2603F"/>
    <w:rsid w:val="00D2622F"/>
    <w:rsid w:val="00D263C0"/>
    <w:rsid w:val="00D2721F"/>
    <w:rsid w:val="00D27EEB"/>
    <w:rsid w:val="00D30640"/>
    <w:rsid w:val="00D30974"/>
    <w:rsid w:val="00D32286"/>
    <w:rsid w:val="00D357B9"/>
    <w:rsid w:val="00D36160"/>
    <w:rsid w:val="00D36AC2"/>
    <w:rsid w:val="00D404D5"/>
    <w:rsid w:val="00D4144C"/>
    <w:rsid w:val="00D41F77"/>
    <w:rsid w:val="00D42690"/>
    <w:rsid w:val="00D4293F"/>
    <w:rsid w:val="00D43D6E"/>
    <w:rsid w:val="00D44D60"/>
    <w:rsid w:val="00D45C2B"/>
    <w:rsid w:val="00D46160"/>
    <w:rsid w:val="00D4648D"/>
    <w:rsid w:val="00D465C3"/>
    <w:rsid w:val="00D465FC"/>
    <w:rsid w:val="00D46BFF"/>
    <w:rsid w:val="00D46D17"/>
    <w:rsid w:val="00D47241"/>
    <w:rsid w:val="00D476FD"/>
    <w:rsid w:val="00D509DB"/>
    <w:rsid w:val="00D513DD"/>
    <w:rsid w:val="00D52644"/>
    <w:rsid w:val="00D52BCA"/>
    <w:rsid w:val="00D52EE9"/>
    <w:rsid w:val="00D53049"/>
    <w:rsid w:val="00D5332E"/>
    <w:rsid w:val="00D53737"/>
    <w:rsid w:val="00D5388D"/>
    <w:rsid w:val="00D55A7E"/>
    <w:rsid w:val="00D57908"/>
    <w:rsid w:val="00D57BE6"/>
    <w:rsid w:val="00D61788"/>
    <w:rsid w:val="00D6253D"/>
    <w:rsid w:val="00D62887"/>
    <w:rsid w:val="00D62ED2"/>
    <w:rsid w:val="00D63063"/>
    <w:rsid w:val="00D63CE7"/>
    <w:rsid w:val="00D64174"/>
    <w:rsid w:val="00D66264"/>
    <w:rsid w:val="00D6632F"/>
    <w:rsid w:val="00D663BA"/>
    <w:rsid w:val="00D668F3"/>
    <w:rsid w:val="00D67058"/>
    <w:rsid w:val="00D67730"/>
    <w:rsid w:val="00D677BD"/>
    <w:rsid w:val="00D7042B"/>
    <w:rsid w:val="00D7083B"/>
    <w:rsid w:val="00D708AA"/>
    <w:rsid w:val="00D72D9E"/>
    <w:rsid w:val="00D73A58"/>
    <w:rsid w:val="00D73DA7"/>
    <w:rsid w:val="00D747EC"/>
    <w:rsid w:val="00D758B0"/>
    <w:rsid w:val="00D76CDE"/>
    <w:rsid w:val="00D77420"/>
    <w:rsid w:val="00D77EFB"/>
    <w:rsid w:val="00D77F0B"/>
    <w:rsid w:val="00D800C9"/>
    <w:rsid w:val="00D8081A"/>
    <w:rsid w:val="00D83BE4"/>
    <w:rsid w:val="00D8419E"/>
    <w:rsid w:val="00D84597"/>
    <w:rsid w:val="00D845E6"/>
    <w:rsid w:val="00D85A65"/>
    <w:rsid w:val="00D86422"/>
    <w:rsid w:val="00D86ADC"/>
    <w:rsid w:val="00D877EE"/>
    <w:rsid w:val="00D87A07"/>
    <w:rsid w:val="00D90E2B"/>
    <w:rsid w:val="00D92BE3"/>
    <w:rsid w:val="00D92EDC"/>
    <w:rsid w:val="00D936EE"/>
    <w:rsid w:val="00D93F4A"/>
    <w:rsid w:val="00D97A78"/>
    <w:rsid w:val="00DA0030"/>
    <w:rsid w:val="00DA0B2C"/>
    <w:rsid w:val="00DA1D1A"/>
    <w:rsid w:val="00DA28B5"/>
    <w:rsid w:val="00DA36EF"/>
    <w:rsid w:val="00DA39C3"/>
    <w:rsid w:val="00DA3E60"/>
    <w:rsid w:val="00DA45F6"/>
    <w:rsid w:val="00DA5E54"/>
    <w:rsid w:val="00DA6635"/>
    <w:rsid w:val="00DA6CBD"/>
    <w:rsid w:val="00DA75C2"/>
    <w:rsid w:val="00DB011F"/>
    <w:rsid w:val="00DB0A69"/>
    <w:rsid w:val="00DB11E8"/>
    <w:rsid w:val="00DB12FD"/>
    <w:rsid w:val="00DB3074"/>
    <w:rsid w:val="00DB474D"/>
    <w:rsid w:val="00DB5B23"/>
    <w:rsid w:val="00DB6226"/>
    <w:rsid w:val="00DB6380"/>
    <w:rsid w:val="00DB76DB"/>
    <w:rsid w:val="00DB7715"/>
    <w:rsid w:val="00DC0A93"/>
    <w:rsid w:val="00DC0AC4"/>
    <w:rsid w:val="00DC16C8"/>
    <w:rsid w:val="00DC331F"/>
    <w:rsid w:val="00DC430E"/>
    <w:rsid w:val="00DC4DD3"/>
    <w:rsid w:val="00DC5079"/>
    <w:rsid w:val="00DC63D3"/>
    <w:rsid w:val="00DD1C44"/>
    <w:rsid w:val="00DD21B3"/>
    <w:rsid w:val="00DD33C6"/>
    <w:rsid w:val="00DD4798"/>
    <w:rsid w:val="00DD6968"/>
    <w:rsid w:val="00DD6FDA"/>
    <w:rsid w:val="00DD7442"/>
    <w:rsid w:val="00DE0B4E"/>
    <w:rsid w:val="00DE0F9D"/>
    <w:rsid w:val="00DE1F66"/>
    <w:rsid w:val="00DE2272"/>
    <w:rsid w:val="00DE23DF"/>
    <w:rsid w:val="00DE3748"/>
    <w:rsid w:val="00DE3CB7"/>
    <w:rsid w:val="00DE4280"/>
    <w:rsid w:val="00DE44D7"/>
    <w:rsid w:val="00DE5E02"/>
    <w:rsid w:val="00DE5FD5"/>
    <w:rsid w:val="00DE6F31"/>
    <w:rsid w:val="00DE7A6F"/>
    <w:rsid w:val="00DE7BF1"/>
    <w:rsid w:val="00DF03D5"/>
    <w:rsid w:val="00DF0B7D"/>
    <w:rsid w:val="00DF10F0"/>
    <w:rsid w:val="00DF3EDE"/>
    <w:rsid w:val="00DF419A"/>
    <w:rsid w:val="00DF44BC"/>
    <w:rsid w:val="00DF51A5"/>
    <w:rsid w:val="00DF558B"/>
    <w:rsid w:val="00DF5722"/>
    <w:rsid w:val="00DF6299"/>
    <w:rsid w:val="00DF6340"/>
    <w:rsid w:val="00DF653D"/>
    <w:rsid w:val="00DF6C22"/>
    <w:rsid w:val="00E00DBD"/>
    <w:rsid w:val="00E01A9A"/>
    <w:rsid w:val="00E0276F"/>
    <w:rsid w:val="00E03108"/>
    <w:rsid w:val="00E07276"/>
    <w:rsid w:val="00E07330"/>
    <w:rsid w:val="00E076E8"/>
    <w:rsid w:val="00E07CFD"/>
    <w:rsid w:val="00E10042"/>
    <w:rsid w:val="00E10BB3"/>
    <w:rsid w:val="00E110C3"/>
    <w:rsid w:val="00E112EA"/>
    <w:rsid w:val="00E12016"/>
    <w:rsid w:val="00E12FD2"/>
    <w:rsid w:val="00E14124"/>
    <w:rsid w:val="00E143A4"/>
    <w:rsid w:val="00E14904"/>
    <w:rsid w:val="00E15014"/>
    <w:rsid w:val="00E1537D"/>
    <w:rsid w:val="00E1562F"/>
    <w:rsid w:val="00E16274"/>
    <w:rsid w:val="00E16876"/>
    <w:rsid w:val="00E17986"/>
    <w:rsid w:val="00E20111"/>
    <w:rsid w:val="00E2043C"/>
    <w:rsid w:val="00E2200C"/>
    <w:rsid w:val="00E2214F"/>
    <w:rsid w:val="00E233A2"/>
    <w:rsid w:val="00E23406"/>
    <w:rsid w:val="00E23E76"/>
    <w:rsid w:val="00E2549C"/>
    <w:rsid w:val="00E25CAC"/>
    <w:rsid w:val="00E267D7"/>
    <w:rsid w:val="00E27908"/>
    <w:rsid w:val="00E3031D"/>
    <w:rsid w:val="00E30D3F"/>
    <w:rsid w:val="00E31886"/>
    <w:rsid w:val="00E31F5D"/>
    <w:rsid w:val="00E323D6"/>
    <w:rsid w:val="00E331D3"/>
    <w:rsid w:val="00E3350C"/>
    <w:rsid w:val="00E34626"/>
    <w:rsid w:val="00E34F85"/>
    <w:rsid w:val="00E35AA0"/>
    <w:rsid w:val="00E35B30"/>
    <w:rsid w:val="00E367B5"/>
    <w:rsid w:val="00E36C64"/>
    <w:rsid w:val="00E37B1B"/>
    <w:rsid w:val="00E4009E"/>
    <w:rsid w:val="00E40A93"/>
    <w:rsid w:val="00E44D69"/>
    <w:rsid w:val="00E53287"/>
    <w:rsid w:val="00E5413F"/>
    <w:rsid w:val="00E547FC"/>
    <w:rsid w:val="00E55273"/>
    <w:rsid w:val="00E57110"/>
    <w:rsid w:val="00E61046"/>
    <w:rsid w:val="00E62488"/>
    <w:rsid w:val="00E62917"/>
    <w:rsid w:val="00E62D1A"/>
    <w:rsid w:val="00E63480"/>
    <w:rsid w:val="00E63518"/>
    <w:rsid w:val="00E637E7"/>
    <w:rsid w:val="00E6382A"/>
    <w:rsid w:val="00E638E3"/>
    <w:rsid w:val="00E645DB"/>
    <w:rsid w:val="00E651B5"/>
    <w:rsid w:val="00E67748"/>
    <w:rsid w:val="00E67D20"/>
    <w:rsid w:val="00E7025E"/>
    <w:rsid w:val="00E70E77"/>
    <w:rsid w:val="00E712D5"/>
    <w:rsid w:val="00E73B73"/>
    <w:rsid w:val="00E74123"/>
    <w:rsid w:val="00E74D57"/>
    <w:rsid w:val="00E7590B"/>
    <w:rsid w:val="00E77EDB"/>
    <w:rsid w:val="00E77FAB"/>
    <w:rsid w:val="00E80740"/>
    <w:rsid w:val="00E81658"/>
    <w:rsid w:val="00E8203A"/>
    <w:rsid w:val="00E82B37"/>
    <w:rsid w:val="00E85897"/>
    <w:rsid w:val="00E86BBD"/>
    <w:rsid w:val="00E90396"/>
    <w:rsid w:val="00E90C44"/>
    <w:rsid w:val="00E92F67"/>
    <w:rsid w:val="00E9305D"/>
    <w:rsid w:val="00E93C21"/>
    <w:rsid w:val="00E94A78"/>
    <w:rsid w:val="00E96A1C"/>
    <w:rsid w:val="00E97DB6"/>
    <w:rsid w:val="00EA03D3"/>
    <w:rsid w:val="00EA2089"/>
    <w:rsid w:val="00EA23A0"/>
    <w:rsid w:val="00EA2EF8"/>
    <w:rsid w:val="00EA2F05"/>
    <w:rsid w:val="00EA4868"/>
    <w:rsid w:val="00EA628C"/>
    <w:rsid w:val="00EA7C72"/>
    <w:rsid w:val="00EB0341"/>
    <w:rsid w:val="00EB16E4"/>
    <w:rsid w:val="00EB28CE"/>
    <w:rsid w:val="00EB345C"/>
    <w:rsid w:val="00EB375C"/>
    <w:rsid w:val="00EB3988"/>
    <w:rsid w:val="00EB4539"/>
    <w:rsid w:val="00EB4940"/>
    <w:rsid w:val="00EB5AAD"/>
    <w:rsid w:val="00EB69D9"/>
    <w:rsid w:val="00EB6E14"/>
    <w:rsid w:val="00EB7779"/>
    <w:rsid w:val="00EB77BF"/>
    <w:rsid w:val="00EC16A9"/>
    <w:rsid w:val="00EC2D75"/>
    <w:rsid w:val="00EC493B"/>
    <w:rsid w:val="00EC53BA"/>
    <w:rsid w:val="00ED02C6"/>
    <w:rsid w:val="00ED1F01"/>
    <w:rsid w:val="00ED2E22"/>
    <w:rsid w:val="00ED30BD"/>
    <w:rsid w:val="00ED35AA"/>
    <w:rsid w:val="00ED42D9"/>
    <w:rsid w:val="00ED49F7"/>
    <w:rsid w:val="00ED4F40"/>
    <w:rsid w:val="00ED50E8"/>
    <w:rsid w:val="00ED5583"/>
    <w:rsid w:val="00ED5964"/>
    <w:rsid w:val="00ED5ACE"/>
    <w:rsid w:val="00ED5E5F"/>
    <w:rsid w:val="00ED5EE8"/>
    <w:rsid w:val="00ED5FD3"/>
    <w:rsid w:val="00ED73E9"/>
    <w:rsid w:val="00ED7EF7"/>
    <w:rsid w:val="00EE04EB"/>
    <w:rsid w:val="00EE0C34"/>
    <w:rsid w:val="00EE1791"/>
    <w:rsid w:val="00EE1E74"/>
    <w:rsid w:val="00EE2162"/>
    <w:rsid w:val="00EE2646"/>
    <w:rsid w:val="00EE2A56"/>
    <w:rsid w:val="00EE5A3D"/>
    <w:rsid w:val="00EE5CC6"/>
    <w:rsid w:val="00EE607D"/>
    <w:rsid w:val="00EF07BB"/>
    <w:rsid w:val="00EF0862"/>
    <w:rsid w:val="00EF2237"/>
    <w:rsid w:val="00EF2F72"/>
    <w:rsid w:val="00EF3405"/>
    <w:rsid w:val="00EF44CD"/>
    <w:rsid w:val="00EF4AC6"/>
    <w:rsid w:val="00EF5073"/>
    <w:rsid w:val="00EF739D"/>
    <w:rsid w:val="00F03013"/>
    <w:rsid w:val="00F0326A"/>
    <w:rsid w:val="00F03E52"/>
    <w:rsid w:val="00F05F20"/>
    <w:rsid w:val="00F1024B"/>
    <w:rsid w:val="00F12440"/>
    <w:rsid w:val="00F129CF"/>
    <w:rsid w:val="00F12CD9"/>
    <w:rsid w:val="00F13101"/>
    <w:rsid w:val="00F154FF"/>
    <w:rsid w:val="00F16518"/>
    <w:rsid w:val="00F16F9B"/>
    <w:rsid w:val="00F17574"/>
    <w:rsid w:val="00F17D98"/>
    <w:rsid w:val="00F22562"/>
    <w:rsid w:val="00F2308C"/>
    <w:rsid w:val="00F2425E"/>
    <w:rsid w:val="00F24758"/>
    <w:rsid w:val="00F24A44"/>
    <w:rsid w:val="00F25E61"/>
    <w:rsid w:val="00F25E75"/>
    <w:rsid w:val="00F25EB0"/>
    <w:rsid w:val="00F25ED7"/>
    <w:rsid w:val="00F26CBB"/>
    <w:rsid w:val="00F26EBB"/>
    <w:rsid w:val="00F31BC7"/>
    <w:rsid w:val="00F32C17"/>
    <w:rsid w:val="00F33A10"/>
    <w:rsid w:val="00F35C74"/>
    <w:rsid w:val="00F35EED"/>
    <w:rsid w:val="00F371D4"/>
    <w:rsid w:val="00F37AA1"/>
    <w:rsid w:val="00F401B2"/>
    <w:rsid w:val="00F40E38"/>
    <w:rsid w:val="00F411CA"/>
    <w:rsid w:val="00F42153"/>
    <w:rsid w:val="00F42857"/>
    <w:rsid w:val="00F42AB2"/>
    <w:rsid w:val="00F42E84"/>
    <w:rsid w:val="00F4482C"/>
    <w:rsid w:val="00F4509E"/>
    <w:rsid w:val="00F45443"/>
    <w:rsid w:val="00F457CB"/>
    <w:rsid w:val="00F46094"/>
    <w:rsid w:val="00F461EA"/>
    <w:rsid w:val="00F462CB"/>
    <w:rsid w:val="00F4664E"/>
    <w:rsid w:val="00F47194"/>
    <w:rsid w:val="00F47AF6"/>
    <w:rsid w:val="00F50C8D"/>
    <w:rsid w:val="00F5254E"/>
    <w:rsid w:val="00F52689"/>
    <w:rsid w:val="00F53A73"/>
    <w:rsid w:val="00F548C3"/>
    <w:rsid w:val="00F54B34"/>
    <w:rsid w:val="00F55665"/>
    <w:rsid w:val="00F562D3"/>
    <w:rsid w:val="00F57DA0"/>
    <w:rsid w:val="00F605B5"/>
    <w:rsid w:val="00F61F33"/>
    <w:rsid w:val="00F61F76"/>
    <w:rsid w:val="00F62037"/>
    <w:rsid w:val="00F62FBD"/>
    <w:rsid w:val="00F6412F"/>
    <w:rsid w:val="00F64239"/>
    <w:rsid w:val="00F646FB"/>
    <w:rsid w:val="00F64747"/>
    <w:rsid w:val="00F649AA"/>
    <w:rsid w:val="00F651F6"/>
    <w:rsid w:val="00F65EBB"/>
    <w:rsid w:val="00F66231"/>
    <w:rsid w:val="00F663F7"/>
    <w:rsid w:val="00F669C1"/>
    <w:rsid w:val="00F6799C"/>
    <w:rsid w:val="00F7005C"/>
    <w:rsid w:val="00F71A15"/>
    <w:rsid w:val="00F72283"/>
    <w:rsid w:val="00F731E6"/>
    <w:rsid w:val="00F73A84"/>
    <w:rsid w:val="00F73C53"/>
    <w:rsid w:val="00F73D80"/>
    <w:rsid w:val="00F758E4"/>
    <w:rsid w:val="00F76FDB"/>
    <w:rsid w:val="00F7765C"/>
    <w:rsid w:val="00F777CC"/>
    <w:rsid w:val="00F77C38"/>
    <w:rsid w:val="00F80BA6"/>
    <w:rsid w:val="00F80F9A"/>
    <w:rsid w:val="00F8107D"/>
    <w:rsid w:val="00F81793"/>
    <w:rsid w:val="00F819B3"/>
    <w:rsid w:val="00F81C88"/>
    <w:rsid w:val="00F836B7"/>
    <w:rsid w:val="00F83EC2"/>
    <w:rsid w:val="00F84011"/>
    <w:rsid w:val="00F849AB"/>
    <w:rsid w:val="00F85477"/>
    <w:rsid w:val="00F85CCB"/>
    <w:rsid w:val="00F87E08"/>
    <w:rsid w:val="00F90CB2"/>
    <w:rsid w:val="00F91A57"/>
    <w:rsid w:val="00F91A76"/>
    <w:rsid w:val="00F93267"/>
    <w:rsid w:val="00F9358A"/>
    <w:rsid w:val="00F9363A"/>
    <w:rsid w:val="00F93B6C"/>
    <w:rsid w:val="00F93C65"/>
    <w:rsid w:val="00F93DF8"/>
    <w:rsid w:val="00F97DA1"/>
    <w:rsid w:val="00FA06A8"/>
    <w:rsid w:val="00FA0A9C"/>
    <w:rsid w:val="00FA11C0"/>
    <w:rsid w:val="00FA13F3"/>
    <w:rsid w:val="00FA144C"/>
    <w:rsid w:val="00FA28D6"/>
    <w:rsid w:val="00FA428C"/>
    <w:rsid w:val="00FA4DD0"/>
    <w:rsid w:val="00FA6913"/>
    <w:rsid w:val="00FB0A6C"/>
    <w:rsid w:val="00FB0A92"/>
    <w:rsid w:val="00FB0C34"/>
    <w:rsid w:val="00FB0C51"/>
    <w:rsid w:val="00FB0C6A"/>
    <w:rsid w:val="00FB409E"/>
    <w:rsid w:val="00FB509A"/>
    <w:rsid w:val="00FB5799"/>
    <w:rsid w:val="00FB5C40"/>
    <w:rsid w:val="00FB6233"/>
    <w:rsid w:val="00FB675F"/>
    <w:rsid w:val="00FC0A06"/>
    <w:rsid w:val="00FC0B9B"/>
    <w:rsid w:val="00FC0D42"/>
    <w:rsid w:val="00FC1551"/>
    <w:rsid w:val="00FC24A1"/>
    <w:rsid w:val="00FC3000"/>
    <w:rsid w:val="00FC3AE3"/>
    <w:rsid w:val="00FC3D09"/>
    <w:rsid w:val="00FC4257"/>
    <w:rsid w:val="00FC4884"/>
    <w:rsid w:val="00FC50CA"/>
    <w:rsid w:val="00FC5AAF"/>
    <w:rsid w:val="00FC5EF3"/>
    <w:rsid w:val="00FC61BD"/>
    <w:rsid w:val="00FC7AAF"/>
    <w:rsid w:val="00FD0428"/>
    <w:rsid w:val="00FD0CD6"/>
    <w:rsid w:val="00FD251D"/>
    <w:rsid w:val="00FD2E6F"/>
    <w:rsid w:val="00FD30EF"/>
    <w:rsid w:val="00FD4016"/>
    <w:rsid w:val="00FD4A4F"/>
    <w:rsid w:val="00FD4F1E"/>
    <w:rsid w:val="00FD5ED0"/>
    <w:rsid w:val="00FD6404"/>
    <w:rsid w:val="00FD66BC"/>
    <w:rsid w:val="00FD6DDD"/>
    <w:rsid w:val="00FD6F14"/>
    <w:rsid w:val="00FD716E"/>
    <w:rsid w:val="00FD758E"/>
    <w:rsid w:val="00FE025D"/>
    <w:rsid w:val="00FE0B0D"/>
    <w:rsid w:val="00FE17AB"/>
    <w:rsid w:val="00FE1C76"/>
    <w:rsid w:val="00FE4AAA"/>
    <w:rsid w:val="00FE5127"/>
    <w:rsid w:val="00FE5209"/>
    <w:rsid w:val="00FE6199"/>
    <w:rsid w:val="00FE6F98"/>
    <w:rsid w:val="00FE75DC"/>
    <w:rsid w:val="00FE7E8C"/>
    <w:rsid w:val="00FF0990"/>
    <w:rsid w:val="00FF1D92"/>
    <w:rsid w:val="00FF2444"/>
    <w:rsid w:val="00FF2B14"/>
    <w:rsid w:val="00FF31F4"/>
    <w:rsid w:val="00FF3989"/>
    <w:rsid w:val="00FF3CAB"/>
    <w:rsid w:val="00FF3FB7"/>
    <w:rsid w:val="00FF4BED"/>
    <w:rsid w:val="00FF6854"/>
    <w:rsid w:val="00FF714F"/>
    <w:rsid w:val="00FF719F"/>
    <w:rsid w:val="00FF7CE5"/>
  </w:rsids>
  <m:mathPr>
    <m:mathFont m:val="Cambria Math"/>
    <m:brkBin m:val="before"/>
    <m:brkBinSub m:val="--"/>
    <m:smallFrac m:val="0"/>
    <m:dispDef/>
    <m:lMargin m:val="0"/>
    <m:rMargin m:val="0"/>
    <m:defJc m:val="centerGroup"/>
    <m:wrapIndent m:val="1440"/>
    <m:intLim m:val="subSup"/>
    <m:naryLim m:val="undOvr"/>
  </m:mathPr>
  <w:themeFontLang w:val="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F1E0"/>
  <w15:chartTrackingRefBased/>
  <w15:docId w15:val="{0C8B7836-5700-42B0-8BAD-0BB76046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2E8"/>
    <w:rPr>
      <w:lang w:val="en-GB"/>
    </w:rPr>
  </w:style>
  <w:style w:type="paragraph" w:styleId="Heading1">
    <w:name w:val="heading 1"/>
    <w:basedOn w:val="Normal"/>
    <w:next w:val="Normal"/>
    <w:link w:val="Heading1Char"/>
    <w:uiPriority w:val="9"/>
    <w:qFormat/>
    <w:rsid w:val="006D3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6A"/>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D356A"/>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D356A"/>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D356A"/>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D356A"/>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D356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D356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D356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D356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D3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56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D3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56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D356A"/>
    <w:pPr>
      <w:spacing w:before="160"/>
      <w:jc w:val="center"/>
    </w:pPr>
    <w:rPr>
      <w:i/>
      <w:iCs/>
      <w:color w:val="404040" w:themeColor="text1" w:themeTint="BF"/>
    </w:rPr>
  </w:style>
  <w:style w:type="character" w:customStyle="1" w:styleId="QuoteChar">
    <w:name w:val="Quote Char"/>
    <w:basedOn w:val="DefaultParagraphFont"/>
    <w:link w:val="Quote"/>
    <w:uiPriority w:val="29"/>
    <w:rsid w:val="006D356A"/>
    <w:rPr>
      <w:i/>
      <w:iCs/>
      <w:color w:val="404040" w:themeColor="text1" w:themeTint="BF"/>
      <w:lang w:val="en-GB"/>
    </w:rPr>
  </w:style>
  <w:style w:type="paragraph" w:styleId="ListParagraph">
    <w:name w:val="List Paragraph"/>
    <w:basedOn w:val="Normal"/>
    <w:uiPriority w:val="34"/>
    <w:qFormat/>
    <w:rsid w:val="006D356A"/>
    <w:pPr>
      <w:ind w:left="720"/>
      <w:contextualSpacing/>
    </w:pPr>
  </w:style>
  <w:style w:type="character" w:styleId="IntenseEmphasis">
    <w:name w:val="Intense Emphasis"/>
    <w:basedOn w:val="DefaultParagraphFont"/>
    <w:uiPriority w:val="21"/>
    <w:qFormat/>
    <w:rsid w:val="006D356A"/>
    <w:rPr>
      <w:i/>
      <w:iCs/>
      <w:color w:val="2F5496" w:themeColor="accent1" w:themeShade="BF"/>
    </w:rPr>
  </w:style>
  <w:style w:type="paragraph" w:styleId="IntenseQuote">
    <w:name w:val="Intense Quote"/>
    <w:basedOn w:val="Normal"/>
    <w:next w:val="Normal"/>
    <w:link w:val="IntenseQuoteChar"/>
    <w:uiPriority w:val="30"/>
    <w:qFormat/>
    <w:rsid w:val="006D3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56A"/>
    <w:rPr>
      <w:i/>
      <w:iCs/>
      <w:color w:val="2F5496" w:themeColor="accent1" w:themeShade="BF"/>
      <w:lang w:val="en-GB"/>
    </w:rPr>
  </w:style>
  <w:style w:type="character" w:styleId="IntenseReference">
    <w:name w:val="Intense Reference"/>
    <w:basedOn w:val="DefaultParagraphFont"/>
    <w:uiPriority w:val="32"/>
    <w:qFormat/>
    <w:rsid w:val="006D356A"/>
    <w:rPr>
      <w:b/>
      <w:bCs/>
      <w:smallCaps/>
      <w:color w:val="2F5496" w:themeColor="accent1" w:themeShade="BF"/>
      <w:spacing w:val="5"/>
    </w:rPr>
  </w:style>
  <w:style w:type="paragraph" w:styleId="ListNumber">
    <w:name w:val="List Number"/>
    <w:basedOn w:val="Normal"/>
    <w:uiPriority w:val="99"/>
    <w:unhideWhenUsed/>
    <w:rsid w:val="006D356A"/>
    <w:pPr>
      <w:numPr>
        <w:numId w:val="1"/>
      </w:numPr>
      <w:tabs>
        <w:tab w:val="clear" w:pos="360"/>
      </w:tabs>
      <w:contextualSpacing/>
    </w:pPr>
    <w:rPr>
      <w:lang w:val="da-DK"/>
    </w:rPr>
  </w:style>
  <w:style w:type="character" w:styleId="Hyperlink">
    <w:name w:val="Hyperlink"/>
    <w:basedOn w:val="DefaultParagraphFont"/>
    <w:uiPriority w:val="99"/>
    <w:unhideWhenUsed/>
    <w:rsid w:val="00003ED4"/>
    <w:rPr>
      <w:color w:val="0563C1" w:themeColor="hyperlink"/>
      <w:u w:val="single"/>
    </w:rPr>
  </w:style>
  <w:style w:type="character" w:styleId="UnresolvedMention">
    <w:name w:val="Unresolved Mention"/>
    <w:basedOn w:val="DefaultParagraphFont"/>
    <w:uiPriority w:val="99"/>
    <w:semiHidden/>
    <w:unhideWhenUsed/>
    <w:rsid w:val="00003ED4"/>
    <w:rPr>
      <w:color w:val="605E5C"/>
      <w:shd w:val="clear" w:color="auto" w:fill="E1DFDD"/>
    </w:rPr>
  </w:style>
  <w:style w:type="paragraph" w:styleId="ListBullet">
    <w:name w:val="List Bullet"/>
    <w:basedOn w:val="Normal"/>
    <w:uiPriority w:val="99"/>
    <w:unhideWhenUsed/>
    <w:rsid w:val="002D5F55"/>
    <w:pPr>
      <w:numPr>
        <w:numId w:val="2"/>
      </w:numPr>
      <w:tabs>
        <w:tab w:val="clear" w:pos="360"/>
      </w:tabs>
      <w:ind w:left="0" w:firstLine="0"/>
      <w:contextualSpacing/>
    </w:pPr>
    <w:rPr>
      <w:lang w:val="da-DK"/>
    </w:rPr>
  </w:style>
  <w:style w:type="paragraph" w:styleId="NormalWeb">
    <w:name w:val="Normal (Web)"/>
    <w:basedOn w:val="Normal"/>
    <w:uiPriority w:val="99"/>
    <w:semiHidden/>
    <w:unhideWhenUsed/>
    <w:rsid w:val="0028167E"/>
    <w:rPr>
      <w:rFonts w:ascii="Times New Roman" w:hAnsi="Times New Roman" w:cs="Times New Roman"/>
      <w:sz w:val="24"/>
      <w:szCs w:val="24"/>
    </w:rPr>
  </w:style>
  <w:style w:type="table" w:styleId="TableGrid">
    <w:name w:val="Table Grid"/>
    <w:basedOn w:val="TableNormal"/>
    <w:uiPriority w:val="39"/>
    <w:rsid w:val="00941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651A"/>
    <w:rPr>
      <w:sz w:val="16"/>
      <w:szCs w:val="16"/>
    </w:rPr>
  </w:style>
  <w:style w:type="paragraph" w:styleId="CommentText">
    <w:name w:val="annotation text"/>
    <w:basedOn w:val="Normal"/>
    <w:link w:val="CommentTextChar"/>
    <w:uiPriority w:val="99"/>
    <w:unhideWhenUsed/>
    <w:rsid w:val="0010651A"/>
    <w:pPr>
      <w:spacing w:line="240" w:lineRule="auto"/>
    </w:pPr>
    <w:rPr>
      <w:sz w:val="20"/>
      <w:szCs w:val="20"/>
    </w:rPr>
  </w:style>
  <w:style w:type="character" w:customStyle="1" w:styleId="CommentTextChar">
    <w:name w:val="Comment Text Char"/>
    <w:basedOn w:val="DefaultParagraphFont"/>
    <w:link w:val="CommentText"/>
    <w:uiPriority w:val="99"/>
    <w:rsid w:val="0010651A"/>
    <w:rPr>
      <w:sz w:val="20"/>
      <w:szCs w:val="20"/>
      <w:lang w:val="en-GB"/>
    </w:rPr>
  </w:style>
  <w:style w:type="paragraph" w:styleId="CommentSubject">
    <w:name w:val="annotation subject"/>
    <w:basedOn w:val="CommentText"/>
    <w:next w:val="CommentText"/>
    <w:link w:val="CommentSubjectChar"/>
    <w:uiPriority w:val="99"/>
    <w:semiHidden/>
    <w:unhideWhenUsed/>
    <w:rsid w:val="0010651A"/>
    <w:rPr>
      <w:b/>
      <w:bCs/>
    </w:rPr>
  </w:style>
  <w:style w:type="character" w:customStyle="1" w:styleId="CommentSubjectChar">
    <w:name w:val="Comment Subject Char"/>
    <w:basedOn w:val="CommentTextChar"/>
    <w:link w:val="CommentSubject"/>
    <w:uiPriority w:val="99"/>
    <w:semiHidden/>
    <w:rsid w:val="0010651A"/>
    <w:rPr>
      <w:b/>
      <w:bCs/>
      <w:sz w:val="20"/>
      <w:szCs w:val="20"/>
      <w:lang w:val="en-GB"/>
    </w:rPr>
  </w:style>
  <w:style w:type="paragraph" w:styleId="HTMLPreformatted">
    <w:name w:val="HTML Preformatted"/>
    <w:basedOn w:val="Normal"/>
    <w:link w:val="HTMLPreformattedChar"/>
    <w:uiPriority w:val="99"/>
    <w:semiHidden/>
    <w:unhideWhenUsed/>
    <w:rsid w:val="00477E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7EA8"/>
    <w:rPr>
      <w:rFonts w:ascii="Consolas" w:hAnsi="Consolas"/>
      <w:sz w:val="20"/>
      <w:szCs w:val="20"/>
      <w:lang w:val="en-GB"/>
    </w:rPr>
  </w:style>
  <w:style w:type="paragraph" w:styleId="Revision">
    <w:name w:val="Revision"/>
    <w:hidden/>
    <w:uiPriority w:val="99"/>
    <w:semiHidden/>
    <w:rsid w:val="00C629B8"/>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5252/msb.20178124" TargetMode="External"/><Relationship Id="rId1" Type="http://schemas.openxmlformats.org/officeDocument/2006/relationships/hyperlink" Target="https://doi.org/10.1093/genetics/iyae161"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3831</TotalTime>
  <Pages>30</Pages>
  <Words>12091</Words>
  <Characters>68925</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Vourlaki, Ioanna</dc:creator>
  <cp:keywords/>
  <dc:description/>
  <cp:lastModifiedBy>Calus, Mario</cp:lastModifiedBy>
  <cp:revision>1246</cp:revision>
  <dcterms:created xsi:type="dcterms:W3CDTF">2025-12-16T14:27:00Z</dcterms:created>
  <dcterms:modified xsi:type="dcterms:W3CDTF">2026-03-25T18:14:00Z</dcterms:modified>
</cp:coreProperties>
</file>