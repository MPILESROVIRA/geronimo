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7B740C" w14:textId="29BA610D" w:rsidR="00B265BB" w:rsidRPr="00B250A0" w:rsidRDefault="00B265BB" w:rsidP="00954BF8">
      <w:pPr>
        <w:pStyle w:val="Ttulo"/>
        <w:spacing w:line="480" w:lineRule="auto"/>
        <w:rPr>
          <w:rFonts w:cs="Arial"/>
          <w:lang w:val="en-GB"/>
        </w:rPr>
      </w:pPr>
      <w:r w:rsidRPr="00B250A0">
        <w:rPr>
          <w:rFonts w:cs="Arial"/>
          <w:lang w:val="en-GB"/>
        </w:rPr>
        <w:t xml:space="preserve">Incorporating Genomic and Transcriptomic Effects in </w:t>
      </w:r>
      <w:r w:rsidR="00AE1D99">
        <w:rPr>
          <w:rFonts w:cs="Arial"/>
          <w:lang w:val="en-GB"/>
        </w:rPr>
        <w:t>J</w:t>
      </w:r>
      <w:r w:rsidR="00E14D53">
        <w:rPr>
          <w:rFonts w:cs="Arial"/>
          <w:lang w:val="en-GB"/>
        </w:rPr>
        <w:t xml:space="preserve">oint </w:t>
      </w:r>
      <w:r w:rsidRPr="00B250A0">
        <w:rPr>
          <w:rFonts w:cs="Arial"/>
          <w:lang w:val="en-GB"/>
        </w:rPr>
        <w:t xml:space="preserve">Linear and </w:t>
      </w:r>
      <w:r w:rsidR="006E1361">
        <w:rPr>
          <w:rFonts w:cs="Arial"/>
          <w:lang w:val="en-GB"/>
        </w:rPr>
        <w:t>Non-Linear</w:t>
      </w:r>
      <w:r w:rsidR="006E1361" w:rsidRPr="00B250A0">
        <w:rPr>
          <w:rFonts w:cs="Arial"/>
          <w:lang w:val="en-GB"/>
        </w:rPr>
        <w:t xml:space="preserve"> </w:t>
      </w:r>
      <w:r w:rsidRPr="00B250A0">
        <w:rPr>
          <w:rFonts w:cs="Arial"/>
          <w:lang w:val="en-GB"/>
        </w:rPr>
        <w:t>Structural</w:t>
      </w:r>
      <w:r w:rsidR="00AE1D99">
        <w:rPr>
          <w:rFonts w:cs="Arial"/>
          <w:lang w:val="en-GB"/>
        </w:rPr>
        <w:t xml:space="preserve"> </w:t>
      </w:r>
      <w:r w:rsidRPr="00B250A0">
        <w:rPr>
          <w:rFonts w:cs="Arial"/>
          <w:lang w:val="en-GB"/>
        </w:rPr>
        <w:t>Models for Predicting Complex Traits in Pigs</w:t>
      </w:r>
    </w:p>
    <w:p w14:paraId="4F1FD104" w14:textId="1827FB72" w:rsidR="00B265BB" w:rsidRPr="00446A5A" w:rsidRDefault="00B265BB" w:rsidP="00954BF8">
      <w:pPr>
        <w:rPr>
          <w:rFonts w:eastAsia="Times New Roman" w:cs="Arial"/>
          <w:lang w:val="pt-PT"/>
        </w:rPr>
      </w:pPr>
      <w:r w:rsidRPr="00446A5A">
        <w:rPr>
          <w:rFonts w:cs="Arial"/>
          <w:lang w:val="pt-PT"/>
        </w:rPr>
        <w:t xml:space="preserve">Ioanna-Theoni Vourlaki, </w:t>
      </w:r>
      <w:r w:rsidR="00E958AE" w:rsidRPr="00446A5A">
        <w:rPr>
          <w:rFonts w:cs="Arial"/>
          <w:lang w:val="pt-PT"/>
        </w:rPr>
        <w:t>Miriam Piles,</w:t>
      </w:r>
      <w:r w:rsidR="00E958AE" w:rsidRPr="00446A5A" w:rsidDel="002E64BC">
        <w:rPr>
          <w:rFonts w:cs="Arial"/>
          <w:lang w:val="pt-PT"/>
        </w:rPr>
        <w:t xml:space="preserve"> </w:t>
      </w:r>
      <w:r w:rsidR="006B6FFA" w:rsidRPr="00446A5A">
        <w:rPr>
          <w:rFonts w:cs="Arial"/>
          <w:lang w:val="pt-PT"/>
        </w:rPr>
        <w:t>T</w:t>
      </w:r>
      <w:r w:rsidR="003B0F9D" w:rsidRPr="00446A5A">
        <w:rPr>
          <w:rFonts w:cs="Arial"/>
          <w:lang w:val="pt-PT"/>
        </w:rPr>
        <w:t xml:space="preserve">eodor </w:t>
      </w:r>
      <w:r w:rsidR="006B6FFA" w:rsidRPr="00446A5A">
        <w:rPr>
          <w:rFonts w:cs="Arial"/>
          <w:lang w:val="pt-PT"/>
        </w:rPr>
        <w:t>Jové-</w:t>
      </w:r>
      <w:r w:rsidR="00F44896" w:rsidRPr="00446A5A">
        <w:rPr>
          <w:rFonts w:cs="Arial"/>
          <w:lang w:val="pt-PT"/>
        </w:rPr>
        <w:t>Juncà,</w:t>
      </w:r>
      <w:r w:rsidRPr="00446A5A">
        <w:rPr>
          <w:rFonts w:cs="Arial"/>
          <w:lang w:val="pt-PT"/>
        </w:rPr>
        <w:t xml:space="preserve"> </w:t>
      </w:r>
      <w:r w:rsidR="000821BA" w:rsidRPr="00446A5A">
        <w:rPr>
          <w:rFonts w:cs="Arial"/>
          <w:lang w:val="pt-PT"/>
        </w:rPr>
        <w:t>Yuliaxis Ramayo</w:t>
      </w:r>
      <w:r w:rsidR="003C5123" w:rsidRPr="00446A5A">
        <w:rPr>
          <w:rFonts w:cs="Arial"/>
          <w:lang w:val="pt-PT"/>
        </w:rPr>
        <w:t>-</w:t>
      </w:r>
      <w:r w:rsidR="000821BA" w:rsidRPr="00446A5A">
        <w:rPr>
          <w:rFonts w:cs="Arial"/>
          <w:lang w:val="pt-PT"/>
        </w:rPr>
        <w:t xml:space="preserve">Caldas, </w:t>
      </w:r>
      <w:r w:rsidR="002E64BC" w:rsidRPr="00446A5A">
        <w:rPr>
          <w:rFonts w:cs="Arial"/>
          <w:lang w:val="pt-PT"/>
        </w:rPr>
        <w:t>Raquel Quintanilla, Maria Ballester</w:t>
      </w:r>
    </w:p>
    <w:p w14:paraId="12A26C6F" w14:textId="77777777" w:rsidR="00B265BB" w:rsidRPr="00B250A0" w:rsidRDefault="00B265BB" w:rsidP="00954BF8">
      <w:pPr>
        <w:rPr>
          <w:rFonts w:cs="Arial"/>
          <w:bCs/>
          <w:i/>
          <w:iCs/>
        </w:rPr>
      </w:pPr>
      <w:r w:rsidRPr="00B250A0">
        <w:rPr>
          <w:rFonts w:cs="Arial"/>
          <w:bCs/>
          <w:i/>
          <w:iCs/>
        </w:rPr>
        <w:t xml:space="preserve">Animal Breeding and Genetics Program, IRTA, Torre </w:t>
      </w:r>
      <w:proofErr w:type="spellStart"/>
      <w:r w:rsidRPr="00B250A0">
        <w:rPr>
          <w:rFonts w:cs="Arial"/>
          <w:bCs/>
          <w:i/>
          <w:iCs/>
        </w:rPr>
        <w:t>Marimón</w:t>
      </w:r>
      <w:proofErr w:type="spellEnd"/>
      <w:r w:rsidRPr="00B250A0">
        <w:rPr>
          <w:rFonts w:cs="Arial"/>
          <w:bCs/>
          <w:i/>
          <w:iCs/>
        </w:rPr>
        <w:t xml:space="preserve">, 08140 Caldes de </w:t>
      </w:r>
      <w:proofErr w:type="spellStart"/>
      <w:r w:rsidRPr="00B250A0">
        <w:rPr>
          <w:rFonts w:cs="Arial"/>
          <w:bCs/>
          <w:i/>
          <w:iCs/>
        </w:rPr>
        <w:t>Montbui</w:t>
      </w:r>
      <w:proofErr w:type="spellEnd"/>
      <w:r w:rsidRPr="00B250A0">
        <w:rPr>
          <w:rFonts w:cs="Arial"/>
          <w:bCs/>
          <w:i/>
          <w:iCs/>
        </w:rPr>
        <w:t>, Barcelona, Spain</w:t>
      </w:r>
    </w:p>
    <w:p w14:paraId="7C2699F7" w14:textId="77777777" w:rsidR="00B265BB" w:rsidRPr="00B250A0" w:rsidRDefault="00B265BB" w:rsidP="0082092F">
      <w:pPr>
        <w:rPr>
          <w:rFonts w:cs="Arial"/>
          <w:b/>
          <w:bCs/>
          <w:color w:val="000000" w:themeColor="text1"/>
          <w:szCs w:val="24"/>
        </w:rPr>
      </w:pPr>
    </w:p>
    <w:p w14:paraId="6FED890C" w14:textId="77777777" w:rsidR="00B265BB" w:rsidRPr="00B250A0" w:rsidRDefault="00B265BB" w:rsidP="00B265BB">
      <w:pPr>
        <w:pStyle w:val="Ttulo1"/>
        <w:rPr>
          <w:rFonts w:cs="Arial"/>
          <w:lang w:val="en-GB"/>
        </w:rPr>
      </w:pPr>
      <w:r w:rsidRPr="00B250A0">
        <w:rPr>
          <w:rFonts w:cs="Arial"/>
          <w:lang w:val="en-GB"/>
        </w:rPr>
        <w:t>Abstract</w:t>
      </w:r>
    </w:p>
    <w:p w14:paraId="1C3050C7" w14:textId="54B03177" w:rsidR="10C89751" w:rsidRDefault="10C89751" w:rsidP="1DDCAA9C">
      <w:pPr>
        <w:rPr>
          <w:rFonts w:eastAsia="Arial" w:cs="Arial"/>
          <w:highlight w:val="yellow"/>
        </w:rPr>
      </w:pPr>
      <w:r w:rsidRPr="1DDCAA9C">
        <w:rPr>
          <w:rFonts w:eastAsia="Arial" w:cs="Arial"/>
          <w:highlight w:val="yellow"/>
        </w:rPr>
        <w:t>Phenotypes are shaped by genetic and downstream regulatory effects, with transcriptomic data representing an intermediate layer between genotypes and traits. We evaluated the contribution of blood transcriptomic data, alone or combined with genomic information, to predict six traits in 255 Duroc pigs, including immune, stress, and production traits. Four traits were closely related to the sampled tissue and timepoint, whereas two were less relevant. Bayesian regression methods (</w:t>
      </w:r>
      <w:proofErr w:type="spellStart"/>
      <w:r w:rsidRPr="1DDCAA9C">
        <w:rPr>
          <w:rFonts w:eastAsia="Arial" w:cs="Arial"/>
          <w:highlight w:val="yellow"/>
        </w:rPr>
        <w:t>BayesC</w:t>
      </w:r>
      <w:proofErr w:type="spellEnd"/>
      <w:r w:rsidRPr="1DDCAA9C">
        <w:rPr>
          <w:rFonts w:eastAsia="Arial" w:cs="Arial"/>
          <w:highlight w:val="yellow"/>
        </w:rPr>
        <w:t xml:space="preserve">, RKHS) and a neural network linear mixed model (NN-LMM) were compared using either all transcripts or subsets selected via Partial Least Squares (PLS). Prediction accuracy for immunity-related traits, such as </w:t>
      </w:r>
      <w:r w:rsidR="0F52296C" w:rsidRPr="1DDCAA9C">
        <w:rPr>
          <w:rFonts w:eastAsia="Arial" w:cs="Arial"/>
          <w:highlight w:val="yellow"/>
        </w:rPr>
        <w:t>g</w:t>
      </w:r>
      <w:r w:rsidR="65F5CEEB" w:rsidRPr="2E2CAA47">
        <w:rPr>
          <w:rFonts w:cs="Arial"/>
          <w:highlight w:val="yellow"/>
        </w:rPr>
        <w:t>amma delta</w:t>
      </w:r>
      <w:r w:rsidR="65F5CEEB" w:rsidRPr="1DDCAA9C">
        <w:rPr>
          <w:rFonts w:eastAsia="Arial" w:cs="Arial"/>
          <w:highlight w:val="yellow"/>
        </w:rPr>
        <w:t xml:space="preserve"> (</w:t>
      </w:r>
      <w:proofErr w:type="spellStart"/>
      <w:r w:rsidRPr="1DDCAA9C">
        <w:rPr>
          <w:rFonts w:eastAsia="Arial" w:cs="Arial"/>
          <w:highlight w:val="yellow"/>
        </w:rPr>
        <w:t>γδ</w:t>
      </w:r>
      <w:proofErr w:type="spellEnd"/>
      <w:r w:rsidR="4BE864A8" w:rsidRPr="1DDCAA9C">
        <w:rPr>
          <w:rFonts w:eastAsia="Arial" w:cs="Arial"/>
          <w:highlight w:val="yellow"/>
        </w:rPr>
        <w:t>)</w:t>
      </w:r>
      <w:r w:rsidRPr="1DDCAA9C">
        <w:rPr>
          <w:rFonts w:eastAsia="Arial" w:cs="Arial"/>
          <w:highlight w:val="yellow"/>
        </w:rPr>
        <w:t xml:space="preserve"> T cells and leu</w:t>
      </w:r>
      <w:r w:rsidR="280F62B5" w:rsidRPr="1DDCAA9C">
        <w:rPr>
          <w:rFonts w:eastAsia="Arial" w:cs="Arial"/>
          <w:highlight w:val="yellow"/>
        </w:rPr>
        <w:t>c</w:t>
      </w:r>
      <w:r w:rsidRPr="1DDCAA9C">
        <w:rPr>
          <w:rFonts w:eastAsia="Arial" w:cs="Arial"/>
          <w:highlight w:val="yellow"/>
        </w:rPr>
        <w:t>ocyte counts, reached correlations of 0.74 and 0.67, respectively, with similar performance using transcriptomics alone. Moderate improvements were observed for cortisol</w:t>
      </w:r>
      <w:r w:rsidR="16DF8BD2" w:rsidRPr="1DDCAA9C">
        <w:rPr>
          <w:rFonts w:eastAsia="Arial" w:cs="Arial"/>
          <w:highlight w:val="yellow"/>
        </w:rPr>
        <w:t xml:space="preserve"> (r=0.39)</w:t>
      </w:r>
      <w:r w:rsidRPr="1DDCAA9C">
        <w:rPr>
          <w:rFonts w:eastAsia="Arial" w:cs="Arial"/>
          <w:highlight w:val="yellow"/>
        </w:rPr>
        <w:t>, whereas SNP-based models performed best for carcass weight</w:t>
      </w:r>
      <w:r w:rsidR="2F38E484" w:rsidRPr="1DDCAA9C">
        <w:rPr>
          <w:rFonts w:eastAsia="Arial" w:cs="Arial"/>
          <w:highlight w:val="yellow"/>
        </w:rPr>
        <w:t xml:space="preserve"> (r=0.45)</w:t>
      </w:r>
      <w:r w:rsidRPr="1DDCAA9C">
        <w:rPr>
          <w:rFonts w:eastAsia="Arial" w:cs="Arial"/>
          <w:highlight w:val="yellow"/>
        </w:rPr>
        <w:t xml:space="preserve">. Feature selection using PLS reduced computational complexity and identified key biomarkers, including </w:t>
      </w:r>
      <w:r w:rsidRPr="1DDCAA9C">
        <w:rPr>
          <w:rFonts w:eastAsia="Arial" w:cs="Arial"/>
          <w:i/>
          <w:iCs/>
          <w:highlight w:val="yellow"/>
        </w:rPr>
        <w:t>MAF</w:t>
      </w:r>
      <w:r w:rsidRPr="1DDCAA9C">
        <w:rPr>
          <w:rFonts w:eastAsia="Arial" w:cs="Arial"/>
          <w:highlight w:val="yellow"/>
        </w:rPr>
        <w:t xml:space="preserve">, </w:t>
      </w:r>
      <w:r w:rsidRPr="1DDCAA9C">
        <w:rPr>
          <w:rFonts w:eastAsia="Arial" w:cs="Arial"/>
          <w:i/>
          <w:iCs/>
          <w:highlight w:val="yellow"/>
        </w:rPr>
        <w:t>SOX13</w:t>
      </w:r>
      <w:r w:rsidRPr="1DDCAA9C">
        <w:rPr>
          <w:rFonts w:eastAsia="Arial" w:cs="Arial"/>
          <w:highlight w:val="yellow"/>
        </w:rPr>
        <w:t xml:space="preserve">, </w:t>
      </w:r>
      <w:r w:rsidRPr="1DDCAA9C">
        <w:rPr>
          <w:rFonts w:eastAsia="Arial" w:cs="Arial"/>
          <w:i/>
          <w:iCs/>
          <w:highlight w:val="yellow"/>
        </w:rPr>
        <w:t>DDIT4</w:t>
      </w:r>
      <w:r w:rsidRPr="1DDCAA9C">
        <w:rPr>
          <w:rFonts w:eastAsia="Arial" w:cs="Arial"/>
          <w:highlight w:val="yellow"/>
        </w:rPr>
        <w:t xml:space="preserve">, and </w:t>
      </w:r>
      <w:r w:rsidRPr="1DDCAA9C">
        <w:rPr>
          <w:rFonts w:eastAsia="Arial" w:cs="Arial"/>
          <w:i/>
          <w:iCs/>
          <w:highlight w:val="yellow"/>
        </w:rPr>
        <w:t>FOS</w:t>
      </w:r>
      <w:r w:rsidRPr="1DDCAA9C">
        <w:rPr>
          <w:rFonts w:eastAsia="Arial" w:cs="Arial"/>
          <w:highlight w:val="yellow"/>
        </w:rPr>
        <w:t>.</w:t>
      </w:r>
    </w:p>
    <w:p w14:paraId="520E5C0C" w14:textId="77777777" w:rsidR="00FF18EA" w:rsidRPr="00B250A0" w:rsidRDefault="00FF18EA" w:rsidP="00B265BB">
      <w:pPr>
        <w:rPr>
          <w:rFonts w:cs="Arial"/>
          <w:color w:val="000000" w:themeColor="text1"/>
          <w:szCs w:val="24"/>
        </w:rPr>
      </w:pPr>
    </w:p>
    <w:p w14:paraId="7271E44B" w14:textId="77777777" w:rsidR="00FF18EA" w:rsidRPr="00B250A0" w:rsidRDefault="00FF18EA" w:rsidP="00485614">
      <w:pPr>
        <w:pStyle w:val="Ttulo1"/>
        <w:rPr>
          <w:rFonts w:cs="Arial"/>
          <w:lang w:val="en-GB"/>
        </w:rPr>
      </w:pPr>
      <w:r w:rsidRPr="00B250A0">
        <w:rPr>
          <w:rFonts w:cs="Arial"/>
          <w:lang w:val="en-GB"/>
        </w:rPr>
        <w:lastRenderedPageBreak/>
        <w:t>Keywords</w:t>
      </w:r>
    </w:p>
    <w:p w14:paraId="16500071" w14:textId="1AE69A70" w:rsidR="00FF18EA" w:rsidRPr="00B250A0" w:rsidRDefault="00FF18EA" w:rsidP="3268091D">
      <w:pPr>
        <w:rPr>
          <w:rFonts w:cs="Arial"/>
          <w:color w:val="000000" w:themeColor="text1"/>
        </w:rPr>
      </w:pPr>
      <w:r w:rsidRPr="3268091D">
        <w:rPr>
          <w:rFonts w:cs="Arial"/>
          <w:color w:val="000000" w:themeColor="text1"/>
        </w:rPr>
        <w:t xml:space="preserve">Genomic Prediction, Transcriptomics, </w:t>
      </w:r>
      <w:r w:rsidR="79F2808D" w:rsidRPr="3268091D">
        <w:rPr>
          <w:rFonts w:cs="Arial"/>
          <w:color w:val="000000" w:themeColor="text1"/>
          <w:highlight w:val="yellow"/>
        </w:rPr>
        <w:t>Neural Networks</w:t>
      </w:r>
      <w:r w:rsidRPr="3268091D">
        <w:rPr>
          <w:rFonts w:cs="Arial"/>
          <w:color w:val="000000" w:themeColor="text1"/>
        </w:rPr>
        <w:t xml:space="preserve">, Bayesian Linear models, Animal Breeding </w:t>
      </w:r>
    </w:p>
    <w:p w14:paraId="5C85D71A" w14:textId="77777777" w:rsidR="003E31FD" w:rsidRPr="00B250A0" w:rsidRDefault="003E31FD" w:rsidP="00FF18EA">
      <w:pPr>
        <w:rPr>
          <w:rFonts w:cs="Arial"/>
          <w:color w:val="000000" w:themeColor="text1"/>
          <w:szCs w:val="24"/>
        </w:rPr>
      </w:pPr>
    </w:p>
    <w:p w14:paraId="4FF18EDD" w14:textId="30C8BB28" w:rsidR="003E31FD" w:rsidRPr="00B250A0" w:rsidRDefault="006F4328" w:rsidP="00485614">
      <w:pPr>
        <w:pStyle w:val="Ttulo1"/>
        <w:rPr>
          <w:rFonts w:cs="Arial"/>
          <w:lang w:val="en-GB"/>
        </w:rPr>
      </w:pPr>
      <w:r w:rsidRPr="00B250A0">
        <w:rPr>
          <w:rFonts w:cs="Arial"/>
          <w:lang w:val="en-GB"/>
        </w:rPr>
        <w:t>Implications</w:t>
      </w:r>
    </w:p>
    <w:p w14:paraId="450122F0" w14:textId="497E04FC" w:rsidR="009113D6" w:rsidRDefault="009113D6" w:rsidP="00B265BB">
      <w:pPr>
        <w:pStyle w:val="Ttulo1"/>
        <w:rPr>
          <w:rFonts w:eastAsiaTheme="minorEastAsia" w:cs="Arial"/>
          <w:b w:val="0"/>
          <w:lang w:val="en-GB"/>
        </w:rPr>
      </w:pPr>
      <w:r w:rsidRPr="2E2CAA47">
        <w:rPr>
          <w:rFonts w:eastAsiaTheme="minorEastAsia" w:cs="Arial"/>
          <w:b w:val="0"/>
          <w:lang w:val="en-GB"/>
        </w:rPr>
        <w:t xml:space="preserve">Our findings highlight the value of incorporating transcriptomic data into genomic prediction to improve the accuracy of immunity-related trait prediction in pigs. No single method consistently outperforms others, as accuracy influenced by tissue relevance and </w:t>
      </w:r>
      <w:r w:rsidR="53E0BEB8" w:rsidRPr="2E2CAA47">
        <w:rPr>
          <w:rFonts w:eastAsiaTheme="minorEastAsia" w:cs="Arial"/>
          <w:b w:val="0"/>
          <w:lang w:val="en-GB"/>
        </w:rPr>
        <w:t>sampl</w:t>
      </w:r>
      <w:r w:rsidR="4FC372CB" w:rsidRPr="2E2CAA47">
        <w:rPr>
          <w:rFonts w:eastAsiaTheme="minorEastAsia" w:cs="Arial"/>
          <w:b w:val="0"/>
          <w:lang w:val="en-GB"/>
        </w:rPr>
        <w:t>ing</w:t>
      </w:r>
      <w:r w:rsidR="53E0BEB8" w:rsidRPr="2E2CAA47">
        <w:rPr>
          <w:rFonts w:eastAsiaTheme="minorEastAsia" w:cs="Arial"/>
          <w:b w:val="0"/>
          <w:lang w:val="en-GB"/>
        </w:rPr>
        <w:t xml:space="preserve"> tim</w:t>
      </w:r>
      <w:r w:rsidR="6E5130E4" w:rsidRPr="2E2CAA47">
        <w:rPr>
          <w:rFonts w:eastAsiaTheme="minorEastAsia" w:cs="Arial"/>
          <w:b w:val="0"/>
          <w:lang w:val="en-GB"/>
        </w:rPr>
        <w:t>e</w:t>
      </w:r>
      <w:r w:rsidR="53E0BEB8" w:rsidRPr="2E2CAA47">
        <w:rPr>
          <w:rFonts w:eastAsiaTheme="minorEastAsia" w:cs="Arial"/>
          <w:b w:val="0"/>
          <w:lang w:val="en-GB"/>
        </w:rPr>
        <w:t>.</w:t>
      </w:r>
      <w:r w:rsidRPr="2E2CAA47">
        <w:rPr>
          <w:rFonts w:eastAsiaTheme="minorEastAsia" w:cs="Arial"/>
          <w:b w:val="0"/>
          <w:lang w:val="en-GB"/>
        </w:rPr>
        <w:t xml:space="preserve"> Importantly, we show that selected transcript subsets can yield similar accuracy, offering a cost-effective approach for large-scale use. The discovery of key genes also provides insight into the molecular basis of complex traits, supporting more accurate and biologically informed livestock improvement programs.</w:t>
      </w:r>
    </w:p>
    <w:p w14:paraId="144E42A7" w14:textId="54225AC5" w:rsidR="00B265BB" w:rsidRPr="00B250A0" w:rsidRDefault="00B265BB" w:rsidP="00B265BB">
      <w:pPr>
        <w:pStyle w:val="Ttulo1"/>
        <w:rPr>
          <w:rFonts w:cs="Arial"/>
          <w:lang w:val="en-GB"/>
        </w:rPr>
      </w:pPr>
      <w:r w:rsidRPr="7FD5D21A">
        <w:rPr>
          <w:rFonts w:cs="Arial"/>
          <w:lang w:val="en-GB"/>
        </w:rPr>
        <w:t>Introduction</w:t>
      </w:r>
    </w:p>
    <w:p w14:paraId="7A82AD59" w14:textId="4A5B8DFC" w:rsidR="6D47BD59" w:rsidRDefault="6D47BD59" w:rsidP="3268091D">
      <w:pPr>
        <w:rPr>
          <w:rFonts w:eastAsia="Arial" w:cs="Arial"/>
        </w:rPr>
      </w:pPr>
      <w:r w:rsidRPr="7862F459">
        <w:rPr>
          <w:rFonts w:eastAsia="Arial" w:cs="Arial"/>
        </w:rPr>
        <w:t>Advances in high-throughput sequencing have made large-scale multi-omics data generation feasible, enabling deeper insights into the biological mechanisms of complex traits. Integrating omics layers such as genomics, transcriptomics, epigenetics, proteomics, metabolomics, and metagenomics helps reveal key molecular functions</w:t>
      </w:r>
      <w:r w:rsidR="003E4AE6">
        <w:rPr>
          <w:rFonts w:eastAsia="Arial" w:cs="Arial"/>
        </w:rPr>
        <w:t xml:space="preserve"> and regulatory mechanis</w:t>
      </w:r>
      <w:r w:rsidR="0046119F">
        <w:rPr>
          <w:rFonts w:eastAsia="Arial" w:cs="Arial"/>
        </w:rPr>
        <w:t>ms</w:t>
      </w:r>
      <w:r w:rsidRPr="7862F459">
        <w:rPr>
          <w:rFonts w:eastAsia="Arial" w:cs="Arial"/>
        </w:rPr>
        <w:t>. In animal breeding, genomic prediction (GP) leverages molecular information to predict complex traits, and multi-omics integration can further enhance its accuracy by incorporating intermediate regulatory layers.</w:t>
      </w:r>
    </w:p>
    <w:p w14:paraId="46576EC9" w14:textId="7C210739" w:rsidR="6D47BD59" w:rsidRDefault="6D47BD59" w:rsidP="3268091D">
      <w:pPr>
        <w:rPr>
          <w:rFonts w:eastAsia="Arial" w:cs="Arial"/>
        </w:rPr>
      </w:pPr>
      <w:r w:rsidRPr="3208D4E5">
        <w:rPr>
          <w:rFonts w:eastAsia="Arial" w:cs="Arial"/>
        </w:rPr>
        <w:lastRenderedPageBreak/>
        <w:t xml:space="preserve">Genomic selection (GS), first proposed by </w:t>
      </w:r>
      <w:r w:rsidRPr="3208D4E5">
        <w:rPr>
          <w:rFonts w:eastAsia="Arial" w:cs="Arial"/>
          <w:highlight w:val="yellow"/>
        </w:rPr>
        <w:t>Meuwissen et al. (2001),</w:t>
      </w:r>
      <w:r w:rsidRPr="3208D4E5">
        <w:rPr>
          <w:rFonts w:eastAsia="Arial" w:cs="Arial"/>
        </w:rPr>
        <w:t xml:space="preserve"> revolutionized breeding programs by estimating breeding values using genome-wide single nucleotide polymorphisms (SNPs). However, GS still poses three main statistical challenges: (i) multicollinearity among markers, (ii) generalization to new datasets, and (iii) the “large p, small n” problem (</w:t>
      </w:r>
      <w:proofErr w:type="spellStart"/>
      <w:r w:rsidRPr="3208D4E5">
        <w:rPr>
          <w:rFonts w:eastAsia="Arial" w:cs="Arial"/>
        </w:rPr>
        <w:t>Montessinos</w:t>
      </w:r>
      <w:proofErr w:type="spellEnd"/>
      <w:r w:rsidRPr="3208D4E5">
        <w:rPr>
          <w:rFonts w:eastAsia="Arial" w:cs="Arial"/>
        </w:rPr>
        <w:t xml:space="preserve"> et al. 2021</w:t>
      </w:r>
      <w:r w:rsidR="06118338" w:rsidRPr="3208D4E5">
        <w:rPr>
          <w:rFonts w:eastAsia="Arial" w:cs="Arial"/>
        </w:rPr>
        <w:t>,</w:t>
      </w:r>
      <w:r w:rsidRPr="3208D4E5">
        <w:rPr>
          <w:rFonts w:eastAsia="Arial" w:cs="Arial"/>
        </w:rPr>
        <w:t xml:space="preserve"> de </w:t>
      </w:r>
      <w:proofErr w:type="spellStart"/>
      <w:r w:rsidRPr="3208D4E5">
        <w:rPr>
          <w:rFonts w:eastAsia="Arial" w:cs="Arial"/>
        </w:rPr>
        <w:t>los</w:t>
      </w:r>
      <w:proofErr w:type="spellEnd"/>
      <w:r w:rsidRPr="3208D4E5">
        <w:rPr>
          <w:rFonts w:eastAsia="Arial" w:cs="Arial"/>
        </w:rPr>
        <w:t xml:space="preserve"> Campos et al. 2013</w:t>
      </w:r>
      <w:r w:rsidR="30D09550" w:rsidRPr="3208D4E5">
        <w:rPr>
          <w:rFonts w:eastAsia="Arial" w:cs="Arial"/>
        </w:rPr>
        <w:t>,</w:t>
      </w:r>
      <w:r w:rsidRPr="3208D4E5">
        <w:rPr>
          <w:rFonts w:eastAsia="Arial" w:cs="Arial"/>
        </w:rPr>
        <w:t xml:space="preserve"> Pérez and de </w:t>
      </w:r>
      <w:proofErr w:type="spellStart"/>
      <w:r w:rsidRPr="3208D4E5">
        <w:rPr>
          <w:rFonts w:eastAsia="Arial" w:cs="Arial"/>
        </w:rPr>
        <w:t>los</w:t>
      </w:r>
      <w:proofErr w:type="spellEnd"/>
      <w:r w:rsidRPr="3208D4E5">
        <w:rPr>
          <w:rFonts w:eastAsia="Arial" w:cs="Arial"/>
        </w:rPr>
        <w:t xml:space="preserve"> Campos 2014). To address these challenges</w:t>
      </w:r>
      <w:r w:rsidR="00603C9E">
        <w:rPr>
          <w:rFonts w:eastAsia="Arial" w:cs="Arial"/>
        </w:rPr>
        <w:t>,</w:t>
      </w:r>
      <w:r w:rsidRPr="3208D4E5">
        <w:rPr>
          <w:rFonts w:eastAsia="Arial" w:cs="Arial"/>
        </w:rPr>
        <w:t xml:space="preserve"> methods such as genomic best linear unbiased prediction (GBLUP, VanRaden, 2008) apply restrictions on the square solutions (L2 norm)</w:t>
      </w:r>
      <w:r w:rsidR="00CF2DE2">
        <w:rPr>
          <w:rFonts w:eastAsia="Arial" w:cs="Arial"/>
        </w:rPr>
        <w:t>,</w:t>
      </w:r>
      <w:r w:rsidRPr="3208D4E5">
        <w:rPr>
          <w:rFonts w:eastAsia="Arial" w:cs="Arial"/>
        </w:rPr>
        <w:t xml:space="preserve"> assuming equal variance across markers</w:t>
      </w:r>
      <w:r w:rsidR="00CF2DE2">
        <w:rPr>
          <w:rFonts w:eastAsia="Arial" w:cs="Arial"/>
        </w:rPr>
        <w:t>. In contrast</w:t>
      </w:r>
      <w:r w:rsidRPr="3208D4E5">
        <w:rPr>
          <w:rFonts w:eastAsia="Arial" w:cs="Arial"/>
        </w:rPr>
        <w:t>, Bayesian approaches (</w:t>
      </w:r>
      <w:proofErr w:type="spellStart"/>
      <w:r w:rsidRPr="3208D4E5">
        <w:rPr>
          <w:rFonts w:eastAsia="Arial" w:cs="Arial"/>
        </w:rPr>
        <w:t>Habier</w:t>
      </w:r>
      <w:proofErr w:type="spellEnd"/>
      <w:r w:rsidRPr="3208D4E5">
        <w:rPr>
          <w:rFonts w:eastAsia="Arial" w:cs="Arial"/>
        </w:rPr>
        <w:t xml:space="preserve"> et al. 2011) and semi-parametric methods such as Reproducing Kernel Hilbert Space regression (RKHS, </w:t>
      </w:r>
      <w:proofErr w:type="spellStart"/>
      <w:r w:rsidRPr="3208D4E5">
        <w:rPr>
          <w:rFonts w:eastAsia="Arial" w:cs="Arial"/>
        </w:rPr>
        <w:t>Herbrich</w:t>
      </w:r>
      <w:proofErr w:type="spellEnd"/>
      <w:r w:rsidRPr="3208D4E5">
        <w:rPr>
          <w:rFonts w:eastAsia="Arial" w:cs="Arial"/>
        </w:rPr>
        <w:t xml:space="preserve"> et al. </w:t>
      </w:r>
      <w:hyperlink r:id="rId11">
        <w:r w:rsidRPr="00564514">
          <w:t>1999</w:t>
        </w:r>
      </w:hyperlink>
      <w:r w:rsidRPr="3208D4E5">
        <w:rPr>
          <w:rFonts w:eastAsia="Arial" w:cs="Arial"/>
        </w:rPr>
        <w:t>, Gianola et al. 2006) introduce flexibility and can capture non-linear effects.</w:t>
      </w:r>
      <w:r w:rsidRPr="3208D4E5">
        <w:rPr>
          <w:rFonts w:eastAsia="Arial" w:cs="Arial"/>
          <w:color w:val="000000" w:themeColor="text1"/>
        </w:rPr>
        <w:t xml:space="preserve"> </w:t>
      </w:r>
      <w:r w:rsidRPr="3208D4E5">
        <w:rPr>
          <w:rFonts w:eastAsia="Arial" w:cs="Arial"/>
        </w:rPr>
        <w:t xml:space="preserve">Methods like </w:t>
      </w:r>
      <w:proofErr w:type="spellStart"/>
      <w:r w:rsidRPr="3208D4E5">
        <w:rPr>
          <w:rFonts w:eastAsia="Arial" w:cs="Arial"/>
        </w:rPr>
        <w:t>BayesC</w:t>
      </w:r>
      <w:proofErr w:type="spellEnd"/>
      <w:r w:rsidRPr="3208D4E5">
        <w:rPr>
          <w:rFonts w:eastAsia="Arial" w:cs="Arial"/>
        </w:rPr>
        <w:t xml:space="preserve"> (</w:t>
      </w:r>
      <w:proofErr w:type="spellStart"/>
      <w:r w:rsidRPr="3208D4E5">
        <w:rPr>
          <w:rFonts w:eastAsia="Arial" w:cs="Arial"/>
        </w:rPr>
        <w:t>Habier</w:t>
      </w:r>
      <w:proofErr w:type="spellEnd"/>
      <w:r w:rsidRPr="3208D4E5">
        <w:rPr>
          <w:rFonts w:eastAsia="Arial" w:cs="Arial"/>
        </w:rPr>
        <w:t xml:space="preserve"> et al. 2011, de </w:t>
      </w:r>
      <w:proofErr w:type="spellStart"/>
      <w:r w:rsidRPr="3208D4E5">
        <w:rPr>
          <w:rFonts w:eastAsia="Arial" w:cs="Arial"/>
        </w:rPr>
        <w:t>los</w:t>
      </w:r>
      <w:proofErr w:type="spellEnd"/>
      <w:r w:rsidRPr="3208D4E5">
        <w:rPr>
          <w:rFonts w:eastAsia="Arial" w:cs="Arial"/>
        </w:rPr>
        <w:t xml:space="preserve"> Campos et al. 2013, Pérez and de </w:t>
      </w:r>
      <w:proofErr w:type="spellStart"/>
      <w:r w:rsidRPr="3208D4E5">
        <w:rPr>
          <w:rFonts w:eastAsia="Arial" w:cs="Arial"/>
        </w:rPr>
        <w:t>los</w:t>
      </w:r>
      <w:proofErr w:type="spellEnd"/>
      <w:r w:rsidRPr="3208D4E5">
        <w:rPr>
          <w:rFonts w:eastAsia="Arial" w:cs="Arial"/>
        </w:rPr>
        <w:t xml:space="preserve"> Campos 2014) combine variable selection and shrinkage by using a prior that assumes a normal distribution with constant variance, while allowing a fraction of markers to have no effect. Deep learning methods have also been explored to model higher-order interactions (Ehret et al. 2015, Montesinos-López et al. 2021), </w:t>
      </w:r>
      <w:r w:rsidR="007A2C8E">
        <w:rPr>
          <w:rFonts w:eastAsia="Arial" w:cs="Arial"/>
        </w:rPr>
        <w:t>al</w:t>
      </w:r>
      <w:r w:rsidRPr="3208D4E5">
        <w:rPr>
          <w:rFonts w:eastAsia="Arial" w:cs="Arial"/>
        </w:rPr>
        <w:t>though their performance depends strongly on model tuning and the genetic architecture of the trait (Vourlaki et al. 2024).</w:t>
      </w:r>
    </w:p>
    <w:p w14:paraId="068F510E" w14:textId="311607E7" w:rsidR="6D47BD59" w:rsidRDefault="6D47BD59" w:rsidP="3268091D">
      <w:pPr>
        <w:rPr>
          <w:rFonts w:eastAsia="Arial" w:cs="Arial"/>
        </w:rPr>
      </w:pPr>
      <w:r w:rsidRPr="7862F459">
        <w:rPr>
          <w:rFonts w:eastAsia="Arial" w:cs="Arial"/>
        </w:rPr>
        <w:t>Integrating multi-omics data captures regulatory layers influencing phenotypes, with the epigenome, transcriptome, and proteome acting as intermediates linking genetic variation to traits, often through non-linear interactions (Green et al. 2017). Translating this hierarchy into statistical models, Zhao et al. (2022) proposed</w:t>
      </w:r>
      <w:r w:rsidR="2EEED7AD" w:rsidRPr="2E2CAA47">
        <w:rPr>
          <w:rFonts w:eastAsia="Arial" w:cs="Arial"/>
        </w:rPr>
        <w:t xml:space="preserve"> NN-LMM,</w:t>
      </w:r>
      <w:r w:rsidRPr="7862F459">
        <w:rPr>
          <w:rFonts w:eastAsia="Arial" w:cs="Arial"/>
        </w:rPr>
        <w:t xml:space="preserve"> a multi-layer neural network</w:t>
      </w:r>
      <w:r w:rsidR="33E82D6E" w:rsidRPr="2E2CAA47">
        <w:rPr>
          <w:rFonts w:eastAsia="Arial" w:cs="Arial"/>
        </w:rPr>
        <w:t>,</w:t>
      </w:r>
      <w:r w:rsidRPr="7862F459">
        <w:rPr>
          <w:rFonts w:eastAsia="Arial" w:cs="Arial"/>
        </w:rPr>
        <w:t xml:space="preserve"> using intermediate omics as hidden layers between genotypes and phenotypes. Such structured integration </w:t>
      </w:r>
      <w:r w:rsidRPr="7862F459">
        <w:rPr>
          <w:rFonts w:eastAsia="Arial" w:cs="Arial"/>
        </w:rPr>
        <w:lastRenderedPageBreak/>
        <w:t>respects molecular hierarchies and uncovers interactions overlooked by linear methods. Comprehensive reviews on multi-omics computational strategies are provided by Subramanian et al. (2020) and Baião et al. (2025).</w:t>
      </w:r>
    </w:p>
    <w:p w14:paraId="4D6B988D" w14:textId="736BAD32" w:rsidR="6D47BD59" w:rsidRDefault="6D47BD59" w:rsidP="1309D8CD">
      <w:pPr>
        <w:rPr>
          <w:rFonts w:eastAsia="Arial" w:cs="Arial"/>
          <w:highlight w:val="yellow"/>
        </w:rPr>
      </w:pPr>
      <w:r w:rsidRPr="1309D8CD">
        <w:rPr>
          <w:rFonts w:eastAsia="Arial" w:cs="Arial"/>
          <w:highlight w:val="yellow"/>
        </w:rPr>
        <w:t xml:space="preserve">Recent studies have explored the potential of multi-omics integration to enhance the prediction of complex traits in pigs. Calle-García et al. (2023) demonstrated that integrating host genotype and microbiome data enhanced the prediction accuracy of immunocompetence traits in 400 Duroc pigs. </w:t>
      </w:r>
      <w:r w:rsidR="006C0973">
        <w:rPr>
          <w:rFonts w:eastAsia="Arial" w:cs="Arial"/>
          <w:highlight w:val="yellow"/>
        </w:rPr>
        <w:t xml:space="preserve">Similarly, </w:t>
      </w:r>
      <w:r w:rsidRPr="1309D8CD">
        <w:rPr>
          <w:rFonts w:eastAsia="Arial" w:cs="Arial"/>
          <w:highlight w:val="yellow"/>
        </w:rPr>
        <w:t xml:space="preserve">Guo et al. (2025) </w:t>
      </w:r>
      <w:r w:rsidR="006C0973">
        <w:rPr>
          <w:rFonts w:eastAsia="Arial" w:cs="Arial"/>
          <w:highlight w:val="yellow"/>
        </w:rPr>
        <w:t>reported</w:t>
      </w:r>
      <w:r w:rsidRPr="1309D8CD">
        <w:rPr>
          <w:rFonts w:eastAsia="Arial" w:cs="Arial"/>
          <w:highlight w:val="yellow"/>
        </w:rPr>
        <w:t xml:space="preserve"> that </w:t>
      </w:r>
      <w:r w:rsidR="006C0973">
        <w:rPr>
          <w:rFonts w:eastAsia="Arial" w:cs="Arial"/>
          <w:highlight w:val="yellow"/>
        </w:rPr>
        <w:t>incorporating</w:t>
      </w:r>
      <w:r w:rsidRPr="1309D8CD">
        <w:rPr>
          <w:rFonts w:eastAsia="Arial" w:cs="Arial"/>
          <w:highlight w:val="yellow"/>
        </w:rPr>
        <w:t xml:space="preserve"> metabolomics data into genomic evaluations modestly improved prediction accuracy for average daily gain in 8,174 Duroc pigs. Xu et al. (2024) </w:t>
      </w:r>
      <w:r w:rsidR="00707443">
        <w:rPr>
          <w:rFonts w:eastAsia="Arial" w:cs="Arial"/>
          <w:highlight w:val="yellow"/>
        </w:rPr>
        <w:t xml:space="preserve">further </w:t>
      </w:r>
      <w:r w:rsidRPr="1309D8CD">
        <w:rPr>
          <w:rFonts w:eastAsia="Arial" w:cs="Arial"/>
          <w:highlight w:val="yellow"/>
        </w:rPr>
        <w:t>showed that integrating gene expression data into a single-step method improved genomic prediction accuracy</w:t>
      </w:r>
      <w:r w:rsidR="7DAD7C95" w:rsidRPr="1309D8CD">
        <w:rPr>
          <w:rFonts w:eastAsia="Arial" w:cs="Arial"/>
          <w:highlight w:val="yellow"/>
        </w:rPr>
        <w:t xml:space="preserve"> </w:t>
      </w:r>
      <w:r w:rsidR="00002B43">
        <w:rPr>
          <w:rFonts w:eastAsia="Arial" w:cs="Arial"/>
          <w:highlight w:val="yellow"/>
        </w:rPr>
        <w:t>across</w:t>
      </w:r>
      <w:r w:rsidR="7DAD7C95" w:rsidRPr="1309D8CD">
        <w:rPr>
          <w:rFonts w:eastAsia="Arial" w:cs="Arial"/>
          <w:highlight w:val="yellow"/>
        </w:rPr>
        <w:t xml:space="preserve"> 54 traits</w:t>
      </w:r>
      <w:r w:rsidRPr="1309D8CD">
        <w:rPr>
          <w:rFonts w:eastAsia="Arial" w:cs="Arial"/>
          <w:highlight w:val="yellow"/>
        </w:rPr>
        <w:t xml:space="preserve"> in </w:t>
      </w:r>
      <w:r w:rsidR="00002B43">
        <w:rPr>
          <w:rFonts w:eastAsia="Arial" w:cs="Arial"/>
          <w:highlight w:val="yellow"/>
        </w:rPr>
        <w:t xml:space="preserve">a </w:t>
      </w:r>
      <w:r w:rsidRPr="1309D8CD">
        <w:rPr>
          <w:rFonts w:eastAsia="Arial" w:cs="Arial"/>
          <w:highlight w:val="yellow"/>
        </w:rPr>
        <w:t xml:space="preserve">Duroc × </w:t>
      </w:r>
      <w:proofErr w:type="spellStart"/>
      <w:r w:rsidRPr="1309D8CD">
        <w:rPr>
          <w:rFonts w:eastAsia="Arial" w:cs="Arial"/>
          <w:highlight w:val="yellow"/>
        </w:rPr>
        <w:t>Erhualian</w:t>
      </w:r>
      <w:proofErr w:type="spellEnd"/>
      <w:r w:rsidRPr="1309D8CD">
        <w:rPr>
          <w:rFonts w:eastAsia="Arial" w:cs="Arial"/>
          <w:highlight w:val="yellow"/>
        </w:rPr>
        <w:t xml:space="preserve"> F</w:t>
      </w:r>
      <w:r w:rsidRPr="1309D8CD">
        <w:rPr>
          <w:rFonts w:eastAsia="Arial" w:cs="Arial"/>
          <w:highlight w:val="yellow"/>
          <w:vertAlign w:val="subscript"/>
        </w:rPr>
        <w:t>2</w:t>
      </w:r>
      <w:r w:rsidRPr="1309D8CD">
        <w:rPr>
          <w:rFonts w:eastAsia="Arial" w:cs="Arial"/>
          <w:highlight w:val="yellow"/>
        </w:rPr>
        <w:t xml:space="preserve"> population. These studies demonstrate the predictive potential of multi-omics integration but also reveal several challenges in pigs, </w:t>
      </w:r>
      <w:r w:rsidR="00BB3EDC" w:rsidRPr="00BB3EDC">
        <w:rPr>
          <w:rFonts w:eastAsia="Arial" w:cs="Arial"/>
          <w:highlight w:val="yellow"/>
        </w:rPr>
        <w:t>emphasizing the need to better understand how each omics layer</w:t>
      </w:r>
      <w:r w:rsidR="00B829A2">
        <w:rPr>
          <w:rFonts w:eastAsia="Arial" w:cs="Arial"/>
          <w:highlight w:val="yellow"/>
        </w:rPr>
        <w:t xml:space="preserve"> </w:t>
      </w:r>
      <w:r w:rsidR="00BB3EDC" w:rsidRPr="00BB3EDC">
        <w:rPr>
          <w:rFonts w:eastAsia="Arial" w:cs="Arial"/>
          <w:highlight w:val="yellow"/>
        </w:rPr>
        <w:t>contributes to the prediction of complex traits in pigs</w:t>
      </w:r>
      <w:r w:rsidRPr="1309D8CD">
        <w:rPr>
          <w:rFonts w:eastAsia="Arial" w:cs="Arial"/>
          <w:highlight w:val="yellow"/>
        </w:rPr>
        <w:t>.</w:t>
      </w:r>
    </w:p>
    <w:p w14:paraId="1CE576D9" w14:textId="453E7E28" w:rsidR="438238A8" w:rsidRDefault="6D47BD59" w:rsidP="14DE916F">
      <w:pPr>
        <w:rPr>
          <w:rFonts w:eastAsia="Arial" w:cs="Arial"/>
          <w:szCs w:val="24"/>
          <w:highlight w:val="yellow"/>
        </w:rPr>
      </w:pPr>
      <w:r w:rsidRPr="3208D4E5">
        <w:rPr>
          <w:rFonts w:eastAsia="Arial" w:cs="Arial"/>
          <w:highlight w:val="yellow"/>
        </w:rPr>
        <w:t>Among the different omics, transcriptomic data offer unique tissue-specific biological insights. Incorporating gene expression as predictors in genomic prediction (GP) models has shown promising results (Li et al. 2019</w:t>
      </w:r>
      <w:r w:rsidR="159C980C" w:rsidRPr="3208D4E5">
        <w:rPr>
          <w:rFonts w:eastAsia="Arial" w:cs="Arial"/>
          <w:highlight w:val="yellow"/>
        </w:rPr>
        <w:t>,</w:t>
      </w:r>
      <w:r w:rsidRPr="3208D4E5">
        <w:rPr>
          <w:rFonts w:eastAsia="Arial" w:cs="Arial"/>
          <w:highlight w:val="yellow"/>
        </w:rPr>
        <w:t xml:space="preserve"> Pérez et al. 2022</w:t>
      </w:r>
      <w:r w:rsidR="331A07E6" w:rsidRPr="3208D4E5">
        <w:rPr>
          <w:rFonts w:eastAsia="Arial" w:cs="Arial"/>
          <w:highlight w:val="yellow"/>
        </w:rPr>
        <w:t>,</w:t>
      </w:r>
      <w:r w:rsidRPr="3208D4E5">
        <w:rPr>
          <w:rFonts w:eastAsia="Arial" w:cs="Arial"/>
          <w:highlight w:val="yellow"/>
        </w:rPr>
        <w:t xml:space="preserve"> Xu et al. 2024</w:t>
      </w:r>
      <w:r w:rsidR="19DEA398" w:rsidRPr="3208D4E5">
        <w:rPr>
          <w:rFonts w:eastAsia="Arial" w:cs="Arial"/>
          <w:highlight w:val="yellow"/>
        </w:rPr>
        <w:t>,</w:t>
      </w:r>
      <w:r w:rsidRPr="3208D4E5">
        <w:rPr>
          <w:rFonts w:eastAsia="Arial" w:cs="Arial"/>
          <w:highlight w:val="yellow"/>
        </w:rPr>
        <w:t xml:space="preserve"> Haas et al. 2025), likely due to their ability to capture non-linear and downstream regulatory effects. </w:t>
      </w:r>
      <w:r w:rsidR="438238A8" w:rsidRPr="14DE916F">
        <w:rPr>
          <w:rFonts w:eastAsia="Arial" w:cs="Arial"/>
          <w:szCs w:val="24"/>
          <w:highlight w:val="yellow"/>
        </w:rPr>
        <w:t>However, gene expression is sensitive to factors such as tissue type, management, and environment</w:t>
      </w:r>
      <w:r w:rsidR="00954B7A">
        <w:rPr>
          <w:rFonts w:eastAsia="Arial" w:cs="Arial"/>
          <w:szCs w:val="24"/>
          <w:highlight w:val="yellow"/>
        </w:rPr>
        <w:t>al conditions</w:t>
      </w:r>
      <w:r w:rsidR="004319F2">
        <w:rPr>
          <w:rFonts w:eastAsia="Arial" w:cs="Arial"/>
          <w:szCs w:val="24"/>
          <w:highlight w:val="yellow"/>
        </w:rPr>
        <w:t>. Notably</w:t>
      </w:r>
      <w:r w:rsidR="438238A8" w:rsidRPr="14DE916F">
        <w:rPr>
          <w:rFonts w:eastAsia="Arial" w:cs="Arial"/>
          <w:szCs w:val="24"/>
          <w:highlight w:val="yellow"/>
        </w:rPr>
        <w:t xml:space="preserve">, Pérez et al. (2022) demonstrated </w:t>
      </w:r>
      <w:r w:rsidR="00DA4996">
        <w:rPr>
          <w:rFonts w:eastAsia="Arial" w:cs="Arial"/>
          <w:szCs w:val="24"/>
          <w:highlight w:val="yellow"/>
        </w:rPr>
        <w:t xml:space="preserve">the </w:t>
      </w:r>
      <w:r w:rsidR="438238A8" w:rsidRPr="14DE916F">
        <w:rPr>
          <w:rFonts w:eastAsia="Arial" w:cs="Arial"/>
          <w:szCs w:val="24"/>
          <w:highlight w:val="yellow"/>
        </w:rPr>
        <w:t xml:space="preserve">dependence </w:t>
      </w:r>
      <w:r w:rsidR="00DA4996">
        <w:rPr>
          <w:rFonts w:eastAsia="Arial" w:cs="Arial"/>
          <w:szCs w:val="24"/>
          <w:highlight w:val="yellow"/>
        </w:rPr>
        <w:t>of transcriptomic predicti</w:t>
      </w:r>
      <w:r w:rsidR="00EB3B78">
        <w:rPr>
          <w:rFonts w:eastAsia="Arial" w:cs="Arial"/>
          <w:szCs w:val="24"/>
          <w:highlight w:val="yellow"/>
        </w:rPr>
        <w:t>ve</w:t>
      </w:r>
      <w:r w:rsidR="00DA4996">
        <w:rPr>
          <w:rFonts w:eastAsia="Arial" w:cs="Arial"/>
          <w:szCs w:val="24"/>
          <w:highlight w:val="yellow"/>
        </w:rPr>
        <w:t xml:space="preserve"> power</w:t>
      </w:r>
      <w:r w:rsidR="00EB3B78">
        <w:rPr>
          <w:rFonts w:eastAsia="Arial" w:cs="Arial"/>
          <w:szCs w:val="24"/>
          <w:highlight w:val="yellow"/>
        </w:rPr>
        <w:t xml:space="preserve"> </w:t>
      </w:r>
      <w:r w:rsidR="438238A8" w:rsidRPr="14DE916F">
        <w:rPr>
          <w:rFonts w:eastAsia="Arial" w:cs="Arial"/>
          <w:szCs w:val="24"/>
          <w:highlight w:val="yellow"/>
        </w:rPr>
        <w:t xml:space="preserve">on sampling time in a study </w:t>
      </w:r>
      <w:r w:rsidR="00E16F33">
        <w:rPr>
          <w:rFonts w:eastAsia="Arial" w:cs="Arial"/>
          <w:szCs w:val="24"/>
          <w:highlight w:val="yellow"/>
        </w:rPr>
        <w:t>with</w:t>
      </w:r>
      <w:r w:rsidR="438238A8" w:rsidRPr="14DE916F">
        <w:rPr>
          <w:rFonts w:eastAsia="Arial" w:cs="Arial"/>
          <w:szCs w:val="24"/>
          <w:highlight w:val="yellow"/>
        </w:rPr>
        <w:t xml:space="preserve"> mice.</w:t>
      </w:r>
    </w:p>
    <w:p w14:paraId="49FBF941" w14:textId="3C4FE96D" w:rsidR="6D47BD59" w:rsidRDefault="6D47BD59" w:rsidP="7FD5D21A">
      <w:r w:rsidRPr="7FD5D21A">
        <w:rPr>
          <w:rFonts w:eastAsia="Arial" w:cs="Arial"/>
          <w:szCs w:val="24"/>
          <w:highlight w:val="yellow"/>
        </w:rPr>
        <w:t xml:space="preserve">Predicting complex traits in pigs, especially immune-related traits, is challenging due to several factors. First, high-dimensional genomic and omics data with </w:t>
      </w:r>
      <w:r w:rsidRPr="7FD5D21A">
        <w:rPr>
          <w:rFonts w:eastAsia="Arial" w:cs="Arial"/>
          <w:szCs w:val="24"/>
          <w:highlight w:val="yellow"/>
        </w:rPr>
        <w:lastRenderedPageBreak/>
        <w:t xml:space="preserve">limited sample sizes (“large p, small n”) can reduce model generalizability. Second, immune traits involve non-linear genetic interactions often missed by linear models </w:t>
      </w:r>
      <w:r w:rsidR="00E12983">
        <w:rPr>
          <w:rFonts w:eastAsia="Arial" w:cs="Arial"/>
          <w:szCs w:val="24"/>
          <w:highlight w:val="yellow"/>
        </w:rPr>
        <w:t>such as</w:t>
      </w:r>
      <w:r w:rsidRPr="7FD5D21A">
        <w:rPr>
          <w:rFonts w:eastAsia="Arial" w:cs="Arial"/>
          <w:szCs w:val="24"/>
          <w:highlight w:val="yellow"/>
        </w:rPr>
        <w:t xml:space="preserve"> GBLUP. Third, </w:t>
      </w:r>
      <w:r w:rsidR="0057749A">
        <w:rPr>
          <w:rFonts w:eastAsia="Arial" w:cs="Arial"/>
          <w:szCs w:val="24"/>
          <w:highlight w:val="yellow"/>
        </w:rPr>
        <w:t xml:space="preserve">both </w:t>
      </w:r>
      <w:r w:rsidRPr="7FD5D21A">
        <w:rPr>
          <w:rFonts w:eastAsia="Arial" w:cs="Arial"/>
          <w:szCs w:val="24"/>
          <w:highlight w:val="yellow"/>
        </w:rPr>
        <w:t>gene expression and immune responses exhibit tissue-specific and temporal variation, yet current studies in pigs have not addressed this point. Finally, integrating heterogeneous omics layers in a simple joint modelling may overlook hierarchical or causal relationships between layers.</w:t>
      </w:r>
    </w:p>
    <w:p w14:paraId="426B872D" w14:textId="47B04DCB" w:rsidR="6D47BD59" w:rsidRDefault="6D47BD59" w:rsidP="7FD5D21A">
      <w:r w:rsidRPr="7FD5D21A">
        <w:rPr>
          <w:rFonts w:eastAsia="Arial" w:cs="Arial"/>
          <w:szCs w:val="24"/>
          <w:highlight w:val="yellow"/>
        </w:rPr>
        <w:t>These limitations underscore the need for predictive frameworks that leverage multi-omics data and allow evaluation of how tissue specificity and temporal proximity of traits influence prediction accuracy. Such approaches could</w:t>
      </w:r>
      <w:r w:rsidR="00D16F2A">
        <w:rPr>
          <w:rFonts w:eastAsia="Arial" w:cs="Arial"/>
          <w:szCs w:val="24"/>
          <w:highlight w:val="yellow"/>
        </w:rPr>
        <w:t xml:space="preserve"> not only</w:t>
      </w:r>
      <w:r w:rsidRPr="7FD5D21A">
        <w:rPr>
          <w:rFonts w:eastAsia="Arial" w:cs="Arial"/>
          <w:szCs w:val="24"/>
          <w:highlight w:val="yellow"/>
        </w:rPr>
        <w:t xml:space="preserve"> enhance genomic prediction </w:t>
      </w:r>
      <w:r w:rsidR="00936A9D">
        <w:rPr>
          <w:rFonts w:eastAsia="Arial" w:cs="Arial"/>
          <w:szCs w:val="24"/>
          <w:highlight w:val="yellow"/>
        </w:rPr>
        <w:t>but also</w:t>
      </w:r>
      <w:r w:rsidRPr="7FD5D21A">
        <w:rPr>
          <w:rFonts w:eastAsia="Arial" w:cs="Arial"/>
          <w:szCs w:val="24"/>
          <w:highlight w:val="yellow"/>
        </w:rPr>
        <w:t xml:space="preserve"> provide </w:t>
      </w:r>
      <w:r w:rsidR="00936A9D">
        <w:rPr>
          <w:rFonts w:eastAsia="Arial" w:cs="Arial"/>
          <w:szCs w:val="24"/>
          <w:highlight w:val="yellow"/>
        </w:rPr>
        <w:t xml:space="preserve">deeper </w:t>
      </w:r>
      <w:r w:rsidRPr="7FD5D21A">
        <w:rPr>
          <w:rFonts w:eastAsia="Arial" w:cs="Arial"/>
          <w:szCs w:val="24"/>
          <w:highlight w:val="yellow"/>
        </w:rPr>
        <w:t>insights into the molecular networks underlying complex traits, particularly immune-related traits.</w:t>
      </w:r>
    </w:p>
    <w:p w14:paraId="7D9E7CD8" w14:textId="2CDD021E" w:rsidR="6D47BD59" w:rsidRDefault="6D47BD59" w:rsidP="7FD5D21A">
      <w:pPr>
        <w:rPr>
          <w:rFonts w:eastAsia="Arial" w:cs="Arial"/>
          <w:highlight w:val="yellow"/>
        </w:rPr>
      </w:pPr>
      <w:r w:rsidRPr="3268091D">
        <w:rPr>
          <w:rFonts w:eastAsia="Arial" w:cs="Arial"/>
          <w:highlight w:val="yellow"/>
        </w:rPr>
        <w:t xml:space="preserve">In the present study, we aim to: (i) investigate whether using a single </w:t>
      </w:r>
      <w:proofErr w:type="spellStart"/>
      <w:r w:rsidRPr="3268091D">
        <w:rPr>
          <w:rFonts w:eastAsia="Arial" w:cs="Arial"/>
          <w:highlight w:val="yellow"/>
        </w:rPr>
        <w:t>omic</w:t>
      </w:r>
      <w:proofErr w:type="spellEnd"/>
      <w:r w:rsidRPr="3268091D">
        <w:rPr>
          <w:rFonts w:eastAsia="Arial" w:cs="Arial"/>
          <w:highlight w:val="yellow"/>
        </w:rPr>
        <w:t xml:space="preserve"> </w:t>
      </w:r>
      <w:r w:rsidR="001A57F2">
        <w:rPr>
          <w:rFonts w:eastAsia="Arial" w:cs="Arial"/>
          <w:highlight w:val="yellow"/>
        </w:rPr>
        <w:t>layer</w:t>
      </w:r>
      <w:r w:rsidRPr="3268091D">
        <w:rPr>
          <w:rFonts w:eastAsia="Arial" w:cs="Arial"/>
          <w:highlight w:val="yellow"/>
        </w:rPr>
        <w:t xml:space="preserve"> or integrating two omics</w:t>
      </w:r>
      <w:r w:rsidR="00B37985">
        <w:rPr>
          <w:rFonts w:eastAsia="Arial" w:cs="Arial"/>
          <w:highlight w:val="yellow"/>
        </w:rPr>
        <w:t>,</w:t>
      </w:r>
      <w:r w:rsidRPr="3268091D">
        <w:rPr>
          <w:rFonts w:eastAsia="Arial" w:cs="Arial"/>
          <w:highlight w:val="yellow"/>
        </w:rPr>
        <w:t xml:space="preserve"> such as gene expression levels and genotypes</w:t>
      </w:r>
      <w:r w:rsidR="00B37985">
        <w:rPr>
          <w:rFonts w:eastAsia="Arial" w:cs="Arial"/>
          <w:highlight w:val="yellow"/>
        </w:rPr>
        <w:t>,</w:t>
      </w:r>
      <w:r w:rsidRPr="3268091D">
        <w:rPr>
          <w:rFonts w:eastAsia="Arial" w:cs="Arial"/>
          <w:highlight w:val="yellow"/>
        </w:rPr>
        <w:t xml:space="preserve"> can improve the prediction accuracy of key traits for porcine health and production; (</w:t>
      </w:r>
      <w:r w:rsidRPr="3268091D">
        <w:rPr>
          <w:rFonts w:eastAsia="Arial" w:cs="Arial"/>
        </w:rPr>
        <w:t>ii) assess whether integrating omics data within a structural framework instead of a joint linear approach enhances model performance and better represents the underlying biological network across various tested traits; (iii) compare the prediction ability of model-specific input strategies obtained through feature selection on gene expression levels; and finally, (iv) conduct a functional analysis on subsets of selected transcripts to identify genes and biological processes directly associated with the analysed traits.</w:t>
      </w:r>
      <w:r w:rsidR="3A7F2457" w:rsidRPr="3268091D">
        <w:rPr>
          <w:rFonts w:eastAsia="Arial" w:cs="Arial"/>
        </w:rPr>
        <w:t xml:space="preserve"> </w:t>
      </w:r>
      <w:r w:rsidR="3A7F2457" w:rsidRPr="3268091D">
        <w:rPr>
          <w:rFonts w:eastAsia="Arial" w:cs="Arial"/>
          <w:highlight w:val="yellow"/>
        </w:rPr>
        <w:t xml:space="preserve">Importantly, the </w:t>
      </w:r>
      <w:proofErr w:type="spellStart"/>
      <w:r w:rsidR="3A7F2457" w:rsidRPr="3268091D">
        <w:rPr>
          <w:rFonts w:eastAsia="Arial" w:cs="Arial"/>
          <w:highlight w:val="yellow"/>
        </w:rPr>
        <w:t>analyzed</w:t>
      </w:r>
      <w:proofErr w:type="spellEnd"/>
      <w:r w:rsidR="3A7F2457" w:rsidRPr="3268091D">
        <w:rPr>
          <w:rFonts w:eastAsia="Arial" w:cs="Arial"/>
          <w:highlight w:val="yellow"/>
        </w:rPr>
        <w:t xml:space="preserve"> traits were selected to represent varying degrees of tissue specificity and temporal relevance to transcriptome sampling. Traits directly related to blood allow us to evaluate predictive performance when the sampled tissue is biologically relevant. In </w:t>
      </w:r>
      <w:r w:rsidR="3A7F2457" w:rsidRPr="3268091D">
        <w:rPr>
          <w:rFonts w:eastAsia="Arial" w:cs="Arial"/>
          <w:highlight w:val="yellow"/>
        </w:rPr>
        <w:lastRenderedPageBreak/>
        <w:t xml:space="preserve">contrast, traits </w:t>
      </w:r>
      <w:r w:rsidR="3A7F2457" w:rsidRPr="439F5E4A">
        <w:rPr>
          <w:rFonts w:eastAsia="Arial" w:cs="Arial"/>
          <w:highlight w:val="yellow"/>
        </w:rPr>
        <w:t>measured</w:t>
      </w:r>
      <w:r w:rsidR="3A7F2457" w:rsidRPr="3268091D">
        <w:rPr>
          <w:rFonts w:eastAsia="Arial" w:cs="Arial"/>
          <w:highlight w:val="yellow"/>
        </w:rPr>
        <w:t xml:space="preserve"> at a different timepoint and unrelated to blood, serve as a benchmark to assess the contribution of transcriptomic data when tissue relevance is limited.</w:t>
      </w:r>
    </w:p>
    <w:p w14:paraId="5252906D" w14:textId="77777777" w:rsidR="00B265BB" w:rsidRPr="00B250A0" w:rsidRDefault="00B265BB" w:rsidP="00F528C9">
      <w:pPr>
        <w:pStyle w:val="Ttulo1"/>
        <w:rPr>
          <w:rFonts w:cs="Arial"/>
          <w:lang w:val="en-GB"/>
        </w:rPr>
      </w:pPr>
    </w:p>
    <w:p w14:paraId="49854330" w14:textId="4821C36A" w:rsidR="00F528C9" w:rsidRPr="00B250A0" w:rsidRDefault="00F528C9" w:rsidP="00F528C9">
      <w:pPr>
        <w:pStyle w:val="Ttulo1"/>
        <w:rPr>
          <w:rFonts w:cs="Arial"/>
          <w:lang w:val="en-GB"/>
        </w:rPr>
      </w:pPr>
      <w:r w:rsidRPr="00B250A0">
        <w:rPr>
          <w:rFonts w:cs="Arial"/>
          <w:lang w:val="en-GB"/>
        </w:rPr>
        <w:t>Material and Methods</w:t>
      </w:r>
    </w:p>
    <w:p w14:paraId="186F6115" w14:textId="77777777" w:rsidR="00F528C9" w:rsidRPr="00B250A0" w:rsidRDefault="00F528C9" w:rsidP="00F528C9">
      <w:pPr>
        <w:rPr>
          <w:rFonts w:cs="Arial"/>
          <w:color w:val="000000" w:themeColor="text1"/>
          <w:szCs w:val="24"/>
        </w:rPr>
      </w:pPr>
    </w:p>
    <w:p w14:paraId="03EC118A" w14:textId="77777777" w:rsidR="00F528C9" w:rsidRPr="00700906" w:rsidRDefault="00F528C9" w:rsidP="00F14B24">
      <w:pPr>
        <w:pStyle w:val="Ttulo2"/>
        <w:rPr>
          <w:rStyle w:val="nfasissutil"/>
          <w:rFonts w:cs="Arial"/>
          <w:color w:val="000000" w:themeColor="text1"/>
          <w:lang w:val="en-GB"/>
        </w:rPr>
      </w:pPr>
      <w:r w:rsidRPr="00700906">
        <w:rPr>
          <w:rStyle w:val="nfasissutil"/>
          <w:rFonts w:cs="Arial"/>
          <w:color w:val="000000" w:themeColor="text1"/>
          <w:lang w:val="en-GB"/>
        </w:rPr>
        <w:t>Animal experimental design and sample collection</w:t>
      </w:r>
    </w:p>
    <w:p w14:paraId="7A9DEDB6" w14:textId="45F3FD20" w:rsidR="001F7006" w:rsidRPr="00B250A0" w:rsidRDefault="001F7006" w:rsidP="00D55736">
      <w:pPr>
        <w:rPr>
          <w:rFonts w:cs="Arial"/>
        </w:rPr>
      </w:pPr>
      <w:r w:rsidRPr="1DDCAA9C">
        <w:rPr>
          <w:rFonts w:cs="Arial"/>
        </w:rPr>
        <w:t>The population used in this study consisted of 255 apparently healthy commercial Duroc piglets (129 males and 126 females)</w:t>
      </w:r>
      <w:r w:rsidR="00AE7138" w:rsidRPr="1DDCAA9C">
        <w:rPr>
          <w:rFonts w:cs="Arial"/>
        </w:rPr>
        <w:t>,</w:t>
      </w:r>
      <w:r w:rsidRPr="1DDCAA9C">
        <w:rPr>
          <w:rFonts w:cs="Arial"/>
        </w:rPr>
        <w:t xml:space="preserve"> </w:t>
      </w:r>
      <w:r w:rsidR="008018B6" w:rsidRPr="1DDCAA9C">
        <w:rPr>
          <w:rFonts w:cs="Arial"/>
          <w:highlight w:val="yellow"/>
        </w:rPr>
        <w:t>originat</w:t>
      </w:r>
      <w:r w:rsidR="00AE7138" w:rsidRPr="1DDCAA9C">
        <w:rPr>
          <w:rFonts w:cs="Arial"/>
          <w:highlight w:val="yellow"/>
        </w:rPr>
        <w:t>ing</w:t>
      </w:r>
      <w:r w:rsidR="008018B6" w:rsidRPr="1DDCAA9C">
        <w:rPr>
          <w:rFonts w:cs="Arial"/>
          <w:highlight w:val="yellow"/>
        </w:rPr>
        <w:t xml:space="preserve"> from 21 boars and 113 sows</w:t>
      </w:r>
      <w:r w:rsidR="008018B6" w:rsidRPr="1DDCAA9C">
        <w:rPr>
          <w:rFonts w:cs="Arial"/>
        </w:rPr>
        <w:t xml:space="preserve"> </w:t>
      </w:r>
      <w:r w:rsidR="005B71F3" w:rsidRPr="1DDCAA9C">
        <w:rPr>
          <w:rFonts w:cs="Arial"/>
        </w:rPr>
        <w:t>and distributed</w:t>
      </w:r>
      <w:r w:rsidRPr="1DDCAA9C">
        <w:rPr>
          <w:rFonts w:cs="Arial"/>
        </w:rPr>
        <w:t xml:space="preserve"> </w:t>
      </w:r>
      <w:r w:rsidR="005B71F3" w:rsidRPr="1DDCAA9C">
        <w:rPr>
          <w:rFonts w:cs="Arial"/>
        </w:rPr>
        <w:t>across</w:t>
      </w:r>
      <w:r w:rsidRPr="1DDCAA9C">
        <w:rPr>
          <w:rFonts w:cs="Arial"/>
        </w:rPr>
        <w:t xml:space="preserve"> six commercial batches (37 to 46 animals each). Between </w:t>
      </w:r>
      <w:r w:rsidR="004C1CD4" w:rsidRPr="1DDCAA9C">
        <w:rPr>
          <w:rFonts w:cs="Arial"/>
        </w:rPr>
        <w:t>2</w:t>
      </w:r>
      <w:r w:rsidRPr="1DDCAA9C">
        <w:rPr>
          <w:rFonts w:cs="Arial"/>
        </w:rPr>
        <w:t xml:space="preserve"> and 4 animals were selected form each litter, balancing sex when possible. The population was raised on a commercial cereal-based diet</w:t>
      </w:r>
      <w:r w:rsidR="00190319" w:rsidRPr="1DDCAA9C">
        <w:rPr>
          <w:rFonts w:cs="Arial"/>
        </w:rPr>
        <w:t xml:space="preserve"> and </w:t>
      </w:r>
      <w:r w:rsidRPr="1DDCAA9C">
        <w:rPr>
          <w:rFonts w:cs="Arial"/>
        </w:rPr>
        <w:t xml:space="preserve">fed </w:t>
      </w:r>
      <w:r w:rsidRPr="1DDCAA9C">
        <w:rPr>
          <w:rFonts w:cs="Arial"/>
          <w:i/>
          <w:iCs/>
        </w:rPr>
        <w:t>ad libitum</w:t>
      </w:r>
      <w:r w:rsidRPr="1DDCAA9C">
        <w:rPr>
          <w:rFonts w:cs="Arial"/>
        </w:rPr>
        <w:t xml:space="preserve">. Animals </w:t>
      </w:r>
      <w:r w:rsidR="00CE09BA" w:rsidRPr="1DDCAA9C">
        <w:rPr>
          <w:rFonts w:cs="Arial"/>
        </w:rPr>
        <w:t xml:space="preserve">were sampled for immunity, genomic and transcriptomic </w:t>
      </w:r>
      <w:r w:rsidR="00D83C10" w:rsidRPr="1DDCAA9C">
        <w:rPr>
          <w:rFonts w:cs="Arial"/>
        </w:rPr>
        <w:t xml:space="preserve">analyses </w:t>
      </w:r>
      <w:r w:rsidR="00CE09BA" w:rsidRPr="1DDCAA9C">
        <w:rPr>
          <w:rFonts w:cs="Arial"/>
        </w:rPr>
        <w:t>at 60 ± 8 days of age,</w:t>
      </w:r>
      <w:r w:rsidR="79D75995" w:rsidRPr="1DDCAA9C">
        <w:rPr>
          <w:rFonts w:cs="Arial"/>
        </w:rPr>
        <w:t xml:space="preserve"> </w:t>
      </w:r>
      <w:r w:rsidR="00D83C10" w:rsidRPr="1DDCAA9C">
        <w:rPr>
          <w:rFonts w:cs="Arial"/>
        </w:rPr>
        <w:t xml:space="preserve">and </w:t>
      </w:r>
      <w:r w:rsidRPr="1DDCAA9C">
        <w:rPr>
          <w:rFonts w:cs="Arial"/>
        </w:rPr>
        <w:t xml:space="preserve">were slaughtered at an average weight of 129 </w:t>
      </w:r>
      <w:r w:rsidR="008211DB" w:rsidRPr="1DDCAA9C">
        <w:rPr>
          <w:rFonts w:cs="Arial"/>
        </w:rPr>
        <w:t>kg</w:t>
      </w:r>
      <w:r w:rsidR="00F327A2" w:rsidRPr="1DDCAA9C">
        <w:rPr>
          <w:rFonts w:cs="Arial"/>
        </w:rPr>
        <w:t>,</w:t>
      </w:r>
      <w:r w:rsidR="008211DB" w:rsidRPr="1DDCAA9C">
        <w:rPr>
          <w:rFonts w:cs="Arial"/>
        </w:rPr>
        <w:t xml:space="preserve"> </w:t>
      </w:r>
      <w:r w:rsidRPr="1DDCAA9C">
        <w:rPr>
          <w:rFonts w:cs="Arial"/>
        </w:rPr>
        <w:t>at ages</w:t>
      </w:r>
      <w:r w:rsidR="008753B0" w:rsidRPr="1DDCAA9C">
        <w:rPr>
          <w:rFonts w:cs="Arial"/>
        </w:rPr>
        <w:t xml:space="preserve"> </w:t>
      </w:r>
      <w:r w:rsidR="00F327A2" w:rsidRPr="1DDCAA9C">
        <w:rPr>
          <w:rFonts w:cs="Arial"/>
        </w:rPr>
        <w:t>ranging from</w:t>
      </w:r>
      <w:r w:rsidRPr="1DDCAA9C">
        <w:rPr>
          <w:rFonts w:cs="Arial"/>
        </w:rPr>
        <w:t xml:space="preserve"> 181 </w:t>
      </w:r>
      <w:r w:rsidR="00F327A2" w:rsidRPr="1DDCAA9C">
        <w:rPr>
          <w:rFonts w:cs="Arial"/>
        </w:rPr>
        <w:t xml:space="preserve">to </w:t>
      </w:r>
      <w:r w:rsidRPr="1DDCAA9C">
        <w:rPr>
          <w:rFonts w:cs="Arial"/>
        </w:rPr>
        <w:t>228 days.</w:t>
      </w:r>
    </w:p>
    <w:p w14:paraId="17B55D00" w14:textId="2FDFF9CA" w:rsidR="001F7006" w:rsidRPr="00B250A0" w:rsidRDefault="001F7006" w:rsidP="00D55736">
      <w:pPr>
        <w:rPr>
          <w:rFonts w:cs="Arial"/>
        </w:rPr>
      </w:pPr>
      <w:r w:rsidRPr="7862F459">
        <w:rPr>
          <w:rFonts w:cs="Arial"/>
        </w:rPr>
        <w:t>During the sampling</w:t>
      </w:r>
      <w:r w:rsidR="00F327A2" w:rsidRPr="7862F459">
        <w:rPr>
          <w:rFonts w:cs="Arial"/>
        </w:rPr>
        <w:t>,</w:t>
      </w:r>
      <w:r w:rsidRPr="7862F459">
        <w:rPr>
          <w:rFonts w:cs="Arial"/>
        </w:rPr>
        <w:t xml:space="preserve"> blood was extracted using standard veterinarian protocols from external jugular vein into vacutainer tubes with</w:t>
      </w:r>
      <w:r w:rsidR="00883422" w:rsidRPr="7862F459">
        <w:rPr>
          <w:rFonts w:cs="Arial"/>
        </w:rPr>
        <w:t xml:space="preserve"> or without</w:t>
      </w:r>
      <w:r w:rsidRPr="7862F459">
        <w:rPr>
          <w:rFonts w:cs="Arial"/>
        </w:rPr>
        <w:t xml:space="preserve"> anticoagulants (</w:t>
      </w:r>
      <w:proofErr w:type="spellStart"/>
      <w:r w:rsidRPr="7862F459">
        <w:rPr>
          <w:rFonts w:cs="Arial"/>
        </w:rPr>
        <w:t>Sangüesa</w:t>
      </w:r>
      <w:proofErr w:type="spellEnd"/>
      <w:r w:rsidRPr="7862F459">
        <w:rPr>
          <w:rFonts w:cs="Arial"/>
        </w:rPr>
        <w:t xml:space="preserve"> S.A., Spain) and </w:t>
      </w:r>
      <w:proofErr w:type="spellStart"/>
      <w:r w:rsidRPr="7862F459">
        <w:rPr>
          <w:rFonts w:cs="Arial"/>
        </w:rPr>
        <w:t>Tempus</w:t>
      </w:r>
      <w:r w:rsidRPr="7862F459">
        <w:rPr>
          <w:rFonts w:cs="Arial"/>
          <w:vertAlign w:val="superscript"/>
        </w:rPr>
        <w:t>TM</w:t>
      </w:r>
      <w:proofErr w:type="spellEnd"/>
      <w:r w:rsidRPr="7862F459">
        <w:rPr>
          <w:rFonts w:cs="Arial"/>
        </w:rPr>
        <w:t xml:space="preserve"> Blood RNA tubes (</w:t>
      </w:r>
      <w:proofErr w:type="spellStart"/>
      <w:r w:rsidRPr="7862F459">
        <w:rPr>
          <w:rFonts w:cs="Arial"/>
        </w:rPr>
        <w:t>Thermo</w:t>
      </w:r>
      <w:proofErr w:type="spellEnd"/>
      <w:r w:rsidRPr="7862F459">
        <w:rPr>
          <w:rFonts w:cs="Arial"/>
        </w:rPr>
        <w:t xml:space="preserve"> Fisher Scientific, Spain). Samples were stored for further processing at -20ºC in the case of DNA extraction and -80ºC for RNA extraction.</w:t>
      </w:r>
    </w:p>
    <w:p w14:paraId="1269835F" w14:textId="77777777" w:rsidR="00F528C9" w:rsidRPr="00B250A0" w:rsidRDefault="00F528C9" w:rsidP="00F528C9">
      <w:pPr>
        <w:rPr>
          <w:rFonts w:cs="Arial"/>
          <w:color w:val="000000" w:themeColor="text1"/>
          <w:szCs w:val="24"/>
        </w:rPr>
      </w:pPr>
    </w:p>
    <w:p w14:paraId="74E19BBD" w14:textId="0D20A917" w:rsidR="00F528C9" w:rsidRPr="00700906" w:rsidRDefault="00F528C9" w:rsidP="00F14B24">
      <w:pPr>
        <w:pStyle w:val="Ttulo2"/>
        <w:rPr>
          <w:rStyle w:val="nfasissutil"/>
          <w:rFonts w:cs="Arial"/>
          <w:color w:val="000000" w:themeColor="text1"/>
          <w:lang w:val="en-GB"/>
        </w:rPr>
      </w:pPr>
      <w:proofErr w:type="spellStart"/>
      <w:r w:rsidRPr="00700906">
        <w:rPr>
          <w:rStyle w:val="nfasissutil"/>
          <w:rFonts w:cs="Arial"/>
          <w:color w:val="000000" w:themeColor="text1"/>
          <w:lang w:val="en-GB"/>
        </w:rPr>
        <w:lastRenderedPageBreak/>
        <w:t>Immucompetence</w:t>
      </w:r>
      <w:proofErr w:type="spellEnd"/>
      <w:r w:rsidRPr="00700906">
        <w:rPr>
          <w:rStyle w:val="nfasissutil"/>
          <w:rFonts w:cs="Arial"/>
          <w:color w:val="000000" w:themeColor="text1"/>
          <w:lang w:val="en-GB"/>
        </w:rPr>
        <w:t xml:space="preserve"> and Production trait</w:t>
      </w:r>
      <w:r w:rsidR="00D5254D" w:rsidRPr="00700906">
        <w:rPr>
          <w:rStyle w:val="nfasissutil"/>
          <w:rFonts w:cs="Arial"/>
          <w:color w:val="000000" w:themeColor="text1"/>
          <w:lang w:val="en-GB"/>
        </w:rPr>
        <w:t>s</w:t>
      </w:r>
    </w:p>
    <w:p w14:paraId="1583E64F" w14:textId="67C0CAF2" w:rsidR="00F528C9" w:rsidRPr="00B250A0" w:rsidRDefault="00F528C9" w:rsidP="00F528C9">
      <w:pPr>
        <w:rPr>
          <w:rFonts w:eastAsia="Arial" w:cs="Arial"/>
          <w:highlight w:val="yellow"/>
        </w:rPr>
      </w:pPr>
      <w:r w:rsidRPr="1DDCAA9C">
        <w:rPr>
          <w:rFonts w:cs="Arial"/>
        </w:rPr>
        <w:t xml:space="preserve">For this study, six different traits were selected due to their importance in animal </w:t>
      </w:r>
      <w:r w:rsidR="005F6172" w:rsidRPr="1DDCAA9C">
        <w:rPr>
          <w:rFonts w:cs="Arial"/>
        </w:rPr>
        <w:t xml:space="preserve">health </w:t>
      </w:r>
      <w:r w:rsidRPr="1DDCAA9C">
        <w:rPr>
          <w:rFonts w:cs="Arial"/>
        </w:rPr>
        <w:t>and production. Specifically, carcass weight measured immediately after slaughter and before chilling was included as a key indicator of carcass quality and yield</w:t>
      </w:r>
      <w:r w:rsidR="00152083" w:rsidRPr="1DDCAA9C">
        <w:rPr>
          <w:rFonts w:cs="Arial"/>
        </w:rPr>
        <w:t xml:space="preserve"> </w:t>
      </w:r>
      <w:r w:rsidR="005C1F9A" w:rsidRPr="1DDCAA9C">
        <w:rPr>
          <w:rFonts w:cs="Arial"/>
        </w:rPr>
        <w:t>(</w:t>
      </w:r>
      <w:proofErr w:type="spellStart"/>
      <w:r w:rsidR="002D6C0A" w:rsidRPr="1DDCAA9C">
        <w:rPr>
          <w:rFonts w:cs="Arial"/>
        </w:rPr>
        <w:t>Jové-Juncà</w:t>
      </w:r>
      <w:proofErr w:type="spellEnd"/>
      <w:r w:rsidR="002D6C0A" w:rsidRPr="1DDCAA9C">
        <w:rPr>
          <w:rFonts w:cs="Arial"/>
        </w:rPr>
        <w:t xml:space="preserve"> et al. 2024)</w:t>
      </w:r>
      <w:r w:rsidRPr="1DDCAA9C">
        <w:rPr>
          <w:rFonts w:cs="Arial"/>
        </w:rPr>
        <w:t>. In addition,</w:t>
      </w:r>
      <w:r w:rsidR="00A21CE6" w:rsidRPr="1DDCAA9C">
        <w:rPr>
          <w:rFonts w:cs="Arial"/>
        </w:rPr>
        <w:t xml:space="preserve"> several immunity parameters measured </w:t>
      </w:r>
      <w:r w:rsidR="003722F7" w:rsidRPr="1DDCAA9C">
        <w:rPr>
          <w:rFonts w:cs="Arial"/>
        </w:rPr>
        <w:t xml:space="preserve">at 60 ± 8 days of age were analysed. Among them </w:t>
      </w:r>
      <w:r w:rsidRPr="1DDCAA9C">
        <w:rPr>
          <w:rFonts w:cs="Arial"/>
        </w:rPr>
        <w:t>white blood cells (WBCs) types</w:t>
      </w:r>
      <w:r w:rsidR="00E33366" w:rsidRPr="1DDCAA9C">
        <w:rPr>
          <w:rFonts w:cs="Arial"/>
        </w:rPr>
        <w:t>,</w:t>
      </w:r>
      <w:r w:rsidRPr="1DDCAA9C">
        <w:rPr>
          <w:rFonts w:cs="Arial"/>
        </w:rPr>
        <w:t xml:space="preserve"> </w:t>
      </w:r>
      <w:r w:rsidR="00201A9D" w:rsidRPr="1DDCAA9C">
        <w:rPr>
          <w:rFonts w:cs="Arial"/>
        </w:rPr>
        <w:t xml:space="preserve">measured by </w:t>
      </w:r>
      <w:r w:rsidR="000C5E79" w:rsidRPr="1DDCAA9C">
        <w:rPr>
          <w:rFonts w:cs="Arial"/>
        </w:rPr>
        <w:t>hemogram, were</w:t>
      </w:r>
      <w:r w:rsidRPr="1DDCAA9C">
        <w:rPr>
          <w:rFonts w:cs="Arial"/>
        </w:rPr>
        <w:t xml:space="preserve"> examined, including total leucocyte count and absolute counts of monocytes and lymphocytes relative to the total leucocyte count</w:t>
      </w:r>
      <w:r w:rsidR="00EA1F58" w:rsidRPr="1DDCAA9C">
        <w:rPr>
          <w:rFonts w:cs="Arial"/>
        </w:rPr>
        <w:t xml:space="preserve"> (Ballester et al. 2023)</w:t>
      </w:r>
      <w:r w:rsidRPr="1DDCAA9C">
        <w:rPr>
          <w:rFonts w:cs="Arial"/>
        </w:rPr>
        <w:t xml:space="preserve">. </w:t>
      </w:r>
      <w:r w:rsidR="00935DD3" w:rsidRPr="1DDCAA9C">
        <w:rPr>
          <w:rFonts w:ascii="Symbol" w:eastAsia="Symbol" w:hAnsi="Symbol" w:cs="Symbol"/>
        </w:rPr>
        <w:t>gd</w:t>
      </w:r>
      <w:r w:rsidRPr="1DDCAA9C">
        <w:rPr>
          <w:rFonts w:cs="Arial"/>
        </w:rPr>
        <w:t xml:space="preserve"> cells, a subset of T lymphocytes, were also considered due to their crucial role in linking innate to adaptive immune responses (Mair et al. 2014, Ballester et al. 2023). Finally, blood cortisol was included as a measure of stress levels, welfare and immune function. Except for cortisol and carcass weight, all traits were log-transformed to account for their highly leptokurtic distribution. Additionally, all traits were adjusted for the effects of batch and sex</w:t>
      </w:r>
      <w:r w:rsidR="006E570A" w:rsidRPr="1DDCAA9C">
        <w:rPr>
          <w:rFonts w:cs="Arial"/>
        </w:rPr>
        <w:t xml:space="preserve"> </w:t>
      </w:r>
      <w:r w:rsidR="006E570A" w:rsidRPr="1DDCAA9C">
        <w:rPr>
          <w:rFonts w:cs="Arial"/>
          <w:highlight w:val="yellow"/>
        </w:rPr>
        <w:t>by fitting a linear model. The residuals from this model, representing the phenotypes corrected for these systematic effects, were then used in downstream analyses. The correction was performed in R</w:t>
      </w:r>
      <w:r w:rsidR="00C23F27" w:rsidRPr="1DDCAA9C">
        <w:rPr>
          <w:rFonts w:cs="Arial"/>
          <w:highlight w:val="yellow"/>
        </w:rPr>
        <w:t xml:space="preserve"> (version 4.2.2)</w:t>
      </w:r>
      <w:r w:rsidR="006E570A" w:rsidRPr="1DDCAA9C">
        <w:rPr>
          <w:rFonts w:cs="Arial"/>
          <w:highlight w:val="yellow"/>
        </w:rPr>
        <w:t xml:space="preserve"> using the </w:t>
      </w:r>
      <w:proofErr w:type="spellStart"/>
      <w:r w:rsidR="006E570A" w:rsidRPr="1DDCAA9C">
        <w:rPr>
          <w:rFonts w:cs="Arial"/>
          <w:highlight w:val="yellow"/>
        </w:rPr>
        <w:t>lm</w:t>
      </w:r>
      <w:proofErr w:type="spellEnd"/>
      <w:r w:rsidR="006E570A" w:rsidRPr="1DDCAA9C">
        <w:rPr>
          <w:rFonts w:cs="Arial"/>
          <w:highlight w:val="yellow"/>
        </w:rPr>
        <w:t>() function (R Core Team, 2025).</w:t>
      </w:r>
      <w:r w:rsidR="730E73E4" w:rsidRPr="1DDCAA9C">
        <w:rPr>
          <w:rFonts w:cs="Arial"/>
          <w:highlight w:val="yellow"/>
        </w:rPr>
        <w:t xml:space="preserve"> </w:t>
      </w:r>
      <w:r w:rsidR="5D668E73" w:rsidRPr="1DDCAA9C">
        <w:rPr>
          <w:rFonts w:eastAsia="Arial" w:cs="Arial"/>
          <w:highlight w:val="yellow"/>
        </w:rPr>
        <w:t xml:space="preserve">As part of the study design, the </w:t>
      </w:r>
      <w:proofErr w:type="spellStart"/>
      <w:r w:rsidR="5D668E73" w:rsidRPr="1DDCAA9C">
        <w:rPr>
          <w:rFonts w:eastAsia="Arial" w:cs="Arial"/>
          <w:highlight w:val="yellow"/>
        </w:rPr>
        <w:t>analyzed</w:t>
      </w:r>
      <w:proofErr w:type="spellEnd"/>
      <w:r w:rsidR="5D668E73" w:rsidRPr="1DDCAA9C">
        <w:rPr>
          <w:rFonts w:eastAsia="Arial" w:cs="Arial"/>
          <w:highlight w:val="yellow"/>
        </w:rPr>
        <w:t xml:space="preserve"> traits</w:t>
      </w:r>
      <w:r w:rsidR="730E73E4" w:rsidRPr="1DDCAA9C">
        <w:rPr>
          <w:rFonts w:cs="Arial"/>
          <w:highlight w:val="yellow"/>
        </w:rPr>
        <w:t xml:space="preserve"> were divided into three categories based on their relationship to the sampled tissue and the temporal proximit</w:t>
      </w:r>
      <w:r w:rsidR="20ECB02E" w:rsidRPr="1DDCAA9C">
        <w:rPr>
          <w:rFonts w:cs="Arial"/>
          <w:highlight w:val="yellow"/>
        </w:rPr>
        <w:t xml:space="preserve">y </w:t>
      </w:r>
      <w:r w:rsidR="730E73E4" w:rsidRPr="1DDCAA9C">
        <w:rPr>
          <w:rFonts w:cs="Arial"/>
          <w:highlight w:val="yellow"/>
        </w:rPr>
        <w:t>to the transcriptome sampling timepoint. The first category includes hemogram count cells (leu</w:t>
      </w:r>
      <w:r w:rsidR="15F3338E" w:rsidRPr="1DDCAA9C">
        <w:rPr>
          <w:rFonts w:cs="Arial"/>
          <w:highlight w:val="yellow"/>
        </w:rPr>
        <w:t>c</w:t>
      </w:r>
      <w:r w:rsidR="730E73E4" w:rsidRPr="1DDCAA9C">
        <w:rPr>
          <w:rFonts w:cs="Arial"/>
          <w:highlight w:val="yellow"/>
        </w:rPr>
        <w:t xml:space="preserve">ocytes, monocytes and lymphocytes), and </w:t>
      </w:r>
      <w:proofErr w:type="spellStart"/>
      <w:r w:rsidR="730E73E4" w:rsidRPr="1DDCAA9C">
        <w:rPr>
          <w:rFonts w:cs="Arial"/>
          <w:highlight w:val="yellow"/>
        </w:rPr>
        <w:t>γδ</w:t>
      </w:r>
      <w:proofErr w:type="spellEnd"/>
      <w:r w:rsidR="730E73E4" w:rsidRPr="1DDCAA9C">
        <w:rPr>
          <w:rFonts w:cs="Arial"/>
          <w:highlight w:val="yellow"/>
        </w:rPr>
        <w:t xml:space="preserve"> T cells, since these were measured from blood tissue at the same time as the transcriptome. The second category includes cortisol, which, although measured from blood at the same timepoint, is synthesized in the adrenal gland. Most of the circulating cortisol is bound to </w:t>
      </w:r>
      <w:r w:rsidR="730E73E4" w:rsidRPr="1DDCAA9C">
        <w:rPr>
          <w:rFonts w:cs="Arial"/>
          <w:highlight w:val="yellow"/>
        </w:rPr>
        <w:lastRenderedPageBreak/>
        <w:t xml:space="preserve">plasma proteins synthesized in the liver. </w:t>
      </w:r>
      <w:r w:rsidR="454BABAB" w:rsidRPr="1DDCAA9C">
        <w:rPr>
          <w:rFonts w:eastAsia="Arial" w:cs="Arial"/>
          <w:highlight w:val="yellow"/>
        </w:rPr>
        <w:t>The third category comprises carcass weight, which was measured at a different timepoint than the blood sampling for transcriptome collection; this trait serves as a benchmark to evaluate the contribution of transcriptomic data when the sampled tissue is not directly related to the trait of interest.</w:t>
      </w:r>
      <w:r w:rsidR="6C0FFC3E" w:rsidRPr="1DDCAA9C">
        <w:rPr>
          <w:rFonts w:eastAsia="Arial" w:cs="Arial"/>
          <w:highlight w:val="yellow"/>
        </w:rPr>
        <w:t xml:space="preserve"> Fig. 1 shows the overview of the study design and trait classification based on tissue and temporal relevance to blood transcriptome sampling.</w:t>
      </w:r>
    </w:p>
    <w:p w14:paraId="00272E95" w14:textId="27AFA1EF" w:rsidR="00F528C9" w:rsidRPr="00700906" w:rsidRDefault="00F528C9" w:rsidP="00F14B24">
      <w:pPr>
        <w:pStyle w:val="Ttulo2"/>
        <w:rPr>
          <w:rStyle w:val="nfasissutil"/>
          <w:rFonts w:cs="Arial"/>
          <w:color w:val="000000" w:themeColor="text1"/>
          <w:lang w:val="en-GB"/>
        </w:rPr>
      </w:pPr>
      <w:r w:rsidRPr="00700906">
        <w:rPr>
          <w:rStyle w:val="nfasissutil"/>
          <w:rFonts w:cs="Arial"/>
          <w:color w:val="000000" w:themeColor="text1"/>
          <w:lang w:val="en-GB"/>
        </w:rPr>
        <w:t xml:space="preserve">Genotype data </w:t>
      </w:r>
    </w:p>
    <w:p w14:paraId="1C4C04AA" w14:textId="6E4E825F" w:rsidR="00F528C9" w:rsidRPr="00B250A0" w:rsidRDefault="00303847" w:rsidP="3208D4E5">
      <w:pPr>
        <w:rPr>
          <w:rFonts w:eastAsia="Arial" w:cs="Arial"/>
          <w:highlight w:val="yellow"/>
        </w:rPr>
      </w:pPr>
      <w:r w:rsidRPr="1DDCAA9C">
        <w:rPr>
          <w:rFonts w:cs="Arial"/>
        </w:rPr>
        <w:t xml:space="preserve">First, we </w:t>
      </w:r>
      <w:r w:rsidR="42B1D4BE" w:rsidRPr="1DDCAA9C">
        <w:rPr>
          <w:rFonts w:cs="Arial"/>
        </w:rPr>
        <w:t>retained</w:t>
      </w:r>
      <w:r w:rsidRPr="1DDCAA9C">
        <w:rPr>
          <w:rFonts w:cs="Arial"/>
        </w:rPr>
        <w:t xml:space="preserve"> </w:t>
      </w:r>
      <w:r w:rsidR="00054B17" w:rsidRPr="1DDCAA9C">
        <w:rPr>
          <w:rFonts w:cs="Arial"/>
        </w:rPr>
        <w:t>genotypes obtained with the GGP Porcine HD array (Illumina, San Diego, CA) for the 255 animals with transcriptomic data</w:t>
      </w:r>
      <w:r w:rsidRPr="1DDCAA9C">
        <w:rPr>
          <w:rFonts w:cs="Arial"/>
        </w:rPr>
        <w:t xml:space="preserve">. </w:t>
      </w:r>
      <w:r w:rsidR="00F528C9" w:rsidRPr="1DDCAA9C">
        <w:rPr>
          <w:rFonts w:cs="Arial"/>
        </w:rPr>
        <w:t xml:space="preserve">SNPs </w:t>
      </w:r>
      <w:r w:rsidR="0483907A" w:rsidRPr="1DDCAA9C">
        <w:rPr>
          <w:rFonts w:cs="Arial"/>
        </w:rPr>
        <w:t>filtering was</w:t>
      </w:r>
      <w:r w:rsidR="00F528C9" w:rsidRPr="1DDCAA9C">
        <w:rPr>
          <w:rFonts w:cs="Arial"/>
        </w:rPr>
        <w:t xml:space="preserve"> </w:t>
      </w:r>
      <w:r w:rsidR="62B8EFB5" w:rsidRPr="1DDCAA9C">
        <w:rPr>
          <w:rFonts w:cs="Arial"/>
        </w:rPr>
        <w:t>performed using</w:t>
      </w:r>
      <w:r w:rsidR="00F528C9" w:rsidRPr="1DDCAA9C">
        <w:rPr>
          <w:rFonts w:cs="Arial"/>
        </w:rPr>
        <w:t xml:space="preserve"> Plink v1.90b6.21 software (Purcell et al. </w:t>
      </w:r>
      <w:hyperlink r:id="rId12" w:anchor="ref-CR42">
        <w:r w:rsidR="00F528C9" w:rsidRPr="1DDCAA9C">
          <w:rPr>
            <w:rStyle w:val="Hipervnculo"/>
            <w:rFonts w:cs="Arial"/>
            <w:color w:val="000000" w:themeColor="text1"/>
            <w:u w:val="none"/>
          </w:rPr>
          <w:t>2007</w:t>
        </w:r>
      </w:hyperlink>
      <w:r w:rsidR="0029069C" w:rsidRPr="1DDCAA9C">
        <w:rPr>
          <w:rFonts w:cs="Arial"/>
        </w:rPr>
        <w:t>,</w:t>
      </w:r>
      <w:r w:rsidR="00F528C9" w:rsidRPr="1DDCAA9C">
        <w:rPr>
          <w:rFonts w:cs="Arial"/>
        </w:rPr>
        <w:t xml:space="preserve"> Chang et al. </w:t>
      </w:r>
      <w:hyperlink r:id="rId13" w:anchor="ref-CR9">
        <w:r w:rsidR="00F528C9" w:rsidRPr="1DDCAA9C">
          <w:rPr>
            <w:rStyle w:val="Hipervnculo"/>
            <w:rFonts w:cs="Arial"/>
            <w:color w:val="000000" w:themeColor="text1"/>
            <w:u w:val="none"/>
          </w:rPr>
          <w:t>2015</w:t>
        </w:r>
      </w:hyperlink>
      <w:r w:rsidR="00F528C9" w:rsidRPr="1DDCAA9C">
        <w:rPr>
          <w:rFonts w:cs="Arial"/>
        </w:rPr>
        <w:t xml:space="preserve">), keeping </w:t>
      </w:r>
      <w:r w:rsidR="65AE2561" w:rsidRPr="1DDCAA9C">
        <w:rPr>
          <w:rFonts w:cs="Arial"/>
        </w:rPr>
        <w:t xml:space="preserve">only </w:t>
      </w:r>
      <w:r w:rsidR="00F528C9" w:rsidRPr="1DDCAA9C">
        <w:rPr>
          <w:rFonts w:cs="Arial"/>
        </w:rPr>
        <w:t xml:space="preserve">markers </w:t>
      </w:r>
      <w:r w:rsidR="33ECC56A" w:rsidRPr="1DDCAA9C">
        <w:rPr>
          <w:rFonts w:cs="Arial"/>
        </w:rPr>
        <w:t>located on</w:t>
      </w:r>
      <w:r w:rsidR="00F528C9" w:rsidRPr="1DDCAA9C">
        <w:rPr>
          <w:rFonts w:cs="Arial"/>
        </w:rPr>
        <w:t xml:space="preserve"> autosomal chromosomes. </w:t>
      </w:r>
      <w:r w:rsidR="116D7504" w:rsidRPr="1DDCAA9C">
        <w:rPr>
          <w:rFonts w:eastAsia="Arial" w:cs="Arial"/>
        </w:rPr>
        <w:t xml:space="preserve">SNPs with a minor allele frequency (MAF) below 5% were removed, </w:t>
      </w:r>
      <w:r w:rsidR="116D7504" w:rsidRPr="1DDCAA9C">
        <w:rPr>
          <w:rFonts w:eastAsia="Arial" w:cs="Arial"/>
          <w:highlight w:val="yellow"/>
        </w:rPr>
        <w:t>corresponding to 230 markers (0.56% of the total)</w:t>
      </w:r>
      <w:r w:rsidR="116D7504" w:rsidRPr="1DDCAA9C">
        <w:rPr>
          <w:rFonts w:eastAsia="Arial" w:cs="Arial"/>
        </w:rPr>
        <w:t>.</w:t>
      </w:r>
      <w:r w:rsidR="00767B18" w:rsidRPr="1DDCAA9C">
        <w:rPr>
          <w:rFonts w:cs="Arial"/>
        </w:rPr>
        <w:t xml:space="preserve"> </w:t>
      </w:r>
      <w:r w:rsidR="29D76AFB" w:rsidRPr="1DDCAA9C">
        <w:rPr>
          <w:rFonts w:eastAsia="Arial" w:cs="Arial"/>
        </w:rPr>
        <w:t xml:space="preserve">Markers with more than 10% missing genotypes </w:t>
      </w:r>
      <w:r w:rsidR="00767B18" w:rsidRPr="1DDCAA9C">
        <w:rPr>
          <w:rFonts w:cs="Arial"/>
        </w:rPr>
        <w:t xml:space="preserve">or those that did not map </w:t>
      </w:r>
      <w:r w:rsidR="00767B18" w:rsidRPr="1DDCAA9C">
        <w:rPr>
          <w:rFonts w:cs="Arial"/>
          <w:highlight w:val="yellow"/>
        </w:rPr>
        <w:t xml:space="preserve">to the porcine reference genome (Sscrofa11.1 assembly) were </w:t>
      </w:r>
      <w:r w:rsidR="06E2B820" w:rsidRPr="1DDCAA9C">
        <w:rPr>
          <w:rFonts w:cs="Arial"/>
          <w:highlight w:val="yellow"/>
        </w:rPr>
        <w:t xml:space="preserve">also </w:t>
      </w:r>
      <w:r w:rsidR="00767B18" w:rsidRPr="1DDCAA9C">
        <w:rPr>
          <w:rFonts w:cs="Arial"/>
          <w:highlight w:val="yellow"/>
        </w:rPr>
        <w:t xml:space="preserve">excluded. </w:t>
      </w:r>
      <w:r w:rsidR="00767B18" w:rsidRPr="1DDCAA9C">
        <w:rPr>
          <w:rFonts w:cs="Arial"/>
        </w:rPr>
        <w:t>Missing genotypes were rare (0.19%) and were imputed using the mean allele frequency for each SNP.</w:t>
      </w:r>
      <w:r w:rsidR="00F528C9" w:rsidRPr="1DDCAA9C">
        <w:rPr>
          <w:rFonts w:cs="Arial"/>
        </w:rPr>
        <w:t xml:space="preserve"> </w:t>
      </w:r>
      <w:r w:rsidR="5986D43B" w:rsidRPr="1DDCAA9C">
        <w:rPr>
          <w:rFonts w:cs="Arial"/>
          <w:highlight w:val="yellow"/>
        </w:rPr>
        <w:t xml:space="preserve">Moreover, </w:t>
      </w:r>
      <w:r w:rsidR="5986D43B" w:rsidRPr="1DDCAA9C">
        <w:rPr>
          <w:rFonts w:eastAsia="Arial" w:cs="Arial"/>
          <w:color w:val="000000" w:themeColor="text1"/>
          <w:highlight w:val="yellow"/>
        </w:rPr>
        <w:t xml:space="preserve">basic genomic diversity indicators </w:t>
      </w:r>
      <w:r w:rsidR="0038115F" w:rsidRPr="1DDCAA9C">
        <w:rPr>
          <w:rFonts w:eastAsia="Arial" w:cs="Arial"/>
          <w:color w:val="000000" w:themeColor="text1"/>
          <w:highlight w:val="yellow"/>
        </w:rPr>
        <w:t xml:space="preserve">were estimated </w:t>
      </w:r>
      <w:r w:rsidR="5986D43B" w:rsidRPr="1DDCAA9C">
        <w:rPr>
          <w:rFonts w:eastAsia="Arial" w:cs="Arial"/>
          <w:color w:val="000000" w:themeColor="text1"/>
          <w:highlight w:val="yellow"/>
        </w:rPr>
        <w:t>in the studied population. On average, animals showed similar values for observed and expected heterozygosity (Ho = 0.372 ± 0.012; He = 0.368 ± 0.002), indicating a relatively homogeneous commercial population. The genomic inbreeding coefficient (F) across the 255 Duroc pigs ranged from -0.12 to 0.15, with a mean of -0.0159 (SD = 0.0419). Most individuals showed F values close to zero</w:t>
      </w:r>
      <w:r w:rsidR="001039CC" w:rsidRPr="1DDCAA9C">
        <w:rPr>
          <w:rFonts w:eastAsia="Arial" w:cs="Arial"/>
          <w:color w:val="000000" w:themeColor="text1"/>
          <w:highlight w:val="yellow"/>
        </w:rPr>
        <w:t xml:space="preserve"> </w:t>
      </w:r>
      <w:r w:rsidR="5986D43B" w:rsidRPr="1DDCAA9C">
        <w:rPr>
          <w:rFonts w:eastAsia="Arial" w:cs="Arial"/>
          <w:color w:val="000000" w:themeColor="text1"/>
          <w:highlight w:val="yellow"/>
        </w:rPr>
        <w:t>suggesting moderate genetic diversity and the absence of extensive inbreeding signals.</w:t>
      </w:r>
    </w:p>
    <w:p w14:paraId="08306E85" w14:textId="77777777" w:rsidR="00F528C9" w:rsidRPr="00B250A0" w:rsidRDefault="00F528C9" w:rsidP="00F528C9">
      <w:pPr>
        <w:rPr>
          <w:rFonts w:cs="Arial"/>
          <w:color w:val="000000" w:themeColor="text1"/>
          <w:szCs w:val="24"/>
          <w:u w:val="single"/>
        </w:rPr>
      </w:pPr>
    </w:p>
    <w:p w14:paraId="450C977E" w14:textId="26E05CAC" w:rsidR="00F528C9" w:rsidRPr="00700906" w:rsidRDefault="00F528C9" w:rsidP="00F528C9">
      <w:pPr>
        <w:pStyle w:val="Ttulo2"/>
        <w:rPr>
          <w:rStyle w:val="nfasissutil"/>
          <w:rFonts w:cs="Arial"/>
          <w:color w:val="000000" w:themeColor="text1"/>
          <w:lang w:val="en-GB"/>
        </w:rPr>
      </w:pPr>
      <w:r w:rsidRPr="00700906">
        <w:rPr>
          <w:rStyle w:val="nfasissutil"/>
          <w:rFonts w:cs="Arial"/>
          <w:color w:val="000000" w:themeColor="text1"/>
          <w:lang w:val="en-GB"/>
        </w:rPr>
        <w:lastRenderedPageBreak/>
        <w:t xml:space="preserve">Gene expression data </w:t>
      </w:r>
    </w:p>
    <w:p w14:paraId="284487CF" w14:textId="39D08E83" w:rsidR="00B02083" w:rsidRPr="00B67CD9" w:rsidRDefault="001651FF" w:rsidP="00B03760">
      <w:pPr>
        <w:rPr>
          <w:rFonts w:cs="Arial"/>
          <w:color w:val="000000" w:themeColor="text1"/>
          <w:szCs w:val="24"/>
          <w:highlight w:val="yellow"/>
        </w:rPr>
      </w:pPr>
      <w:r w:rsidRPr="00B250A0">
        <w:rPr>
          <w:rFonts w:cs="Arial"/>
          <w:color w:val="000000" w:themeColor="text1"/>
          <w:szCs w:val="24"/>
        </w:rPr>
        <w:t>Whole blood RNA-</w:t>
      </w:r>
      <w:proofErr w:type="spellStart"/>
      <w:r w:rsidRPr="00B250A0">
        <w:rPr>
          <w:rFonts w:cs="Arial"/>
          <w:color w:val="000000" w:themeColor="text1"/>
          <w:szCs w:val="24"/>
        </w:rPr>
        <w:t>Seq</w:t>
      </w:r>
      <w:proofErr w:type="spellEnd"/>
      <w:r w:rsidRPr="00B250A0">
        <w:rPr>
          <w:rFonts w:cs="Arial"/>
          <w:color w:val="000000" w:themeColor="text1"/>
          <w:szCs w:val="24"/>
        </w:rPr>
        <w:t xml:space="preserve"> data of 255 individuals, obtained and processed as described by </w:t>
      </w:r>
      <w:proofErr w:type="spellStart"/>
      <w:r w:rsidR="0029069C" w:rsidRPr="00B250A0">
        <w:rPr>
          <w:rFonts w:cs="Arial"/>
        </w:rPr>
        <w:t>Jové-Juncà</w:t>
      </w:r>
      <w:proofErr w:type="spellEnd"/>
      <w:r w:rsidRPr="00B250A0">
        <w:rPr>
          <w:rFonts w:cs="Arial"/>
          <w:color w:val="000000" w:themeColor="text1"/>
          <w:szCs w:val="24"/>
        </w:rPr>
        <w:t xml:space="preserve"> et al (2025), was employed.</w:t>
      </w:r>
      <w:r w:rsidR="00B02083">
        <w:rPr>
          <w:rFonts w:cs="Arial"/>
          <w:color w:val="000000" w:themeColor="text1"/>
          <w:szCs w:val="24"/>
        </w:rPr>
        <w:t xml:space="preserve"> </w:t>
      </w:r>
      <w:r w:rsidR="003361F0" w:rsidRPr="00B67CD9">
        <w:rPr>
          <w:rFonts w:cs="Arial"/>
          <w:color w:val="000000" w:themeColor="text1"/>
          <w:szCs w:val="24"/>
          <w:highlight w:val="yellow"/>
        </w:rPr>
        <w:t xml:space="preserve">RNA was extracted using </w:t>
      </w:r>
      <w:r w:rsidR="00DE725A" w:rsidRPr="00B67CD9">
        <w:rPr>
          <w:rFonts w:cs="Arial"/>
          <w:color w:val="000000" w:themeColor="text1"/>
          <w:szCs w:val="24"/>
          <w:highlight w:val="yellow"/>
        </w:rPr>
        <w:t>Tempus™ Spin RNA Isolation Reagent Kit (</w:t>
      </w:r>
      <w:proofErr w:type="spellStart"/>
      <w:r w:rsidR="00DE725A" w:rsidRPr="00B67CD9">
        <w:rPr>
          <w:rFonts w:cs="Arial"/>
          <w:color w:val="000000" w:themeColor="text1"/>
          <w:szCs w:val="24"/>
          <w:highlight w:val="yellow"/>
        </w:rPr>
        <w:t>Thermo</w:t>
      </w:r>
      <w:proofErr w:type="spellEnd"/>
      <w:r w:rsidR="00DE725A" w:rsidRPr="00B67CD9">
        <w:rPr>
          <w:rFonts w:cs="Arial"/>
          <w:color w:val="000000" w:themeColor="text1"/>
          <w:szCs w:val="24"/>
          <w:highlight w:val="yellow"/>
        </w:rPr>
        <w:t xml:space="preserve"> Fisher Scientific, Spain)</w:t>
      </w:r>
      <w:r w:rsidR="00C0583B">
        <w:rPr>
          <w:rFonts w:cs="Arial"/>
          <w:color w:val="000000" w:themeColor="text1"/>
          <w:szCs w:val="24"/>
          <w:highlight w:val="yellow"/>
        </w:rPr>
        <w:t>,</w:t>
      </w:r>
      <w:r w:rsidR="001A01E6">
        <w:rPr>
          <w:rFonts w:cs="Arial"/>
          <w:color w:val="000000" w:themeColor="text1"/>
          <w:szCs w:val="24"/>
          <w:highlight w:val="yellow"/>
        </w:rPr>
        <w:t xml:space="preserve"> and</w:t>
      </w:r>
      <w:r w:rsidR="00EE2317" w:rsidRPr="00B67CD9">
        <w:rPr>
          <w:rFonts w:cs="Arial"/>
          <w:color w:val="000000" w:themeColor="text1"/>
          <w:szCs w:val="24"/>
          <w:highlight w:val="yellow"/>
        </w:rPr>
        <w:t xml:space="preserve"> RNA concentration and quality </w:t>
      </w:r>
      <w:r w:rsidR="00F321E6" w:rsidRPr="00B67CD9">
        <w:rPr>
          <w:rFonts w:cs="Arial"/>
          <w:color w:val="000000" w:themeColor="text1"/>
          <w:szCs w:val="24"/>
          <w:highlight w:val="yellow"/>
        </w:rPr>
        <w:t>w</w:t>
      </w:r>
      <w:r w:rsidR="00F321E6">
        <w:rPr>
          <w:rFonts w:cs="Arial"/>
          <w:color w:val="000000" w:themeColor="text1"/>
          <w:szCs w:val="24"/>
          <w:highlight w:val="yellow"/>
        </w:rPr>
        <w:t>ere</w:t>
      </w:r>
      <w:r w:rsidR="00F321E6" w:rsidRPr="00B67CD9">
        <w:rPr>
          <w:rFonts w:cs="Arial"/>
          <w:color w:val="000000" w:themeColor="text1"/>
          <w:szCs w:val="24"/>
          <w:highlight w:val="yellow"/>
        </w:rPr>
        <w:t xml:space="preserve"> </w:t>
      </w:r>
      <w:r w:rsidR="00EE2317" w:rsidRPr="00B67CD9">
        <w:rPr>
          <w:rFonts w:cs="Arial"/>
          <w:color w:val="000000" w:themeColor="text1"/>
          <w:szCs w:val="24"/>
          <w:highlight w:val="yellow"/>
        </w:rPr>
        <w:t xml:space="preserve">assessed </w:t>
      </w:r>
      <w:r w:rsidR="00DE2B66">
        <w:rPr>
          <w:rFonts w:cs="Arial"/>
          <w:color w:val="000000" w:themeColor="text1"/>
          <w:szCs w:val="24"/>
          <w:highlight w:val="yellow"/>
        </w:rPr>
        <w:t>using a</w:t>
      </w:r>
      <w:r w:rsidR="00A158F0" w:rsidRPr="00B67CD9">
        <w:rPr>
          <w:rFonts w:cs="Arial"/>
          <w:color w:val="000000" w:themeColor="text1"/>
          <w:szCs w:val="24"/>
          <w:highlight w:val="yellow"/>
        </w:rPr>
        <w:t xml:space="preserve"> Nanodrop ND-1000 Spectrophotometer and </w:t>
      </w:r>
      <w:r w:rsidR="00DE2B66">
        <w:rPr>
          <w:rFonts w:cs="Arial"/>
          <w:color w:val="000000" w:themeColor="text1"/>
          <w:szCs w:val="24"/>
          <w:highlight w:val="yellow"/>
        </w:rPr>
        <w:t xml:space="preserve">a </w:t>
      </w:r>
      <w:r w:rsidR="00A158F0" w:rsidRPr="00B67CD9">
        <w:rPr>
          <w:rFonts w:cs="Arial"/>
          <w:color w:val="000000" w:themeColor="text1"/>
          <w:szCs w:val="24"/>
          <w:highlight w:val="yellow"/>
        </w:rPr>
        <w:t>Fragment Analyzer equipment (Agilent Technologies Inc., Santa Clara, CA)</w:t>
      </w:r>
      <w:r w:rsidR="005B44A9" w:rsidRPr="00B67CD9">
        <w:rPr>
          <w:rFonts w:cs="Arial"/>
          <w:color w:val="000000" w:themeColor="text1"/>
          <w:szCs w:val="24"/>
          <w:highlight w:val="yellow"/>
        </w:rPr>
        <w:t>, respectively. All samples with a</w:t>
      </w:r>
      <w:r w:rsidR="00DE2B66">
        <w:rPr>
          <w:rFonts w:cs="Arial"/>
          <w:color w:val="000000" w:themeColor="text1"/>
          <w:szCs w:val="24"/>
          <w:highlight w:val="yellow"/>
        </w:rPr>
        <w:t>n</w:t>
      </w:r>
      <w:r w:rsidR="005B44A9" w:rsidRPr="00B67CD9">
        <w:rPr>
          <w:rFonts w:cs="Arial"/>
          <w:color w:val="000000" w:themeColor="text1"/>
          <w:szCs w:val="24"/>
          <w:highlight w:val="yellow"/>
        </w:rPr>
        <w:t xml:space="preserve"> RNA integrity number </w:t>
      </w:r>
      <w:r w:rsidR="0024603E">
        <w:rPr>
          <w:rFonts w:cs="Arial"/>
          <w:color w:val="000000" w:themeColor="text1"/>
          <w:szCs w:val="24"/>
          <w:highlight w:val="yellow"/>
        </w:rPr>
        <w:t>greater than</w:t>
      </w:r>
      <w:r w:rsidR="005B44A9" w:rsidRPr="00B67CD9">
        <w:rPr>
          <w:rFonts w:cs="Arial"/>
          <w:color w:val="000000" w:themeColor="text1"/>
          <w:szCs w:val="24"/>
          <w:highlight w:val="yellow"/>
        </w:rPr>
        <w:t xml:space="preserve"> 8 were prepared using the Stranded Total RNA with Ribo-Zero Plus rRNA depletion </w:t>
      </w:r>
      <w:r w:rsidR="0024603E">
        <w:rPr>
          <w:rFonts w:cs="Arial"/>
          <w:color w:val="000000" w:themeColor="text1"/>
          <w:szCs w:val="24"/>
          <w:highlight w:val="yellow"/>
        </w:rPr>
        <w:t xml:space="preserve">kit </w:t>
      </w:r>
      <w:r w:rsidR="005B44A9" w:rsidRPr="00B67CD9">
        <w:rPr>
          <w:rFonts w:cs="Arial"/>
          <w:color w:val="000000" w:themeColor="text1"/>
          <w:szCs w:val="24"/>
          <w:highlight w:val="yellow"/>
        </w:rPr>
        <w:t xml:space="preserve">(Illumina), </w:t>
      </w:r>
      <w:r w:rsidR="0024603E">
        <w:rPr>
          <w:rFonts w:cs="Arial"/>
          <w:color w:val="000000" w:themeColor="text1"/>
          <w:szCs w:val="24"/>
          <w:highlight w:val="yellow"/>
        </w:rPr>
        <w:t>in order to remove</w:t>
      </w:r>
      <w:r w:rsidR="005B44A9" w:rsidRPr="00B67CD9">
        <w:rPr>
          <w:rFonts w:cs="Arial"/>
          <w:color w:val="000000" w:themeColor="text1"/>
          <w:szCs w:val="24"/>
          <w:highlight w:val="yellow"/>
        </w:rPr>
        <w:t xml:space="preserve"> r</w:t>
      </w:r>
      <w:r w:rsidR="0024603E">
        <w:rPr>
          <w:rFonts w:cs="Arial"/>
          <w:color w:val="000000" w:themeColor="text1"/>
          <w:szCs w:val="24"/>
          <w:highlight w:val="yellow"/>
        </w:rPr>
        <w:t>RNA</w:t>
      </w:r>
      <w:r w:rsidR="005B44A9" w:rsidRPr="00B67CD9">
        <w:rPr>
          <w:rFonts w:cs="Arial"/>
          <w:color w:val="000000" w:themeColor="text1"/>
          <w:szCs w:val="24"/>
          <w:highlight w:val="yellow"/>
        </w:rPr>
        <w:t xml:space="preserve"> and globin RNA.</w:t>
      </w:r>
    </w:p>
    <w:p w14:paraId="5233DEF8" w14:textId="61CACB8A" w:rsidR="00F54F04" w:rsidRPr="00B67CD9" w:rsidRDefault="00F24402" w:rsidP="7862F459">
      <w:pPr>
        <w:rPr>
          <w:rFonts w:cs="Arial"/>
          <w:color w:val="000000" w:themeColor="text1"/>
          <w:highlight w:val="yellow"/>
        </w:rPr>
      </w:pPr>
      <w:r w:rsidRPr="7862F459">
        <w:rPr>
          <w:rFonts w:cs="Arial"/>
          <w:color w:val="000000" w:themeColor="text1"/>
          <w:highlight w:val="yellow"/>
        </w:rPr>
        <w:t xml:space="preserve">RNA samples were sequenced </w:t>
      </w:r>
      <w:r w:rsidR="00217F52" w:rsidRPr="7862F459">
        <w:rPr>
          <w:rFonts w:cs="Arial"/>
          <w:color w:val="000000" w:themeColor="text1"/>
          <w:highlight w:val="yellow"/>
        </w:rPr>
        <w:t>o</w:t>
      </w:r>
      <w:r w:rsidRPr="7862F459">
        <w:rPr>
          <w:rFonts w:cs="Arial"/>
          <w:color w:val="000000" w:themeColor="text1"/>
          <w:highlight w:val="yellow"/>
        </w:rPr>
        <w:t xml:space="preserve">n an Illumina NovaSeq6000 platform </w:t>
      </w:r>
      <w:r w:rsidR="00272C66" w:rsidRPr="7862F459">
        <w:rPr>
          <w:rFonts w:cs="Arial"/>
          <w:color w:val="000000" w:themeColor="text1"/>
          <w:highlight w:val="yellow"/>
        </w:rPr>
        <w:t xml:space="preserve">at </w:t>
      </w:r>
      <w:r w:rsidR="00272C66" w:rsidRPr="7862F459">
        <w:rPr>
          <w:rFonts w:cs="Arial"/>
          <w:i/>
          <w:iCs/>
          <w:color w:val="000000" w:themeColor="text1"/>
          <w:highlight w:val="yellow"/>
        </w:rPr>
        <w:t xml:space="preserve">Centro Nacional de </w:t>
      </w:r>
      <w:proofErr w:type="spellStart"/>
      <w:r w:rsidR="00272C66" w:rsidRPr="7862F459">
        <w:rPr>
          <w:rFonts w:cs="Arial"/>
          <w:i/>
          <w:iCs/>
          <w:color w:val="000000" w:themeColor="text1"/>
          <w:highlight w:val="yellow"/>
        </w:rPr>
        <w:t>An</w:t>
      </w:r>
      <w:r w:rsidR="001A01E6" w:rsidRPr="7862F459">
        <w:rPr>
          <w:rFonts w:cs="Arial"/>
          <w:i/>
          <w:iCs/>
          <w:color w:val="000000" w:themeColor="text1"/>
          <w:highlight w:val="yellow"/>
        </w:rPr>
        <w:t>á</w:t>
      </w:r>
      <w:r w:rsidR="00272C66" w:rsidRPr="7862F459">
        <w:rPr>
          <w:rFonts w:cs="Arial"/>
          <w:i/>
          <w:iCs/>
          <w:color w:val="000000" w:themeColor="text1"/>
          <w:highlight w:val="yellow"/>
        </w:rPr>
        <w:t>lisis</w:t>
      </w:r>
      <w:proofErr w:type="spellEnd"/>
      <w:r w:rsidR="00272C66" w:rsidRPr="7862F459">
        <w:rPr>
          <w:rFonts w:cs="Arial"/>
          <w:i/>
          <w:iCs/>
          <w:color w:val="000000" w:themeColor="text1"/>
          <w:highlight w:val="yellow"/>
        </w:rPr>
        <w:t xml:space="preserve"> </w:t>
      </w:r>
      <w:proofErr w:type="spellStart"/>
      <w:r w:rsidR="00272C66" w:rsidRPr="7862F459">
        <w:rPr>
          <w:rFonts w:cs="Arial"/>
          <w:i/>
          <w:iCs/>
          <w:color w:val="000000" w:themeColor="text1"/>
          <w:highlight w:val="yellow"/>
        </w:rPr>
        <w:t>Gen</w:t>
      </w:r>
      <w:r w:rsidR="001A01E6" w:rsidRPr="7862F459">
        <w:rPr>
          <w:rFonts w:cs="Arial"/>
          <w:i/>
          <w:iCs/>
          <w:color w:val="000000" w:themeColor="text1"/>
          <w:highlight w:val="yellow"/>
        </w:rPr>
        <w:t>ó</w:t>
      </w:r>
      <w:r w:rsidR="00272C66" w:rsidRPr="7862F459">
        <w:rPr>
          <w:rFonts w:cs="Arial"/>
          <w:i/>
          <w:iCs/>
          <w:color w:val="000000" w:themeColor="text1"/>
          <w:highlight w:val="yellow"/>
        </w:rPr>
        <w:t>mico</w:t>
      </w:r>
      <w:proofErr w:type="spellEnd"/>
      <w:r w:rsidR="00272C66" w:rsidRPr="7862F459">
        <w:rPr>
          <w:rFonts w:cs="Arial"/>
          <w:color w:val="000000" w:themeColor="text1"/>
          <w:highlight w:val="yellow"/>
        </w:rPr>
        <w:t xml:space="preserve"> (CNAG-</w:t>
      </w:r>
      <w:proofErr w:type="spellStart"/>
      <w:r w:rsidR="00272C66" w:rsidRPr="7862F459">
        <w:rPr>
          <w:rFonts w:cs="Arial"/>
          <w:color w:val="000000" w:themeColor="text1"/>
          <w:highlight w:val="yellow"/>
        </w:rPr>
        <w:t>CRG,Barcelona</w:t>
      </w:r>
      <w:proofErr w:type="spellEnd"/>
      <w:r w:rsidR="00272C66" w:rsidRPr="7862F459">
        <w:rPr>
          <w:rFonts w:cs="Arial"/>
          <w:color w:val="000000" w:themeColor="text1"/>
          <w:highlight w:val="yellow"/>
        </w:rPr>
        <w:t>, Spain) to a depth of &gt;55 M</w:t>
      </w:r>
      <w:r w:rsidR="009E314A" w:rsidRPr="7862F459">
        <w:rPr>
          <w:rFonts w:cs="Arial"/>
          <w:color w:val="000000" w:themeColor="text1"/>
          <w:highlight w:val="yellow"/>
        </w:rPr>
        <w:t xml:space="preserve"> pair</w:t>
      </w:r>
      <w:r w:rsidR="00217F52" w:rsidRPr="7862F459">
        <w:rPr>
          <w:rFonts w:cs="Arial"/>
          <w:color w:val="000000" w:themeColor="text1"/>
          <w:highlight w:val="yellow"/>
        </w:rPr>
        <w:t>ed-end reads per sample</w:t>
      </w:r>
      <w:r w:rsidR="009E314A" w:rsidRPr="7862F459">
        <w:rPr>
          <w:rFonts w:cs="Arial"/>
          <w:color w:val="000000" w:themeColor="text1"/>
          <w:highlight w:val="yellow"/>
        </w:rPr>
        <w:t xml:space="preserve">. </w:t>
      </w:r>
      <w:r w:rsidR="00DB7C41" w:rsidRPr="7862F459">
        <w:rPr>
          <w:rFonts w:cs="Arial"/>
          <w:color w:val="000000" w:themeColor="text1"/>
          <w:highlight w:val="yellow"/>
        </w:rPr>
        <w:t xml:space="preserve">After quality assessment with </w:t>
      </w:r>
      <w:proofErr w:type="spellStart"/>
      <w:r w:rsidR="00DB7C41" w:rsidRPr="7862F459">
        <w:rPr>
          <w:rFonts w:cs="Arial"/>
          <w:color w:val="000000" w:themeColor="text1"/>
          <w:highlight w:val="yellow"/>
        </w:rPr>
        <w:t>FastQC</w:t>
      </w:r>
      <w:proofErr w:type="spellEnd"/>
      <w:r w:rsidR="5E166AE2" w:rsidRPr="7862F459">
        <w:rPr>
          <w:rFonts w:cs="Arial"/>
          <w:color w:val="000000" w:themeColor="text1"/>
          <w:highlight w:val="yellow"/>
        </w:rPr>
        <w:t xml:space="preserve"> (Wingett et al. 2018)</w:t>
      </w:r>
      <w:r w:rsidR="00337DBD" w:rsidRPr="7862F459">
        <w:rPr>
          <w:rFonts w:cs="Arial"/>
          <w:color w:val="000000" w:themeColor="text1"/>
          <w:highlight w:val="yellow"/>
        </w:rPr>
        <w:t>,</w:t>
      </w:r>
      <w:r w:rsidR="00DB7C41" w:rsidRPr="7862F459">
        <w:rPr>
          <w:rFonts w:cs="Arial"/>
          <w:color w:val="000000" w:themeColor="text1"/>
          <w:highlight w:val="yellow"/>
        </w:rPr>
        <w:t xml:space="preserve"> </w:t>
      </w:r>
      <w:r w:rsidR="00337DBD" w:rsidRPr="7862F459">
        <w:rPr>
          <w:rFonts w:cs="Arial"/>
          <w:color w:val="000000" w:themeColor="text1"/>
          <w:highlight w:val="yellow"/>
        </w:rPr>
        <w:t>reads</w:t>
      </w:r>
      <w:r w:rsidR="00DB7C41" w:rsidRPr="7862F459">
        <w:rPr>
          <w:rFonts w:cs="Arial"/>
          <w:color w:val="000000" w:themeColor="text1"/>
          <w:highlight w:val="yellow"/>
        </w:rPr>
        <w:t xml:space="preserve"> were mapped </w:t>
      </w:r>
      <w:r w:rsidR="00337DBD" w:rsidRPr="7862F459">
        <w:rPr>
          <w:rFonts w:cs="Arial"/>
          <w:color w:val="000000" w:themeColor="text1"/>
          <w:highlight w:val="yellow"/>
        </w:rPr>
        <w:t>to</w:t>
      </w:r>
      <w:r w:rsidR="00DB7C41" w:rsidRPr="7862F459">
        <w:rPr>
          <w:rFonts w:cs="Arial"/>
          <w:color w:val="000000" w:themeColor="text1"/>
          <w:highlight w:val="yellow"/>
        </w:rPr>
        <w:t xml:space="preserve"> the </w:t>
      </w:r>
      <w:r w:rsidR="00DB7C41" w:rsidRPr="00D8466E">
        <w:rPr>
          <w:rFonts w:cs="Arial"/>
          <w:color w:val="000000" w:themeColor="text1"/>
          <w:highlight w:val="yellow"/>
        </w:rPr>
        <w:t>Sscrofa11.1</w:t>
      </w:r>
      <w:r w:rsidR="00DB7C41" w:rsidRPr="7862F459">
        <w:rPr>
          <w:rFonts w:cs="Arial"/>
          <w:color w:val="000000" w:themeColor="text1"/>
          <w:highlight w:val="yellow"/>
        </w:rPr>
        <w:t xml:space="preserve"> </w:t>
      </w:r>
      <w:r w:rsidR="00337DBD" w:rsidRPr="7862F459">
        <w:rPr>
          <w:rFonts w:cs="Arial"/>
          <w:color w:val="000000" w:themeColor="text1"/>
          <w:highlight w:val="yellow"/>
        </w:rPr>
        <w:t>reference genome</w:t>
      </w:r>
      <w:r w:rsidR="00DB7C41" w:rsidRPr="7862F459">
        <w:rPr>
          <w:rFonts w:cs="Arial"/>
          <w:color w:val="000000" w:themeColor="text1"/>
          <w:highlight w:val="yellow"/>
        </w:rPr>
        <w:t xml:space="preserve"> and the </w:t>
      </w:r>
      <w:proofErr w:type="spellStart"/>
      <w:r w:rsidR="008475AA" w:rsidRPr="7862F459">
        <w:rPr>
          <w:rFonts w:cs="Arial"/>
          <w:color w:val="000000" w:themeColor="text1"/>
          <w:highlight w:val="yellow"/>
          <w:lang w:val="ca-ES"/>
        </w:rPr>
        <w:t>Ensembl</w:t>
      </w:r>
      <w:proofErr w:type="spellEnd"/>
      <w:r w:rsidR="008475AA" w:rsidRPr="7862F459">
        <w:rPr>
          <w:rFonts w:cs="Arial"/>
          <w:color w:val="000000" w:themeColor="text1"/>
          <w:highlight w:val="yellow"/>
          <w:lang w:val="ca-ES"/>
        </w:rPr>
        <w:t xml:space="preserve"> </w:t>
      </w:r>
      <w:r w:rsidR="008475AA" w:rsidRPr="7862F459">
        <w:rPr>
          <w:rFonts w:cs="Arial"/>
          <w:color w:val="000000" w:themeColor="text1"/>
          <w:highlight w:val="yellow"/>
        </w:rPr>
        <w:t xml:space="preserve">Genes 109 annotation data base with the software </w:t>
      </w:r>
      <w:r w:rsidR="005D7DC3" w:rsidRPr="7862F459">
        <w:rPr>
          <w:rFonts w:cs="Arial"/>
          <w:color w:val="000000" w:themeColor="text1"/>
          <w:highlight w:val="yellow"/>
        </w:rPr>
        <w:t>STAR 2.75.3a</w:t>
      </w:r>
      <w:r w:rsidR="62386E24" w:rsidRPr="7862F459">
        <w:rPr>
          <w:rFonts w:cs="Arial"/>
          <w:color w:val="000000" w:themeColor="text1"/>
          <w:highlight w:val="yellow"/>
        </w:rPr>
        <w:t xml:space="preserve"> (Dobin et al. 2013)</w:t>
      </w:r>
      <w:r w:rsidR="007744D8" w:rsidRPr="7862F459">
        <w:rPr>
          <w:rFonts w:cs="Arial"/>
          <w:color w:val="000000" w:themeColor="text1"/>
          <w:highlight w:val="yellow"/>
        </w:rPr>
        <w:t>.</w:t>
      </w:r>
    </w:p>
    <w:p w14:paraId="19A4C9D1" w14:textId="79AA6EF1" w:rsidR="00791E0A" w:rsidRPr="00434E58" w:rsidRDefault="000E21F0" w:rsidP="008475AA">
      <w:pPr>
        <w:rPr>
          <w:rFonts w:cs="Arial"/>
          <w:color w:val="000000" w:themeColor="text1"/>
          <w:szCs w:val="24"/>
        </w:rPr>
      </w:pPr>
      <w:r>
        <w:rPr>
          <w:rFonts w:cs="Arial"/>
          <w:color w:val="000000" w:themeColor="text1"/>
          <w:szCs w:val="24"/>
          <w:highlight w:val="yellow"/>
        </w:rPr>
        <w:t>On</w:t>
      </w:r>
      <w:r w:rsidR="00434E58" w:rsidRPr="00B67CD9">
        <w:rPr>
          <w:rFonts w:cs="Arial"/>
          <w:color w:val="000000" w:themeColor="text1"/>
          <w:szCs w:val="24"/>
          <w:highlight w:val="yellow"/>
        </w:rPr>
        <w:t xml:space="preserve"> ave</w:t>
      </w:r>
      <w:r w:rsidR="002C5B15">
        <w:rPr>
          <w:rFonts w:cs="Arial"/>
          <w:color w:val="000000" w:themeColor="text1"/>
          <w:szCs w:val="24"/>
          <w:highlight w:val="yellow"/>
        </w:rPr>
        <w:t>r</w:t>
      </w:r>
      <w:r w:rsidR="00434E58" w:rsidRPr="00B67CD9">
        <w:rPr>
          <w:rFonts w:cs="Arial"/>
          <w:color w:val="000000" w:themeColor="text1"/>
          <w:szCs w:val="24"/>
          <w:highlight w:val="yellow"/>
        </w:rPr>
        <w:t>age</w:t>
      </w:r>
      <w:r>
        <w:rPr>
          <w:rFonts w:cs="Arial"/>
          <w:color w:val="000000" w:themeColor="text1"/>
          <w:szCs w:val="24"/>
          <w:highlight w:val="yellow"/>
        </w:rPr>
        <w:t>,</w:t>
      </w:r>
      <w:r w:rsidR="00434E58" w:rsidRPr="00B67CD9">
        <w:rPr>
          <w:rFonts w:cs="Arial"/>
          <w:color w:val="000000" w:themeColor="text1"/>
          <w:szCs w:val="24"/>
          <w:highlight w:val="yellow"/>
        </w:rPr>
        <w:t xml:space="preserve"> 161.5 million reads were sequenced per sample, </w:t>
      </w:r>
      <w:proofErr w:type="spellStart"/>
      <w:r w:rsidR="00D52064">
        <w:rPr>
          <w:rFonts w:cs="Arial"/>
          <w:color w:val="000000" w:themeColor="text1"/>
          <w:szCs w:val="24"/>
          <w:highlight w:val="yellow"/>
        </w:rPr>
        <w:t>totaling</w:t>
      </w:r>
      <w:proofErr w:type="spellEnd"/>
      <w:r w:rsidR="00D52064">
        <w:rPr>
          <w:rFonts w:cs="Arial"/>
          <w:color w:val="000000" w:themeColor="text1"/>
          <w:szCs w:val="24"/>
          <w:highlight w:val="yellow"/>
        </w:rPr>
        <w:t xml:space="preserve"> more than</w:t>
      </w:r>
      <w:r w:rsidR="00434E58" w:rsidRPr="00B67CD9">
        <w:rPr>
          <w:rFonts w:cs="Arial"/>
          <w:color w:val="000000" w:themeColor="text1"/>
          <w:szCs w:val="24"/>
          <w:highlight w:val="yellow"/>
        </w:rPr>
        <w:t xml:space="preserve"> 35.5 billion</w:t>
      </w:r>
      <w:r w:rsidR="00D52064">
        <w:rPr>
          <w:rFonts w:cs="Arial"/>
          <w:color w:val="000000" w:themeColor="text1"/>
          <w:szCs w:val="24"/>
          <w:highlight w:val="yellow"/>
        </w:rPr>
        <w:t xml:space="preserve"> reads across all samples</w:t>
      </w:r>
      <w:r w:rsidR="00434E58" w:rsidRPr="00B67CD9">
        <w:rPr>
          <w:rFonts w:cs="Arial"/>
          <w:color w:val="000000" w:themeColor="text1"/>
          <w:szCs w:val="24"/>
          <w:highlight w:val="yellow"/>
        </w:rPr>
        <w:t>. Of the total reads</w:t>
      </w:r>
      <w:r w:rsidR="005B3CDB">
        <w:rPr>
          <w:rFonts w:cs="Arial"/>
          <w:color w:val="000000" w:themeColor="text1"/>
          <w:szCs w:val="24"/>
          <w:highlight w:val="yellow"/>
        </w:rPr>
        <w:t>,</w:t>
      </w:r>
      <w:r w:rsidR="00434E58" w:rsidRPr="00B67CD9">
        <w:rPr>
          <w:rFonts w:cs="Arial"/>
          <w:color w:val="000000" w:themeColor="text1"/>
          <w:szCs w:val="24"/>
          <w:highlight w:val="yellow"/>
        </w:rPr>
        <w:t xml:space="preserve"> 90.1% were </w:t>
      </w:r>
      <w:r w:rsidR="002C5B15" w:rsidRPr="002C5B15">
        <w:rPr>
          <w:rFonts w:cs="Arial"/>
          <w:color w:val="000000" w:themeColor="text1"/>
          <w:szCs w:val="24"/>
          <w:highlight w:val="yellow"/>
        </w:rPr>
        <w:t>successfully</w:t>
      </w:r>
      <w:r w:rsidR="00434E58" w:rsidRPr="00B67CD9">
        <w:rPr>
          <w:rFonts w:cs="Arial"/>
          <w:color w:val="000000" w:themeColor="text1"/>
          <w:szCs w:val="24"/>
          <w:highlight w:val="yellow"/>
        </w:rPr>
        <w:t xml:space="preserve"> mapped </w:t>
      </w:r>
      <w:r w:rsidR="005B3CDB">
        <w:rPr>
          <w:rFonts w:cs="Arial"/>
          <w:color w:val="000000" w:themeColor="text1"/>
          <w:szCs w:val="24"/>
          <w:highlight w:val="yellow"/>
        </w:rPr>
        <w:t>to</w:t>
      </w:r>
      <w:r w:rsidR="00434E58" w:rsidRPr="00B67CD9">
        <w:rPr>
          <w:rFonts w:cs="Arial"/>
          <w:color w:val="000000" w:themeColor="text1"/>
          <w:szCs w:val="24"/>
          <w:highlight w:val="yellow"/>
        </w:rPr>
        <w:t xml:space="preserve"> the reference genome, 91.2% of </w:t>
      </w:r>
      <w:r w:rsidR="005B3CDB">
        <w:rPr>
          <w:rFonts w:cs="Arial"/>
          <w:color w:val="000000" w:themeColor="text1"/>
          <w:szCs w:val="24"/>
          <w:highlight w:val="yellow"/>
        </w:rPr>
        <w:t>which mapped</w:t>
      </w:r>
      <w:r w:rsidR="00434E58" w:rsidRPr="00B67CD9">
        <w:rPr>
          <w:rFonts w:cs="Arial"/>
          <w:color w:val="000000" w:themeColor="text1"/>
          <w:szCs w:val="24"/>
          <w:highlight w:val="yellow"/>
        </w:rPr>
        <w:t xml:space="preserve"> </w:t>
      </w:r>
      <w:r w:rsidR="005B3CDB">
        <w:rPr>
          <w:rFonts w:cs="Arial"/>
          <w:color w:val="000000" w:themeColor="text1"/>
          <w:szCs w:val="24"/>
          <w:highlight w:val="yellow"/>
        </w:rPr>
        <w:t>to</w:t>
      </w:r>
      <w:r w:rsidR="00434E58" w:rsidRPr="00B67CD9">
        <w:rPr>
          <w:rFonts w:cs="Arial"/>
          <w:color w:val="000000" w:themeColor="text1"/>
          <w:szCs w:val="24"/>
          <w:highlight w:val="yellow"/>
        </w:rPr>
        <w:t xml:space="preserve"> gen</w:t>
      </w:r>
      <w:r w:rsidR="005B3CDB">
        <w:rPr>
          <w:rFonts w:cs="Arial"/>
          <w:color w:val="000000" w:themeColor="text1"/>
          <w:szCs w:val="24"/>
          <w:highlight w:val="yellow"/>
        </w:rPr>
        <w:t>ic</w:t>
      </w:r>
      <w:r w:rsidR="00434E58" w:rsidRPr="00B67CD9">
        <w:rPr>
          <w:rFonts w:cs="Arial"/>
          <w:color w:val="000000" w:themeColor="text1"/>
          <w:szCs w:val="24"/>
          <w:highlight w:val="yellow"/>
        </w:rPr>
        <w:t xml:space="preserve"> regions. </w:t>
      </w:r>
      <w:r w:rsidR="005B3CDB">
        <w:rPr>
          <w:rFonts w:cs="Arial"/>
          <w:color w:val="000000" w:themeColor="text1"/>
          <w:szCs w:val="24"/>
          <w:highlight w:val="yellow"/>
        </w:rPr>
        <w:t xml:space="preserve">Among </w:t>
      </w:r>
      <w:r w:rsidR="00434E58" w:rsidRPr="00B67CD9">
        <w:rPr>
          <w:rFonts w:cs="Arial"/>
          <w:color w:val="000000" w:themeColor="text1"/>
          <w:szCs w:val="24"/>
          <w:highlight w:val="yellow"/>
        </w:rPr>
        <w:t>those</w:t>
      </w:r>
      <w:r w:rsidR="005B3CDB">
        <w:rPr>
          <w:rFonts w:cs="Arial"/>
          <w:color w:val="000000" w:themeColor="text1"/>
          <w:szCs w:val="24"/>
          <w:highlight w:val="yellow"/>
        </w:rPr>
        <w:t>,</w:t>
      </w:r>
      <w:r w:rsidR="00434E58" w:rsidRPr="00B67CD9">
        <w:rPr>
          <w:rFonts w:cs="Arial"/>
          <w:color w:val="000000" w:themeColor="text1"/>
          <w:szCs w:val="24"/>
          <w:highlight w:val="yellow"/>
        </w:rPr>
        <w:t xml:space="preserve"> 44.06% mapped in exons and 47.09% in introns.</w:t>
      </w:r>
    </w:p>
    <w:p w14:paraId="1AA3F9F8" w14:textId="44846AF3" w:rsidR="00B03760" w:rsidRPr="00B250A0" w:rsidRDefault="00B03760" w:rsidP="00B03760">
      <w:pPr>
        <w:rPr>
          <w:rFonts w:cs="Arial"/>
          <w:color w:val="000000" w:themeColor="text1"/>
          <w:szCs w:val="24"/>
        </w:rPr>
      </w:pPr>
      <w:r w:rsidRPr="00B250A0">
        <w:rPr>
          <w:rFonts w:cs="Arial"/>
          <w:color w:val="000000" w:themeColor="text1"/>
          <w:szCs w:val="24"/>
        </w:rPr>
        <w:t>Normalization was performed using the trimmed mean of M-values followed by log</w:t>
      </w:r>
      <w:r w:rsidRPr="00B250A0">
        <w:rPr>
          <w:rFonts w:cs="Arial"/>
          <w:color w:val="000000" w:themeColor="text1"/>
          <w:szCs w:val="24"/>
          <w:vertAlign w:val="subscript"/>
        </w:rPr>
        <w:t xml:space="preserve">2 </w:t>
      </w:r>
      <w:r w:rsidRPr="00B250A0">
        <w:rPr>
          <w:rFonts w:cs="Arial"/>
          <w:color w:val="000000" w:themeColor="text1"/>
          <w:szCs w:val="24"/>
        </w:rPr>
        <w:t xml:space="preserve">transformation using </w:t>
      </w:r>
      <w:proofErr w:type="spellStart"/>
      <w:r w:rsidRPr="00B250A0">
        <w:rPr>
          <w:rFonts w:cs="Arial"/>
          <w:color w:val="000000" w:themeColor="text1"/>
          <w:szCs w:val="24"/>
        </w:rPr>
        <w:t>EdgeR</w:t>
      </w:r>
      <w:proofErr w:type="spellEnd"/>
      <w:r w:rsidRPr="00B250A0">
        <w:rPr>
          <w:rFonts w:cs="Arial"/>
          <w:color w:val="000000" w:themeColor="text1"/>
          <w:szCs w:val="24"/>
        </w:rPr>
        <w:t xml:space="preserve"> (Robinson et al. 2010) calculating counts per million (</w:t>
      </w:r>
      <w:proofErr w:type="spellStart"/>
      <w:r w:rsidRPr="00B250A0">
        <w:rPr>
          <w:rFonts w:cs="Arial"/>
          <w:color w:val="000000" w:themeColor="text1"/>
          <w:szCs w:val="24"/>
        </w:rPr>
        <w:t>cpm</w:t>
      </w:r>
      <w:proofErr w:type="spellEnd"/>
      <w:r w:rsidRPr="00B250A0">
        <w:rPr>
          <w:rFonts w:cs="Arial"/>
          <w:color w:val="000000" w:themeColor="text1"/>
          <w:szCs w:val="24"/>
        </w:rPr>
        <w:t xml:space="preserve">). Raw counts with a value of 0 were defined as NA. A gene was considered expressed if their </w:t>
      </w:r>
      <w:proofErr w:type="spellStart"/>
      <w:r w:rsidRPr="00B250A0">
        <w:rPr>
          <w:rFonts w:cs="Arial"/>
          <w:color w:val="000000" w:themeColor="text1"/>
          <w:szCs w:val="24"/>
        </w:rPr>
        <w:t>cpm</w:t>
      </w:r>
      <w:proofErr w:type="spellEnd"/>
      <w:r w:rsidRPr="00B250A0">
        <w:rPr>
          <w:rFonts w:cs="Arial"/>
          <w:color w:val="000000" w:themeColor="text1"/>
          <w:szCs w:val="24"/>
        </w:rPr>
        <w:t xml:space="preserve"> were above 10/minimum library size in millions (</w:t>
      </w:r>
      <w:proofErr w:type="spellStart"/>
      <w:r w:rsidRPr="00B250A0">
        <w:rPr>
          <w:rFonts w:cs="Arial"/>
          <w:color w:val="000000" w:themeColor="text1"/>
          <w:szCs w:val="24"/>
        </w:rPr>
        <w:t>cpm</w:t>
      </w:r>
      <w:proofErr w:type="spellEnd"/>
      <w:r w:rsidRPr="00B250A0">
        <w:rPr>
          <w:rFonts w:cs="Arial"/>
          <w:color w:val="000000" w:themeColor="text1"/>
          <w:szCs w:val="24"/>
        </w:rPr>
        <w:t xml:space="preserve"> &gt; 0.69 for our library). Genes expressed in less than 5% of the population </w:t>
      </w:r>
      <w:r w:rsidRPr="00B250A0">
        <w:rPr>
          <w:rFonts w:cs="Arial"/>
          <w:color w:val="000000" w:themeColor="text1"/>
          <w:szCs w:val="24"/>
        </w:rPr>
        <w:lastRenderedPageBreak/>
        <w:t xml:space="preserve">were removed. </w:t>
      </w:r>
      <w:r w:rsidR="00800396" w:rsidRPr="00B250A0">
        <w:rPr>
          <w:rFonts w:cs="Arial"/>
          <w:color w:val="000000" w:themeColor="text1"/>
          <w:szCs w:val="24"/>
        </w:rPr>
        <w:t>N</w:t>
      </w:r>
      <w:r w:rsidRPr="00B250A0">
        <w:rPr>
          <w:rFonts w:cs="Arial"/>
          <w:color w:val="000000" w:themeColor="text1"/>
          <w:szCs w:val="24"/>
        </w:rPr>
        <w:t>o missing values existed in the resulted matrix. Normality of the resulting dataset was checked by applying Shapiro-Wilk test using a leave-one-out approach for each gene, removing outliers. The final dataset consisted in the expression of 16,063 genes in 255 individuals.</w:t>
      </w:r>
    </w:p>
    <w:p w14:paraId="7FE617A3" w14:textId="77777777" w:rsidR="00AC47CB" w:rsidRPr="00B250A0" w:rsidRDefault="00AC47CB">
      <w:pPr>
        <w:rPr>
          <w:rFonts w:cs="Arial"/>
        </w:rPr>
      </w:pPr>
    </w:p>
    <w:p w14:paraId="11839BF1" w14:textId="17D21F9A" w:rsidR="00627380" w:rsidRPr="00700906" w:rsidRDefault="00627380" w:rsidP="005F39A1">
      <w:pPr>
        <w:pStyle w:val="Ttulo2"/>
        <w:rPr>
          <w:rStyle w:val="nfasissutil"/>
          <w:rFonts w:cs="Arial"/>
          <w:color w:val="000000" w:themeColor="text1"/>
          <w:lang w:val="en-GB"/>
        </w:rPr>
      </w:pPr>
      <w:r w:rsidRPr="00700906">
        <w:rPr>
          <w:rStyle w:val="nfasissutil"/>
          <w:rFonts w:cs="Arial"/>
          <w:color w:val="000000" w:themeColor="text1"/>
          <w:lang w:val="en-GB"/>
        </w:rPr>
        <w:t>Statistical Analysis</w:t>
      </w:r>
    </w:p>
    <w:p w14:paraId="7BD33030" w14:textId="697D51D7" w:rsidR="00627380" w:rsidRPr="00B250A0" w:rsidRDefault="005F39A1" w:rsidP="00627380">
      <w:pPr>
        <w:pStyle w:val="Ttulo3"/>
        <w:rPr>
          <w:rFonts w:cs="Arial"/>
          <w:lang w:val="en-GB"/>
        </w:rPr>
      </w:pPr>
      <w:r w:rsidRPr="00B250A0">
        <w:rPr>
          <w:rFonts w:cs="Arial"/>
          <w:lang w:val="en-GB"/>
        </w:rPr>
        <w:t xml:space="preserve">Linear </w:t>
      </w:r>
      <w:r w:rsidR="00627380" w:rsidRPr="00B250A0">
        <w:rPr>
          <w:rFonts w:cs="Arial"/>
          <w:lang w:val="en-GB"/>
        </w:rPr>
        <w:t>Models</w:t>
      </w:r>
    </w:p>
    <w:p w14:paraId="4781CFDA" w14:textId="21D4D5CA" w:rsidR="00567565" w:rsidRPr="00B250A0" w:rsidRDefault="00E01373" w:rsidP="00F14B24">
      <w:pPr>
        <w:rPr>
          <w:rFonts w:cs="Arial"/>
        </w:rPr>
      </w:pPr>
      <w:r w:rsidRPr="00B250A0">
        <w:rPr>
          <w:rFonts w:cs="Arial"/>
          <w:color w:val="000000" w:themeColor="text1"/>
          <w:szCs w:val="24"/>
        </w:rPr>
        <w:t>Phenotypic prediction using linear model</w:t>
      </w:r>
      <w:r w:rsidR="00567565" w:rsidRPr="00B250A0">
        <w:rPr>
          <w:rFonts w:cs="Arial"/>
          <w:color w:val="000000" w:themeColor="text1"/>
          <w:szCs w:val="24"/>
        </w:rPr>
        <w:t xml:space="preserve"> was implemented </w:t>
      </w:r>
      <w:r w:rsidR="00BE5F3D" w:rsidRPr="00B250A0">
        <w:rPr>
          <w:rFonts w:cs="Arial"/>
          <w:color w:val="000000" w:themeColor="text1"/>
          <w:szCs w:val="24"/>
        </w:rPr>
        <w:t>applying</w:t>
      </w:r>
      <w:r w:rsidR="00567565" w:rsidRPr="00B250A0">
        <w:rPr>
          <w:rFonts w:cs="Arial"/>
          <w:color w:val="000000" w:themeColor="text1"/>
          <w:szCs w:val="24"/>
        </w:rPr>
        <w:t xml:space="preserve"> two different Bayesian methods, RKHS and </w:t>
      </w:r>
      <w:proofErr w:type="spellStart"/>
      <w:r w:rsidR="00567565" w:rsidRPr="00B250A0">
        <w:rPr>
          <w:rFonts w:cs="Arial"/>
          <w:color w:val="000000" w:themeColor="text1"/>
          <w:szCs w:val="24"/>
        </w:rPr>
        <w:t>BayesC</w:t>
      </w:r>
      <w:proofErr w:type="spellEnd"/>
      <w:r w:rsidR="00766363" w:rsidRPr="00B250A0">
        <w:rPr>
          <w:rFonts w:cs="Arial"/>
          <w:color w:val="000000" w:themeColor="text1"/>
          <w:szCs w:val="24"/>
        </w:rPr>
        <w:t xml:space="preserve"> using the BGLR package (Pérez and de </w:t>
      </w:r>
      <w:proofErr w:type="spellStart"/>
      <w:r w:rsidR="001B1E63" w:rsidRPr="00B250A0">
        <w:rPr>
          <w:rFonts w:cs="Arial"/>
          <w:color w:val="000000" w:themeColor="text1"/>
          <w:szCs w:val="24"/>
        </w:rPr>
        <w:t>l</w:t>
      </w:r>
      <w:r w:rsidR="00766363" w:rsidRPr="00B250A0">
        <w:rPr>
          <w:rFonts w:cs="Arial"/>
          <w:color w:val="000000" w:themeColor="text1"/>
          <w:szCs w:val="24"/>
        </w:rPr>
        <w:t>os</w:t>
      </w:r>
      <w:proofErr w:type="spellEnd"/>
      <w:r w:rsidR="00766363" w:rsidRPr="00B250A0">
        <w:rPr>
          <w:rFonts w:cs="Arial"/>
          <w:color w:val="000000" w:themeColor="text1"/>
          <w:szCs w:val="24"/>
        </w:rPr>
        <w:t xml:space="preserve"> Campos, </w:t>
      </w:r>
      <w:hyperlink r:id="rId14" w:anchor="ref-CR40" w:tooltip="Pérez P, de Los Campos G (2014) Genome-wide regression and prediction with the BGLR statistical package. Genetics 198:483–495. &#10;                  https://doi.org/10.1534/genetics.114.164442&#10;                  &#10;                " w:history="1">
        <w:r w:rsidR="00766363" w:rsidRPr="00B250A0">
          <w:rPr>
            <w:rStyle w:val="Hipervnculo"/>
            <w:rFonts w:cs="Arial"/>
            <w:color w:val="000000" w:themeColor="text1"/>
            <w:szCs w:val="24"/>
            <w:u w:val="none"/>
          </w:rPr>
          <w:t>2014</w:t>
        </w:r>
      </w:hyperlink>
      <w:r w:rsidR="00766363" w:rsidRPr="00B250A0">
        <w:rPr>
          <w:rFonts w:cs="Arial"/>
          <w:color w:val="000000" w:themeColor="text1"/>
          <w:szCs w:val="24"/>
        </w:rPr>
        <w:t>).</w:t>
      </w:r>
      <w:r w:rsidR="00F14B24" w:rsidRPr="00B250A0">
        <w:rPr>
          <w:rFonts w:cs="Arial"/>
          <w:color w:val="000000" w:themeColor="text1"/>
          <w:szCs w:val="24"/>
        </w:rPr>
        <w:t xml:space="preserve"> RKHS is a Bayesian model similar to GBLUP based on kernel regression and L2 regularization.</w:t>
      </w:r>
      <w:r w:rsidR="00343F29" w:rsidRPr="00B250A0">
        <w:rPr>
          <w:rFonts w:cs="Arial"/>
          <w:color w:val="000000" w:themeColor="text1"/>
          <w:szCs w:val="24"/>
        </w:rPr>
        <w:t xml:space="preserve"> </w:t>
      </w:r>
      <w:r w:rsidR="00567565" w:rsidRPr="00B250A0">
        <w:rPr>
          <w:rFonts w:cs="Arial"/>
          <w:color w:val="000000" w:themeColor="text1"/>
          <w:szCs w:val="24"/>
        </w:rPr>
        <w:t>RKHS considers that all loci</w:t>
      </w:r>
      <w:r w:rsidR="001F10DC" w:rsidRPr="00B250A0">
        <w:rPr>
          <w:rFonts w:cs="Arial"/>
          <w:color w:val="000000" w:themeColor="text1"/>
          <w:szCs w:val="24"/>
        </w:rPr>
        <w:t xml:space="preserve"> </w:t>
      </w:r>
      <w:r w:rsidR="008303E8" w:rsidRPr="00B250A0">
        <w:rPr>
          <w:rFonts w:cs="Arial"/>
          <w:color w:val="000000" w:themeColor="text1"/>
          <w:szCs w:val="24"/>
        </w:rPr>
        <w:t>are expected to</w:t>
      </w:r>
      <w:r w:rsidR="00567565" w:rsidRPr="00B250A0">
        <w:rPr>
          <w:rFonts w:cs="Arial"/>
          <w:color w:val="000000" w:themeColor="text1"/>
          <w:szCs w:val="24"/>
        </w:rPr>
        <w:t xml:space="preserve"> explain the same amount of variance therefore most of them </w:t>
      </w:r>
      <w:r w:rsidR="001F10DC" w:rsidRPr="00B250A0">
        <w:rPr>
          <w:rFonts w:cs="Arial"/>
          <w:color w:val="000000" w:themeColor="text1"/>
          <w:szCs w:val="24"/>
        </w:rPr>
        <w:t xml:space="preserve">will </w:t>
      </w:r>
      <w:r w:rsidR="00567565" w:rsidRPr="00B250A0">
        <w:rPr>
          <w:rFonts w:cs="Arial"/>
          <w:color w:val="000000" w:themeColor="text1"/>
          <w:szCs w:val="24"/>
        </w:rPr>
        <w:t>ha</w:t>
      </w:r>
      <w:r w:rsidR="001F10DC" w:rsidRPr="00B250A0">
        <w:rPr>
          <w:rFonts w:cs="Arial"/>
          <w:color w:val="000000" w:themeColor="text1"/>
          <w:szCs w:val="24"/>
        </w:rPr>
        <w:t>ve</w:t>
      </w:r>
      <w:r w:rsidR="00567565" w:rsidRPr="00B250A0">
        <w:rPr>
          <w:rFonts w:cs="Arial"/>
          <w:color w:val="000000" w:themeColor="text1"/>
          <w:szCs w:val="24"/>
        </w:rPr>
        <w:t xml:space="preserve"> a small effect </w:t>
      </w:r>
      <w:r w:rsidR="001931B7" w:rsidRPr="00B250A0">
        <w:rPr>
          <w:rFonts w:cs="Arial"/>
          <w:color w:val="000000" w:themeColor="text1"/>
          <w:szCs w:val="24"/>
        </w:rPr>
        <w:t>while</w:t>
      </w:r>
      <w:r w:rsidR="00567565" w:rsidRPr="00B250A0">
        <w:rPr>
          <w:rFonts w:cs="Arial"/>
          <w:color w:val="000000" w:themeColor="text1"/>
          <w:szCs w:val="24"/>
        </w:rPr>
        <w:t xml:space="preserve"> </w:t>
      </w:r>
      <w:r w:rsidR="006F6382" w:rsidRPr="00B250A0">
        <w:rPr>
          <w:rFonts w:cs="Arial"/>
          <w:color w:val="000000" w:themeColor="text1"/>
          <w:szCs w:val="24"/>
        </w:rPr>
        <w:t xml:space="preserve">only </w:t>
      </w:r>
      <w:r w:rsidR="00251CB9" w:rsidRPr="00B250A0">
        <w:rPr>
          <w:rFonts w:cs="Arial"/>
          <w:color w:val="000000" w:themeColor="text1"/>
          <w:szCs w:val="24"/>
        </w:rPr>
        <w:t xml:space="preserve">a </w:t>
      </w:r>
      <w:r w:rsidR="00567565" w:rsidRPr="00B250A0">
        <w:rPr>
          <w:rFonts w:cs="Arial"/>
          <w:color w:val="000000" w:themeColor="text1"/>
          <w:szCs w:val="24"/>
        </w:rPr>
        <w:t xml:space="preserve">few </w:t>
      </w:r>
      <w:r w:rsidR="006F6382" w:rsidRPr="00B250A0">
        <w:rPr>
          <w:rFonts w:cs="Arial"/>
          <w:color w:val="000000" w:themeColor="text1"/>
          <w:szCs w:val="24"/>
        </w:rPr>
        <w:t xml:space="preserve">loci </w:t>
      </w:r>
      <w:r w:rsidR="00C43413" w:rsidRPr="00B250A0">
        <w:rPr>
          <w:rFonts w:cs="Arial"/>
          <w:color w:val="000000" w:themeColor="text1"/>
          <w:szCs w:val="24"/>
        </w:rPr>
        <w:t>might</w:t>
      </w:r>
      <w:r w:rsidR="006F6382" w:rsidRPr="00B250A0">
        <w:rPr>
          <w:rFonts w:cs="Arial"/>
          <w:color w:val="000000" w:themeColor="text1"/>
          <w:szCs w:val="24"/>
        </w:rPr>
        <w:t xml:space="preserve"> have </w:t>
      </w:r>
      <w:r w:rsidR="00C43413" w:rsidRPr="00B250A0">
        <w:rPr>
          <w:rFonts w:cs="Arial"/>
          <w:color w:val="000000" w:themeColor="text1"/>
          <w:szCs w:val="24"/>
        </w:rPr>
        <w:t xml:space="preserve">moderate or </w:t>
      </w:r>
      <w:r w:rsidR="00567565" w:rsidRPr="00B250A0">
        <w:rPr>
          <w:rFonts w:cs="Arial"/>
          <w:color w:val="000000" w:themeColor="text1"/>
          <w:szCs w:val="24"/>
        </w:rPr>
        <w:t>large effect</w:t>
      </w:r>
      <w:r w:rsidR="006F6382" w:rsidRPr="00B250A0">
        <w:rPr>
          <w:rFonts w:cs="Arial"/>
          <w:color w:val="000000" w:themeColor="text1"/>
          <w:szCs w:val="24"/>
        </w:rPr>
        <w:t>s</w:t>
      </w:r>
      <w:r w:rsidR="00567565" w:rsidRPr="00B250A0">
        <w:rPr>
          <w:rFonts w:cs="Arial"/>
          <w:color w:val="000000" w:themeColor="text1"/>
          <w:szCs w:val="24"/>
        </w:rPr>
        <w:t xml:space="preserve">. On the other hand, </w:t>
      </w:r>
      <w:proofErr w:type="spellStart"/>
      <w:r w:rsidR="00567565" w:rsidRPr="00B250A0">
        <w:rPr>
          <w:rFonts w:cs="Arial"/>
          <w:color w:val="000000" w:themeColor="text1"/>
          <w:szCs w:val="24"/>
        </w:rPr>
        <w:t>BayesC</w:t>
      </w:r>
      <w:proofErr w:type="spellEnd"/>
      <w:r w:rsidR="00567565" w:rsidRPr="00B250A0">
        <w:rPr>
          <w:rFonts w:cs="Arial"/>
          <w:color w:val="000000" w:themeColor="text1"/>
          <w:szCs w:val="24"/>
        </w:rPr>
        <w:t xml:space="preserve"> is a SNP-effect</w:t>
      </w:r>
      <w:r w:rsidR="00BE5F3D" w:rsidRPr="00B250A0">
        <w:rPr>
          <w:rFonts w:cs="Arial"/>
          <w:color w:val="000000" w:themeColor="text1"/>
          <w:szCs w:val="24"/>
        </w:rPr>
        <w:t xml:space="preserve"> </w:t>
      </w:r>
      <w:r w:rsidR="00567565" w:rsidRPr="00B250A0">
        <w:rPr>
          <w:rFonts w:cs="Arial"/>
          <w:color w:val="000000" w:themeColor="text1"/>
          <w:szCs w:val="24"/>
        </w:rPr>
        <w:t xml:space="preserve">based method in which markers can exhibit varying effects, </w:t>
      </w:r>
      <w:r w:rsidR="00F14B24" w:rsidRPr="00B250A0">
        <w:rPr>
          <w:rFonts w:cs="Arial"/>
          <w:color w:val="000000" w:themeColor="text1"/>
          <w:szCs w:val="24"/>
        </w:rPr>
        <w:t>while it</w:t>
      </w:r>
      <w:r w:rsidR="00567565" w:rsidRPr="00B250A0">
        <w:rPr>
          <w:rFonts w:cs="Arial"/>
          <w:color w:val="000000" w:themeColor="text1"/>
          <w:szCs w:val="24"/>
        </w:rPr>
        <w:t xml:space="preserve"> is assumed that a proportion of markers have no effect. Marker effects are sensitive to the choice of the prior probability distribution. Both methods were applied in each </w:t>
      </w:r>
      <w:r w:rsidR="001B1E63" w:rsidRPr="00B250A0">
        <w:rPr>
          <w:rFonts w:cs="Arial"/>
          <w:color w:val="000000" w:themeColor="text1"/>
          <w:szCs w:val="24"/>
        </w:rPr>
        <w:t>analysed</w:t>
      </w:r>
      <w:r w:rsidR="00567565" w:rsidRPr="00B250A0">
        <w:rPr>
          <w:rFonts w:cs="Arial"/>
          <w:color w:val="000000" w:themeColor="text1"/>
          <w:szCs w:val="24"/>
        </w:rPr>
        <w:t xml:space="preserve"> trait. In addition, various models were designed and incorporated into each of the methods to compare </w:t>
      </w:r>
      <w:r w:rsidR="00343F29" w:rsidRPr="00B250A0">
        <w:rPr>
          <w:rFonts w:cs="Arial"/>
          <w:color w:val="000000" w:themeColor="text1"/>
          <w:szCs w:val="24"/>
        </w:rPr>
        <w:t>prediction</w:t>
      </w:r>
      <w:r w:rsidR="00567565" w:rsidRPr="00B250A0">
        <w:rPr>
          <w:rFonts w:cs="Arial"/>
          <w:color w:val="000000" w:themeColor="text1"/>
          <w:szCs w:val="24"/>
        </w:rPr>
        <w:t xml:space="preserve"> performance using SNPs and </w:t>
      </w:r>
      <w:r w:rsidR="005D4428" w:rsidRPr="00B250A0">
        <w:rPr>
          <w:rFonts w:cs="Arial"/>
          <w:color w:val="000000" w:themeColor="text1"/>
          <w:szCs w:val="24"/>
        </w:rPr>
        <w:t>transcripts</w:t>
      </w:r>
      <w:r w:rsidR="00567565" w:rsidRPr="00B250A0">
        <w:rPr>
          <w:rFonts w:cs="Arial"/>
          <w:color w:val="000000" w:themeColor="text1"/>
          <w:szCs w:val="24"/>
        </w:rPr>
        <w:t xml:space="preserve"> under different strategies</w:t>
      </w:r>
      <w:r w:rsidR="00E90A93" w:rsidRPr="00B250A0">
        <w:rPr>
          <w:rFonts w:cs="Arial"/>
          <w:color w:val="000000" w:themeColor="text1"/>
          <w:szCs w:val="24"/>
        </w:rPr>
        <w:t xml:space="preserve">. </w:t>
      </w:r>
    </w:p>
    <w:p w14:paraId="56B78CFC" w14:textId="26A1120D" w:rsidR="00B8207A" w:rsidRPr="00B250A0" w:rsidRDefault="00B8207A" w:rsidP="00113D53">
      <w:pPr>
        <w:rPr>
          <w:rFonts w:cs="Arial"/>
          <w:color w:val="000000" w:themeColor="text1"/>
          <w:szCs w:val="24"/>
        </w:rPr>
      </w:pPr>
      <w:r w:rsidRPr="00B250A0">
        <w:rPr>
          <w:rFonts w:cs="Arial"/>
          <w:color w:val="000000" w:themeColor="text1"/>
          <w:szCs w:val="24"/>
        </w:rPr>
        <w:t xml:space="preserve">The </w:t>
      </w:r>
      <w:r w:rsidR="009F6C05" w:rsidRPr="00B250A0">
        <w:rPr>
          <w:rFonts w:cs="Arial"/>
          <w:color w:val="000000" w:themeColor="text1"/>
          <w:szCs w:val="24"/>
        </w:rPr>
        <w:t xml:space="preserve">statistical </w:t>
      </w:r>
      <w:r w:rsidRPr="00B250A0">
        <w:rPr>
          <w:rFonts w:cs="Arial"/>
          <w:color w:val="000000" w:themeColor="text1"/>
          <w:szCs w:val="24"/>
        </w:rPr>
        <w:t>model</w:t>
      </w:r>
      <w:r w:rsidR="00982B5D">
        <w:rPr>
          <w:rFonts w:cs="Arial"/>
          <w:color w:val="000000" w:themeColor="text1"/>
          <w:szCs w:val="24"/>
        </w:rPr>
        <w:t>s</w:t>
      </w:r>
      <w:r w:rsidR="009F6C05" w:rsidRPr="00B250A0">
        <w:rPr>
          <w:rFonts w:cs="Arial"/>
          <w:color w:val="000000" w:themeColor="text1"/>
          <w:szCs w:val="24"/>
        </w:rPr>
        <w:t xml:space="preserve"> for RKHS</w:t>
      </w:r>
      <w:r w:rsidR="00A04269" w:rsidRPr="00B250A0">
        <w:rPr>
          <w:rFonts w:cs="Arial"/>
          <w:color w:val="000000" w:themeColor="text1"/>
          <w:szCs w:val="24"/>
        </w:rPr>
        <w:t xml:space="preserve"> using 255 animals w</w:t>
      </w:r>
      <w:r w:rsidR="00BD6383" w:rsidRPr="00B250A0">
        <w:rPr>
          <w:rFonts w:cs="Arial"/>
          <w:color w:val="000000" w:themeColor="text1"/>
          <w:szCs w:val="24"/>
        </w:rPr>
        <w:t>ere</w:t>
      </w:r>
      <w:r w:rsidR="00A04269" w:rsidRPr="00B250A0">
        <w:rPr>
          <w:rFonts w:cs="Arial"/>
          <w:color w:val="000000" w:themeColor="text1"/>
          <w:szCs w:val="24"/>
        </w:rPr>
        <w:t>:</w:t>
      </w:r>
    </w:p>
    <w:p w14:paraId="2D8F0771" w14:textId="56A201FF" w:rsidR="00A85074" w:rsidRPr="00446A5A" w:rsidRDefault="00A85074" w:rsidP="00113D53">
      <w:pPr>
        <w:rPr>
          <w:rFonts w:cs="Arial"/>
          <w:b/>
          <w:bCs/>
          <w:i/>
          <w:iCs/>
          <w:lang w:val="es-ES"/>
        </w:rPr>
      </w:pPr>
      <w:proofErr w:type="spellStart"/>
      <w:r w:rsidRPr="00446A5A">
        <w:rPr>
          <w:rFonts w:cs="Arial"/>
          <w:b/>
          <w:bCs/>
          <w:i/>
          <w:iCs/>
          <w:lang w:val="es-ES"/>
        </w:rPr>
        <w:t>Model</w:t>
      </w:r>
      <w:proofErr w:type="spellEnd"/>
      <w:r w:rsidRPr="00446A5A">
        <w:rPr>
          <w:rFonts w:cs="Arial"/>
          <w:b/>
          <w:bCs/>
          <w:i/>
          <w:iCs/>
          <w:lang w:val="es-ES"/>
        </w:rPr>
        <w:t xml:space="preserve"> 1: </w:t>
      </w:r>
      <w:proofErr w:type="spellStart"/>
      <w:r w:rsidRPr="00446A5A">
        <w:rPr>
          <w:rFonts w:cs="Arial"/>
          <w:b/>
          <w:bCs/>
          <w:i/>
          <w:iCs/>
          <w:lang w:val="es-ES"/>
        </w:rPr>
        <w:t>Genomic</w:t>
      </w:r>
      <w:proofErr w:type="spellEnd"/>
    </w:p>
    <w:p w14:paraId="7D08A884" w14:textId="040658E3" w:rsidR="0006732C" w:rsidRPr="00446A5A" w:rsidRDefault="00056FC5" w:rsidP="0006732C">
      <w:pPr>
        <w:rPr>
          <w:rFonts w:cs="Arial"/>
          <w:color w:val="000000" w:themeColor="text1"/>
          <w:lang w:val="es-ES"/>
        </w:rPr>
      </w:pPr>
      <m:oMath>
        <m:r>
          <m:rPr>
            <m:sty m:val="p"/>
          </m:rPr>
          <w:rPr>
            <w:rFonts w:ascii="Cambria Math" w:hAnsi="Cambria Math" w:cs="Arial"/>
            <w:color w:val="000000" w:themeColor="text1"/>
            <w:szCs w:val="24"/>
            <w:lang w:val="es-ES"/>
          </w:rPr>
          <m:t>y</m:t>
        </m:r>
        <m:r>
          <w:rPr>
            <w:rFonts w:ascii="Cambria Math" w:hAnsi="Cambria Math" w:cs="Arial"/>
            <w:color w:val="000000" w:themeColor="text1"/>
            <w:szCs w:val="24"/>
            <w:lang w:val="es-ES"/>
          </w:rPr>
          <m:t>=</m:t>
        </m:r>
        <m:r>
          <w:rPr>
            <w:rFonts w:ascii="Cambria Math" w:hAnsi="Cambria Math" w:cs="Arial"/>
            <w:color w:val="000000" w:themeColor="text1"/>
            <w:szCs w:val="24"/>
          </w:rPr>
          <m:t>μ</m:t>
        </m:r>
        <m:r>
          <w:rPr>
            <w:rFonts w:ascii="Cambria Math" w:hAnsi="Cambria Math" w:cs="Arial"/>
            <w:color w:val="000000" w:themeColor="text1"/>
            <w:szCs w:val="24"/>
            <w:lang w:val="es-ES"/>
          </w:rPr>
          <m:t>+</m:t>
        </m:r>
        <m:r>
          <w:rPr>
            <w:rFonts w:ascii="Cambria Math" w:hAnsi="Cambria Math" w:cs="Arial"/>
            <w:color w:val="000000" w:themeColor="text1"/>
            <w:szCs w:val="24"/>
          </w:rPr>
          <m:t>Zu</m:t>
        </m:r>
        <m:r>
          <w:rPr>
            <w:rFonts w:ascii="Cambria Math" w:hAnsi="Cambria Math" w:cs="Arial"/>
            <w:color w:val="000000" w:themeColor="text1"/>
            <w:szCs w:val="24"/>
            <w:lang w:val="es-ES"/>
          </w:rPr>
          <m:t>+</m:t>
        </m:r>
        <m:r>
          <w:rPr>
            <w:rFonts w:ascii="Cambria Math" w:hAnsi="Cambria Math" w:cs="Arial"/>
            <w:color w:val="000000" w:themeColor="text1"/>
            <w:szCs w:val="24"/>
          </w:rPr>
          <m:t>e</m:t>
        </m:r>
      </m:oMath>
      <w:r w:rsidRPr="00446A5A">
        <w:rPr>
          <w:rFonts w:cs="Arial"/>
          <w:color w:val="000000" w:themeColor="text1"/>
          <w:lang w:val="es-ES"/>
        </w:rPr>
        <w:t xml:space="preserve">                                         </w:t>
      </w:r>
      <w:r w:rsidR="0006732C" w:rsidRPr="00446A5A">
        <w:rPr>
          <w:rFonts w:cs="Arial"/>
          <w:color w:val="000000" w:themeColor="text1"/>
          <w:sz w:val="32"/>
          <w:szCs w:val="32"/>
          <w:lang w:val="es-ES"/>
        </w:rPr>
        <w:t xml:space="preserve"> </w:t>
      </w:r>
      <w:r w:rsidR="0006732C" w:rsidRPr="00446A5A">
        <w:rPr>
          <w:rFonts w:cs="Arial"/>
          <w:color w:val="000000" w:themeColor="text1"/>
          <w:lang w:val="es-ES"/>
        </w:rPr>
        <w:t xml:space="preserve">                            </w:t>
      </w:r>
      <w:r w:rsidR="0076064E" w:rsidRPr="00446A5A">
        <w:rPr>
          <w:rFonts w:cs="Arial"/>
          <w:color w:val="000000" w:themeColor="text1"/>
          <w:lang w:val="es-ES"/>
        </w:rPr>
        <w:t xml:space="preserve">                                                </w:t>
      </w:r>
      <w:r w:rsidR="0006732C" w:rsidRPr="00446A5A">
        <w:rPr>
          <w:rFonts w:cs="Arial"/>
          <w:color w:val="000000" w:themeColor="text1"/>
          <w:lang w:val="es-ES"/>
        </w:rPr>
        <w:t>(1</w:t>
      </w:r>
      <w:r w:rsidR="00FF64C3" w:rsidRPr="00446A5A">
        <w:rPr>
          <w:rFonts w:cs="Arial"/>
          <w:color w:val="000000" w:themeColor="text1"/>
          <w:lang w:val="es-ES"/>
        </w:rPr>
        <w:t>.1</w:t>
      </w:r>
      <w:r w:rsidR="0006732C" w:rsidRPr="00446A5A">
        <w:rPr>
          <w:rFonts w:cs="Arial"/>
          <w:color w:val="000000" w:themeColor="text1"/>
          <w:lang w:val="es-ES"/>
        </w:rPr>
        <w:t>)</w:t>
      </w:r>
    </w:p>
    <w:p w14:paraId="6022E48F" w14:textId="6ECFE8E4" w:rsidR="00BA1921" w:rsidRPr="00B250A0" w:rsidRDefault="00105493" w:rsidP="00BA1921">
      <w:pPr>
        <w:rPr>
          <w:rFonts w:cs="Arial"/>
        </w:rPr>
      </w:pPr>
      <w:r w:rsidRPr="2B008031">
        <w:rPr>
          <w:rFonts w:cs="Arial"/>
          <w:color w:val="000000" w:themeColor="text1"/>
        </w:rPr>
        <w:lastRenderedPageBreak/>
        <w:t>where</w:t>
      </w:r>
      <w:r w:rsidR="00873996" w:rsidRPr="2B008031">
        <w:rPr>
          <w:rFonts w:cs="Arial"/>
          <w:color w:val="000000" w:themeColor="text1"/>
        </w:rPr>
        <w:t xml:space="preserve"> </w:t>
      </w:r>
      <m:oMath>
        <m:r>
          <m:rPr>
            <m:sty m:val="p"/>
          </m:rPr>
          <w:rPr>
            <w:rFonts w:ascii="Cambria Math" w:hAnsi="Cambria Math" w:cs="Arial"/>
            <w:color w:val="000000" w:themeColor="text1"/>
            <w:szCs w:val="24"/>
          </w:rPr>
          <m:t>y</m:t>
        </m:r>
      </m:oMath>
      <w:r w:rsidR="00873996" w:rsidRPr="2B008031">
        <w:rPr>
          <w:rFonts w:eastAsiaTheme="minorEastAsia" w:cs="Arial"/>
          <w:color w:val="000000" w:themeColor="text1"/>
        </w:rPr>
        <w:t xml:space="preserve"> </w:t>
      </w:r>
      <w:r w:rsidRPr="2B008031">
        <w:rPr>
          <w:rFonts w:eastAsiaTheme="minorEastAsia" w:cs="Arial"/>
          <w:color w:val="000000" w:themeColor="text1"/>
        </w:rPr>
        <w:t>is</w:t>
      </w:r>
      <w:r w:rsidR="005F6FC3" w:rsidRPr="2B008031">
        <w:rPr>
          <w:rFonts w:eastAsiaTheme="minorEastAsia" w:cs="Arial"/>
          <w:color w:val="000000" w:themeColor="text1"/>
        </w:rPr>
        <w:t xml:space="preserve"> the</w:t>
      </w:r>
      <w:r w:rsidR="00DF276A" w:rsidRPr="2B008031">
        <w:rPr>
          <w:rFonts w:eastAsiaTheme="minorEastAsia" w:cs="Arial"/>
          <w:color w:val="000000" w:themeColor="text1"/>
        </w:rPr>
        <w:t xml:space="preserve"> </w:t>
      </w:r>
      <m:oMath>
        <m:r>
          <w:rPr>
            <w:rFonts w:ascii="Cambria Math" w:eastAsiaTheme="minorEastAsia" w:hAnsi="Cambria Math" w:cs="Arial"/>
            <w:color w:val="000000" w:themeColor="text1"/>
            <w:szCs w:val="24"/>
          </w:rPr>
          <m:t>n×1</m:t>
        </m:r>
      </m:oMath>
      <w:r w:rsidR="00F644FD" w:rsidRPr="2B008031">
        <w:rPr>
          <w:rFonts w:eastAsiaTheme="minorEastAsia" w:cs="Arial"/>
          <w:color w:val="000000" w:themeColor="text1"/>
        </w:rPr>
        <w:t xml:space="preserve"> </w:t>
      </w:r>
      <w:r w:rsidR="00056FC5" w:rsidRPr="2B008031">
        <w:rPr>
          <w:rFonts w:eastAsiaTheme="minorEastAsia" w:cs="Arial"/>
          <w:color w:val="000000" w:themeColor="text1"/>
        </w:rPr>
        <w:t>vector of</w:t>
      </w:r>
      <w:r w:rsidR="00223F7D" w:rsidRPr="2B008031">
        <w:rPr>
          <w:rFonts w:eastAsiaTheme="minorEastAsia" w:cs="Arial"/>
          <w:color w:val="000000" w:themeColor="text1"/>
        </w:rPr>
        <w:t xml:space="preserve"> phenotypic observation</w:t>
      </w:r>
      <w:r w:rsidR="00056FC5" w:rsidRPr="2B008031">
        <w:rPr>
          <w:rFonts w:eastAsiaTheme="minorEastAsia" w:cs="Arial"/>
          <w:color w:val="000000" w:themeColor="text1"/>
        </w:rPr>
        <w:t>s</w:t>
      </w:r>
      <w:r w:rsidR="00DF6F93" w:rsidRPr="2B008031">
        <w:rPr>
          <w:rFonts w:eastAsiaTheme="minorEastAsia" w:cs="Arial"/>
          <w:color w:val="000000" w:themeColor="text1"/>
        </w:rPr>
        <w:t xml:space="preserve"> (where </w:t>
      </w:r>
      <m:oMath>
        <m:r>
          <w:rPr>
            <w:rFonts w:ascii="Cambria Math" w:eastAsiaTheme="minorEastAsia" w:hAnsi="Cambria Math" w:cs="Arial"/>
            <w:color w:val="000000" w:themeColor="text1"/>
            <w:szCs w:val="24"/>
          </w:rPr>
          <m:t>n</m:t>
        </m:r>
      </m:oMath>
      <w:r w:rsidR="00DF6F93" w:rsidRPr="2B008031">
        <w:rPr>
          <w:rFonts w:eastAsiaTheme="minorEastAsia" w:cs="Arial"/>
          <w:color w:val="000000" w:themeColor="text1"/>
        </w:rPr>
        <w:t xml:space="preserve"> is the total number of individuals)</w:t>
      </w:r>
      <w:r w:rsidR="00223F7D" w:rsidRPr="2B008031">
        <w:rPr>
          <w:rFonts w:eastAsiaTheme="minorEastAsia" w:cs="Arial"/>
          <w:color w:val="000000" w:themeColor="text1"/>
        </w:rPr>
        <w:t xml:space="preserve"> </w:t>
      </w:r>
      <w:r w:rsidR="00A1163C" w:rsidRPr="2B008031">
        <w:rPr>
          <w:rFonts w:eastAsiaTheme="minorEastAsia" w:cs="Arial"/>
          <w:color w:val="000000" w:themeColor="text1"/>
        </w:rPr>
        <w:t xml:space="preserve">adjusted </w:t>
      </w:r>
      <w:r w:rsidR="00A1163C" w:rsidRPr="2B008031">
        <w:rPr>
          <w:rFonts w:eastAsiaTheme="minorEastAsia" w:cs="Arial"/>
          <w:color w:val="000000" w:themeColor="text1"/>
          <w:highlight w:val="yellow"/>
        </w:rPr>
        <w:t xml:space="preserve">for the </w:t>
      </w:r>
      <w:del w:id="0" w:author="Piles, Miriam" w:date="2025-11-04T09:17:00Z" w16du:dateUtc="2025-11-04T08:17:00Z">
        <w:r w:rsidR="00A1163C" w:rsidRPr="2B008031" w:rsidDel="00DF5C73">
          <w:rPr>
            <w:rFonts w:eastAsiaTheme="minorEastAsia" w:cs="Arial"/>
            <w:color w:val="000000" w:themeColor="text1"/>
            <w:highlight w:val="yellow"/>
          </w:rPr>
          <w:delText xml:space="preserve">fixed </w:delText>
        </w:r>
      </w:del>
      <w:ins w:id="1" w:author="Piles, Miriam" w:date="2025-11-04T09:17:00Z" w16du:dateUtc="2025-11-04T08:17:00Z">
        <w:r w:rsidR="00DF5C73">
          <w:rPr>
            <w:rFonts w:eastAsiaTheme="minorEastAsia" w:cs="Arial"/>
            <w:color w:val="000000" w:themeColor="text1"/>
            <w:highlight w:val="yellow"/>
          </w:rPr>
          <w:t>systematic</w:t>
        </w:r>
        <w:r w:rsidR="00DF5C73" w:rsidRPr="2B008031">
          <w:rPr>
            <w:rFonts w:eastAsiaTheme="minorEastAsia" w:cs="Arial"/>
            <w:color w:val="000000" w:themeColor="text1"/>
            <w:highlight w:val="yellow"/>
          </w:rPr>
          <w:t xml:space="preserve"> </w:t>
        </w:r>
      </w:ins>
      <w:r w:rsidR="00A1163C" w:rsidRPr="2B008031">
        <w:rPr>
          <w:rFonts w:eastAsiaTheme="minorEastAsia" w:cs="Arial"/>
          <w:color w:val="000000" w:themeColor="text1"/>
          <w:highlight w:val="yellow"/>
        </w:rPr>
        <w:t>effects</w:t>
      </w:r>
      <w:r w:rsidR="00515473" w:rsidRPr="2B008031">
        <w:rPr>
          <w:rFonts w:eastAsiaTheme="minorEastAsia" w:cs="Arial"/>
          <w:color w:val="000000" w:themeColor="text1"/>
          <w:highlight w:val="yellow"/>
        </w:rPr>
        <w:t xml:space="preserve"> as described above</w:t>
      </w:r>
      <w:r w:rsidR="0058357B" w:rsidRPr="2B008031">
        <w:rPr>
          <w:rFonts w:eastAsiaTheme="minorEastAsia" w:cs="Arial"/>
          <w:color w:val="000000" w:themeColor="text1"/>
        </w:rPr>
        <w:t xml:space="preserve">, </w:t>
      </w:r>
      <m:oMath>
        <m:r>
          <w:rPr>
            <w:rFonts w:ascii="Cambria Math" w:hAnsi="Cambria Math" w:cs="Arial"/>
            <w:color w:val="000000" w:themeColor="text1"/>
            <w:szCs w:val="24"/>
          </w:rPr>
          <m:t>μ</m:t>
        </m:r>
      </m:oMath>
      <w:r w:rsidR="00272F01" w:rsidRPr="2B008031">
        <w:rPr>
          <w:rFonts w:eastAsiaTheme="minorEastAsia" w:cs="Arial"/>
          <w:color w:val="000000" w:themeColor="text1"/>
        </w:rPr>
        <w:t xml:space="preserve"> is the overall mean,</w:t>
      </w:r>
      <w:r w:rsidR="008F5E9E" w:rsidRPr="2B008031">
        <w:rPr>
          <w:rFonts w:eastAsiaTheme="minorEastAsia" w:cs="Arial"/>
          <w:color w:val="000000" w:themeColor="text1"/>
        </w:rPr>
        <w:t xml:space="preserve"> </w:t>
      </w:r>
      <m:oMath>
        <m:r>
          <w:rPr>
            <w:rFonts w:ascii="Cambria Math" w:hAnsi="Cambria Math" w:cs="Arial"/>
            <w:color w:val="000000" w:themeColor="text1"/>
            <w:szCs w:val="24"/>
          </w:rPr>
          <m:t>Z</m:t>
        </m:r>
      </m:oMath>
      <w:r w:rsidR="008F5E9E" w:rsidRPr="2B008031">
        <w:rPr>
          <w:rFonts w:eastAsiaTheme="minorEastAsia" w:cs="Arial"/>
          <w:color w:val="000000" w:themeColor="text1"/>
        </w:rPr>
        <w:t xml:space="preserve"> is</w:t>
      </w:r>
      <w:r w:rsidR="00807B71" w:rsidRPr="2B008031">
        <w:rPr>
          <w:rFonts w:eastAsiaTheme="minorEastAsia" w:cs="Arial"/>
          <w:color w:val="000000" w:themeColor="text1"/>
        </w:rPr>
        <w:t xml:space="preserve"> </w:t>
      </w:r>
      <w:r w:rsidR="00AA5563" w:rsidRPr="2B008031">
        <w:rPr>
          <w:rFonts w:eastAsiaTheme="minorEastAsia" w:cs="Arial"/>
          <w:color w:val="000000" w:themeColor="text1"/>
        </w:rPr>
        <w:t>an</w:t>
      </w:r>
      <w:r w:rsidR="00807B71" w:rsidRPr="2B008031">
        <w:rPr>
          <w:rFonts w:eastAsiaTheme="minorEastAsia" w:cs="Arial"/>
          <w:color w:val="000000" w:themeColor="text1"/>
        </w:rPr>
        <w:t xml:space="preserve"> </w:t>
      </w:r>
      <m:oMath>
        <m:r>
          <w:rPr>
            <w:rFonts w:ascii="Cambria Math" w:eastAsiaTheme="minorEastAsia" w:hAnsi="Cambria Math" w:cs="Arial"/>
            <w:color w:val="000000" w:themeColor="text1"/>
            <w:szCs w:val="24"/>
          </w:rPr>
          <m:t>n×n</m:t>
        </m:r>
      </m:oMath>
      <w:r w:rsidR="00406AA4" w:rsidRPr="2B008031">
        <w:rPr>
          <w:rFonts w:eastAsiaTheme="minorEastAsia" w:cs="Arial"/>
          <w:color w:val="000000" w:themeColor="text1"/>
        </w:rPr>
        <w:t xml:space="preserve"> incidence matrix</w:t>
      </w:r>
      <w:r w:rsidR="00A773E0" w:rsidRPr="2B008031">
        <w:rPr>
          <w:rFonts w:eastAsiaTheme="minorEastAsia" w:cs="Arial"/>
          <w:color w:val="000000" w:themeColor="text1"/>
        </w:rPr>
        <w:t xml:space="preserve"> here identity</w:t>
      </w:r>
      <w:r w:rsidR="00406AA4" w:rsidRPr="2B008031">
        <w:rPr>
          <w:rFonts w:eastAsiaTheme="minorEastAsia" w:cs="Arial"/>
          <w:color w:val="000000" w:themeColor="text1"/>
        </w:rPr>
        <w:t>,</w:t>
      </w:r>
      <w:r w:rsidR="00C71613" w:rsidRPr="2B008031">
        <w:rPr>
          <w:rFonts w:eastAsiaTheme="minorEastAsia" w:cs="Arial"/>
          <w:color w:val="000000" w:themeColor="text1"/>
        </w:rPr>
        <w:t xml:space="preserve"> </w:t>
      </w:r>
      <m:oMath>
        <m:r>
          <w:rPr>
            <w:rFonts w:ascii="Cambria Math" w:hAnsi="Cambria Math" w:cs="Arial"/>
            <w:color w:val="000000" w:themeColor="text1"/>
            <w:szCs w:val="24"/>
          </w:rPr>
          <m:t>u</m:t>
        </m:r>
      </m:oMath>
      <w:r w:rsidR="00272F01" w:rsidRPr="2B008031">
        <w:rPr>
          <w:rFonts w:eastAsiaTheme="minorEastAsia" w:cs="Arial"/>
          <w:color w:val="000000" w:themeColor="text1"/>
        </w:rPr>
        <w:t xml:space="preserve"> is </w:t>
      </w:r>
      <w:r w:rsidR="00406AA4" w:rsidRPr="2B008031">
        <w:rPr>
          <w:rFonts w:eastAsiaTheme="minorEastAsia" w:cs="Arial"/>
          <w:color w:val="000000" w:themeColor="text1"/>
        </w:rPr>
        <w:t>the</w:t>
      </w:r>
      <w:r w:rsidR="00C71613" w:rsidRPr="2B008031">
        <w:rPr>
          <w:rFonts w:eastAsiaTheme="minorEastAsia" w:cs="Arial"/>
          <w:color w:val="000000" w:themeColor="text1"/>
        </w:rPr>
        <w:t xml:space="preserve"> </w:t>
      </w:r>
      <m:oMath>
        <m:r>
          <w:rPr>
            <w:rFonts w:ascii="Cambria Math" w:eastAsiaTheme="minorEastAsia" w:hAnsi="Cambria Math" w:cs="Arial"/>
            <w:color w:val="000000" w:themeColor="text1"/>
            <w:szCs w:val="24"/>
          </w:rPr>
          <m:t>n×1</m:t>
        </m:r>
      </m:oMath>
      <w:r w:rsidR="00C71613" w:rsidRPr="2B008031">
        <w:rPr>
          <w:rFonts w:eastAsiaTheme="minorEastAsia" w:cs="Arial"/>
          <w:color w:val="000000" w:themeColor="text1"/>
        </w:rPr>
        <w:t xml:space="preserve"> vector</w:t>
      </w:r>
      <w:r w:rsidR="00406AA4" w:rsidRPr="2B008031">
        <w:rPr>
          <w:rFonts w:eastAsiaTheme="minorEastAsia" w:cs="Arial"/>
          <w:color w:val="000000" w:themeColor="text1"/>
        </w:rPr>
        <w:t xml:space="preserve"> </w:t>
      </w:r>
      <w:r w:rsidR="00146EC1" w:rsidRPr="2B008031">
        <w:rPr>
          <w:rFonts w:eastAsiaTheme="minorEastAsia" w:cs="Arial"/>
          <w:color w:val="000000" w:themeColor="text1"/>
        </w:rPr>
        <w:t>of</w:t>
      </w:r>
      <w:r w:rsidR="00272F01" w:rsidRPr="2B008031">
        <w:rPr>
          <w:rFonts w:eastAsiaTheme="minorEastAsia" w:cs="Arial"/>
          <w:color w:val="000000" w:themeColor="text1"/>
        </w:rPr>
        <w:t xml:space="preserve"> random additive genetic effect</w:t>
      </w:r>
      <w:r w:rsidR="00146EC1" w:rsidRPr="2B008031">
        <w:rPr>
          <w:rFonts w:eastAsiaTheme="minorEastAsia" w:cs="Arial"/>
          <w:color w:val="000000" w:themeColor="text1"/>
        </w:rPr>
        <w:t>s</w:t>
      </w:r>
      <w:r w:rsidR="002675DF" w:rsidRPr="2B008031">
        <w:rPr>
          <w:rFonts w:eastAsiaTheme="minorEastAsia" w:cs="Arial"/>
          <w:color w:val="000000" w:themeColor="text1"/>
        </w:rPr>
        <w:t>, and</w:t>
      </w:r>
      <w:r w:rsidR="00272F01" w:rsidRPr="2B008031">
        <w:rPr>
          <w:rFonts w:eastAsiaTheme="minorEastAsia" w:cs="Arial"/>
          <w:color w:val="000000" w:themeColor="text1"/>
        </w:rPr>
        <w:t xml:space="preserve"> </w:t>
      </w:r>
      <m:oMath>
        <m:r>
          <w:rPr>
            <w:rFonts w:ascii="Cambria Math" w:hAnsi="Cambria Math" w:cs="Arial"/>
            <w:color w:val="000000" w:themeColor="text1"/>
            <w:szCs w:val="24"/>
          </w:rPr>
          <m:t>e</m:t>
        </m:r>
      </m:oMath>
      <w:r w:rsidR="00146EC1" w:rsidRPr="2B008031">
        <w:rPr>
          <w:rFonts w:eastAsiaTheme="minorEastAsia" w:cs="Arial"/>
          <w:color w:val="000000" w:themeColor="text1"/>
        </w:rPr>
        <w:t xml:space="preserve"> </w:t>
      </w:r>
      <w:r w:rsidR="00A31B17" w:rsidRPr="2B008031">
        <w:rPr>
          <w:rFonts w:eastAsiaTheme="minorEastAsia" w:cs="Arial"/>
          <w:color w:val="000000" w:themeColor="text1"/>
        </w:rPr>
        <w:t xml:space="preserve">is the </w:t>
      </w:r>
      <m:oMath>
        <m:r>
          <w:rPr>
            <w:rFonts w:ascii="Cambria Math" w:eastAsiaTheme="minorEastAsia" w:hAnsi="Cambria Math" w:cs="Arial"/>
            <w:color w:val="000000" w:themeColor="text1"/>
            <w:szCs w:val="24"/>
          </w:rPr>
          <m:t>n×1</m:t>
        </m:r>
      </m:oMath>
      <w:r w:rsidR="00272F01" w:rsidRPr="2B008031">
        <w:rPr>
          <w:rFonts w:eastAsiaTheme="minorEastAsia" w:cs="Arial"/>
          <w:color w:val="000000" w:themeColor="text1"/>
        </w:rPr>
        <w:t xml:space="preserve"> </w:t>
      </w:r>
      <w:r w:rsidR="00A31B17" w:rsidRPr="2B008031">
        <w:rPr>
          <w:rFonts w:eastAsiaTheme="minorEastAsia" w:cs="Arial"/>
          <w:color w:val="000000" w:themeColor="text1"/>
        </w:rPr>
        <w:t>vector of</w:t>
      </w:r>
      <w:r w:rsidR="00272F01" w:rsidRPr="2B008031">
        <w:rPr>
          <w:rFonts w:eastAsiaTheme="minorEastAsia" w:cs="Arial"/>
          <w:color w:val="000000" w:themeColor="text1"/>
        </w:rPr>
        <w:t xml:space="preserve"> residual </w:t>
      </w:r>
      <w:r w:rsidR="00BE4F9A" w:rsidRPr="2B008031">
        <w:rPr>
          <w:rFonts w:eastAsiaTheme="minorEastAsia" w:cs="Arial"/>
          <w:color w:val="000000" w:themeColor="text1"/>
        </w:rPr>
        <w:t>error</w:t>
      </w:r>
      <w:r w:rsidR="005C297B" w:rsidRPr="2B008031">
        <w:rPr>
          <w:rFonts w:eastAsiaTheme="minorEastAsia" w:cs="Arial"/>
          <w:color w:val="000000" w:themeColor="text1"/>
        </w:rPr>
        <w:t>s</w:t>
      </w:r>
      <w:r w:rsidR="00272F01" w:rsidRPr="2B008031">
        <w:rPr>
          <w:rFonts w:eastAsiaTheme="minorEastAsia" w:cs="Arial"/>
          <w:color w:val="000000" w:themeColor="text1"/>
        </w:rPr>
        <w:t xml:space="preserve"> It was assumed that random effects followed a normal distribution </w:t>
      </w:r>
      <m:oMath>
        <m:r>
          <w:rPr>
            <w:rFonts w:ascii="Cambria Math" w:hAnsi="Cambria Math" w:cs="Arial"/>
            <w:color w:val="000000" w:themeColor="text1"/>
            <w:szCs w:val="24"/>
          </w:rPr>
          <m:t>u~N</m:t>
        </m:r>
        <m:d>
          <m:dPr>
            <m:ctrlPr>
              <w:rPr>
                <w:rFonts w:ascii="Cambria Math" w:hAnsi="Cambria Math" w:cs="Arial"/>
                <w:color w:val="000000" w:themeColor="text1"/>
                <w:szCs w:val="24"/>
              </w:rPr>
            </m:ctrlPr>
          </m:dPr>
          <m:e>
            <m:r>
              <w:rPr>
                <w:rFonts w:ascii="Cambria Math" w:hAnsi="Cambria Math" w:cs="Arial"/>
                <w:color w:val="000000" w:themeColor="text1"/>
                <w:szCs w:val="24"/>
              </w:rPr>
              <m:t>0,K</m:t>
            </m:r>
            <m:sSubSup>
              <m:sSubSupPr>
                <m:ctrlPr>
                  <w:rPr>
                    <w:rFonts w:ascii="Cambria Math" w:hAnsi="Cambria Math" w:cs="Arial"/>
                    <w:color w:val="000000" w:themeColor="text1"/>
                    <w:szCs w:val="24"/>
                  </w:rPr>
                </m:ctrlPr>
              </m:sSubSupPr>
              <m:e>
                <m:r>
                  <w:rPr>
                    <w:rFonts w:ascii="Cambria Math" w:hAnsi="Cambria Math" w:cs="Arial"/>
                    <w:color w:val="000000" w:themeColor="text1"/>
                    <w:szCs w:val="24"/>
                  </w:rPr>
                  <m:t>σ</m:t>
                </m:r>
              </m:e>
              <m:sub>
                <m:r>
                  <w:rPr>
                    <w:rFonts w:ascii="Cambria Math" w:hAnsi="Cambria Math" w:cs="Arial"/>
                    <w:color w:val="000000" w:themeColor="text1"/>
                    <w:szCs w:val="24"/>
                  </w:rPr>
                  <m:t>a</m:t>
                </m:r>
              </m:sub>
              <m:sup>
                <m:r>
                  <w:rPr>
                    <w:rFonts w:ascii="Cambria Math" w:hAnsi="Cambria Math" w:cs="Arial"/>
                    <w:color w:val="000000" w:themeColor="text1"/>
                    <w:szCs w:val="24"/>
                  </w:rPr>
                  <m:t>2</m:t>
                </m:r>
              </m:sup>
            </m:sSubSup>
          </m:e>
        </m:d>
      </m:oMath>
      <w:r w:rsidR="00272F01" w:rsidRPr="2B008031">
        <w:rPr>
          <w:rFonts w:cs="Arial"/>
          <w:color w:val="000000" w:themeColor="text1"/>
        </w:rPr>
        <w:t xml:space="preserve"> </w:t>
      </w:r>
      <w:r w:rsidR="00272F01" w:rsidRPr="2B008031">
        <w:rPr>
          <w:rFonts w:eastAsiaTheme="minorEastAsia" w:cs="Arial"/>
          <w:color w:val="000000" w:themeColor="text1"/>
        </w:rPr>
        <w:t xml:space="preserve">where </w:t>
      </w:r>
      <m:oMath>
        <m:r>
          <w:rPr>
            <w:rFonts w:ascii="Cambria Math" w:eastAsiaTheme="minorEastAsia" w:hAnsi="Cambria Math" w:cs="Arial"/>
            <w:color w:val="000000" w:themeColor="text1"/>
            <w:szCs w:val="24"/>
          </w:rPr>
          <m:t>K</m:t>
        </m:r>
      </m:oMath>
      <w:r w:rsidR="00272F01" w:rsidRPr="2B008031">
        <w:rPr>
          <w:rFonts w:eastAsiaTheme="minorEastAsia" w:cs="Arial"/>
          <w:color w:val="000000" w:themeColor="text1"/>
        </w:rPr>
        <w:t xml:space="preserve"> </w:t>
      </w:r>
      <w:r w:rsidR="002C3A5D" w:rsidRPr="2B008031">
        <w:rPr>
          <w:rFonts w:eastAsiaTheme="minorEastAsia" w:cs="Arial"/>
          <w:color w:val="000000" w:themeColor="text1"/>
        </w:rPr>
        <w:t xml:space="preserve">the </w:t>
      </w:r>
      <m:oMath>
        <m:r>
          <w:rPr>
            <w:rFonts w:ascii="Cambria Math" w:eastAsiaTheme="minorEastAsia" w:hAnsi="Cambria Math" w:cs="Arial"/>
            <w:color w:val="000000" w:themeColor="text1"/>
            <w:szCs w:val="24"/>
          </w:rPr>
          <m:t>n×n</m:t>
        </m:r>
      </m:oMath>
      <w:r w:rsidR="006B7B27" w:rsidRPr="2B008031">
        <w:rPr>
          <w:rFonts w:eastAsiaTheme="minorEastAsia" w:cs="Arial"/>
          <w:color w:val="000000" w:themeColor="text1"/>
        </w:rPr>
        <w:t xml:space="preserve"> </w:t>
      </w:r>
      <w:r w:rsidR="00272F01" w:rsidRPr="2B008031">
        <w:rPr>
          <w:rFonts w:eastAsiaTheme="minorEastAsia" w:cs="Arial"/>
          <w:color w:val="000000" w:themeColor="text1"/>
        </w:rPr>
        <w:t xml:space="preserve">genomic relationship matrix (GRM) defined as </w:t>
      </w:r>
      <m:oMath>
        <m:r>
          <w:rPr>
            <w:rFonts w:ascii="Cambria Math" w:hAnsi="Cambria Math" w:cs="Arial"/>
            <w:color w:val="000000" w:themeColor="text1"/>
            <w:szCs w:val="24"/>
          </w:rPr>
          <m:t>K=</m:t>
        </m:r>
        <m:f>
          <m:fPr>
            <m:ctrlPr>
              <w:rPr>
                <w:rFonts w:ascii="Cambria Math" w:eastAsiaTheme="minorEastAsia" w:hAnsi="Cambria Math" w:cs="Arial"/>
                <w:i/>
                <w:color w:val="000000" w:themeColor="text1"/>
                <w:szCs w:val="24"/>
              </w:rPr>
            </m:ctrlPr>
          </m:fPr>
          <m:num>
            <m:acc>
              <m:accPr>
                <m:chr m:val="́"/>
                <m:ctrlPr>
                  <w:rPr>
                    <w:rFonts w:ascii="Cambria Math" w:eastAsiaTheme="minorEastAsia" w:hAnsi="Cambria Math" w:cs="Arial"/>
                    <w:i/>
                    <w:color w:val="000000" w:themeColor="text1"/>
                    <w:szCs w:val="24"/>
                  </w:rPr>
                </m:ctrlPr>
              </m:accPr>
              <m:e>
                <m:r>
                  <w:rPr>
                    <w:rFonts w:ascii="Cambria Math" w:eastAsiaTheme="minorEastAsia" w:hAnsi="Cambria Math" w:cs="Arial"/>
                    <w:color w:val="000000" w:themeColor="text1"/>
                    <w:szCs w:val="24"/>
                  </w:rPr>
                  <m:t>XX</m:t>
                </m:r>
              </m:e>
            </m:acc>
          </m:num>
          <m:den>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SNPs</m:t>
                </m:r>
              </m:sub>
            </m:sSub>
          </m:den>
        </m:f>
      </m:oMath>
      <w:r w:rsidR="00272F01" w:rsidRPr="2B008031">
        <w:rPr>
          <w:rFonts w:eastAsiaTheme="minorEastAsia" w:cs="Arial"/>
          <w:color w:val="000000" w:themeColor="text1"/>
        </w:rPr>
        <w:t xml:space="preserve">, </w:t>
      </w:r>
      <m:oMath>
        <m:r>
          <w:rPr>
            <w:rFonts w:ascii="Cambria Math" w:eastAsiaTheme="minorEastAsia" w:hAnsi="Cambria Math" w:cs="Arial"/>
            <w:color w:val="000000" w:themeColor="text1"/>
            <w:szCs w:val="24"/>
          </w:rPr>
          <m:t>X</m:t>
        </m:r>
      </m:oMath>
      <w:r w:rsidR="00272F01" w:rsidRPr="2B008031">
        <w:rPr>
          <w:rFonts w:eastAsiaTheme="minorEastAsia" w:cs="Arial"/>
          <w:color w:val="000000" w:themeColor="text1"/>
        </w:rPr>
        <w:t xml:space="preserve"> </w:t>
      </w:r>
      <w:r w:rsidR="00D71CFE" w:rsidRPr="2B008031">
        <w:rPr>
          <w:rFonts w:eastAsiaTheme="minorEastAsia" w:cs="Arial"/>
          <w:color w:val="000000" w:themeColor="text1"/>
        </w:rPr>
        <w:t xml:space="preserve">being </w:t>
      </w:r>
      <w:r w:rsidR="009503FF" w:rsidRPr="2B008031">
        <w:rPr>
          <w:rFonts w:eastAsiaTheme="minorEastAsia" w:cs="Arial"/>
          <w:color w:val="000000" w:themeColor="text1"/>
        </w:rPr>
        <w:t>the</w:t>
      </w:r>
      <w:r w:rsidR="00272F01" w:rsidRPr="2B008031">
        <w:rPr>
          <w:rFonts w:eastAsiaTheme="minorEastAsia" w:cs="Arial"/>
          <w:color w:val="000000" w:themeColor="text1"/>
        </w:rPr>
        <w:t xml:space="preserve"> </w:t>
      </w:r>
      <m:oMath>
        <m:r>
          <w:rPr>
            <w:rFonts w:ascii="Cambria Math" w:eastAsiaTheme="minorEastAsia" w:hAnsi="Cambria Math" w:cs="Arial"/>
            <w:color w:val="000000" w:themeColor="text1"/>
            <w:szCs w:val="24"/>
          </w:rPr>
          <m:t>n×</m:t>
        </m:r>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SNPs</m:t>
            </m:r>
          </m:sub>
        </m:sSub>
      </m:oMath>
      <w:r w:rsidR="00184CA5" w:rsidRPr="2B008031">
        <w:rPr>
          <w:rFonts w:eastAsiaTheme="minorEastAsia" w:cs="Arial"/>
          <w:color w:val="000000" w:themeColor="text1"/>
        </w:rPr>
        <w:t xml:space="preserve"> </w:t>
      </w:r>
      <w:r w:rsidR="00272F01" w:rsidRPr="2B008031">
        <w:rPr>
          <w:rFonts w:eastAsiaTheme="minorEastAsia" w:cs="Arial"/>
          <w:color w:val="000000" w:themeColor="text1"/>
        </w:rPr>
        <w:t xml:space="preserve">standardized genotype matrix </w:t>
      </w:r>
      <w:r w:rsidR="009503FF" w:rsidRPr="2B008031">
        <w:rPr>
          <w:rFonts w:eastAsiaTheme="minorEastAsia" w:cs="Arial"/>
          <w:color w:val="000000" w:themeColor="text1"/>
        </w:rPr>
        <w:t>with</w:t>
      </w:r>
      <w:r w:rsidR="00272F01" w:rsidRPr="2B008031">
        <w:rPr>
          <w:rFonts w:eastAsiaTheme="minorEastAsia" w:cs="Arial"/>
          <w:color w:val="000000" w:themeColor="text1"/>
        </w:rPr>
        <w:t xml:space="preserv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SNPs</m:t>
            </m:r>
          </m:sub>
        </m:sSub>
      </m:oMath>
      <w:r w:rsidR="00272F01" w:rsidRPr="2B008031">
        <w:rPr>
          <w:rFonts w:eastAsiaTheme="minorEastAsia" w:cs="Arial"/>
          <w:color w:val="000000" w:themeColor="text1"/>
        </w:rPr>
        <w:t xml:space="preserve"> the number of SNPs</w:t>
      </w:r>
      <w:r w:rsidR="00272F01" w:rsidRPr="2B008031">
        <w:rPr>
          <w:rFonts w:cs="Arial"/>
          <w:color w:val="000000" w:themeColor="text1"/>
        </w:rPr>
        <w:t xml:space="preserve">. The genotypic matrix was </w:t>
      </w:r>
      <w:del w:id="2" w:author="Piles, Miriam" w:date="2025-11-04T09:18:00Z" w16du:dateUtc="2025-11-04T08:18:00Z">
        <w:r w:rsidR="00272F01" w:rsidRPr="2B008031" w:rsidDel="00917E50">
          <w:rPr>
            <w:rFonts w:cs="Arial"/>
            <w:color w:val="000000" w:themeColor="text1"/>
          </w:rPr>
          <w:delText xml:space="preserve">recorded </w:delText>
        </w:r>
      </w:del>
      <w:ins w:id="3" w:author="Piles, Miriam" w:date="2025-11-04T09:18:00Z" w16du:dateUtc="2025-11-04T08:18:00Z">
        <w:r w:rsidR="00917E50">
          <w:rPr>
            <w:rFonts w:cs="Arial"/>
            <w:color w:val="000000" w:themeColor="text1"/>
          </w:rPr>
          <w:t>coded</w:t>
        </w:r>
        <w:r w:rsidR="00917E50" w:rsidRPr="2B008031">
          <w:rPr>
            <w:rFonts w:cs="Arial"/>
            <w:color w:val="000000" w:themeColor="text1"/>
          </w:rPr>
          <w:t xml:space="preserve"> </w:t>
        </w:r>
      </w:ins>
      <w:r w:rsidR="00272F01" w:rsidRPr="2B008031">
        <w:rPr>
          <w:rFonts w:cs="Arial"/>
          <w:color w:val="000000" w:themeColor="text1"/>
        </w:rPr>
        <w:t>as 0,1,2 for “AA”, “Aa” and “aa” genotypes respectively.</w:t>
      </w:r>
    </w:p>
    <w:p w14:paraId="4A5B4DF7" w14:textId="0643550F" w:rsidR="001A69AB" w:rsidRPr="00B250A0" w:rsidRDefault="001A69AB" w:rsidP="00113D53">
      <w:pPr>
        <w:rPr>
          <w:rFonts w:cs="Arial"/>
          <w:b/>
          <w:bCs/>
          <w:i/>
          <w:iCs/>
        </w:rPr>
      </w:pPr>
      <w:r w:rsidRPr="00B250A0">
        <w:rPr>
          <w:rFonts w:cs="Arial"/>
          <w:b/>
          <w:bCs/>
          <w:i/>
          <w:iCs/>
        </w:rPr>
        <w:t>Model 2: Transcriptomic</w:t>
      </w:r>
    </w:p>
    <w:p w14:paraId="59113264" w14:textId="1A729731" w:rsidR="008108DD" w:rsidRPr="00B250A0" w:rsidRDefault="00A15D5E" w:rsidP="008108DD">
      <w:pPr>
        <w:rPr>
          <w:rFonts w:cs="Arial"/>
          <w:color w:val="000000" w:themeColor="text1"/>
          <w:szCs w:val="24"/>
        </w:rPr>
      </w:pPr>
      <w:r w:rsidRPr="00B250A0">
        <w:rPr>
          <w:rFonts w:cs="Arial"/>
          <w:color w:val="000000" w:themeColor="text1"/>
          <w:szCs w:val="24"/>
        </w:rPr>
        <w:t>T</w:t>
      </w:r>
      <w:r w:rsidR="008108DD" w:rsidRPr="00B250A0">
        <w:rPr>
          <w:rFonts w:cs="Arial"/>
          <w:color w:val="000000" w:themeColor="text1"/>
          <w:szCs w:val="24"/>
        </w:rPr>
        <w:t xml:space="preserve">ranscriptome data </w:t>
      </w:r>
      <w:r w:rsidRPr="00B250A0">
        <w:rPr>
          <w:rFonts w:cs="Arial"/>
          <w:color w:val="000000" w:themeColor="text1"/>
          <w:szCs w:val="24"/>
        </w:rPr>
        <w:t xml:space="preserve">were </w:t>
      </w:r>
      <w:r w:rsidR="006F3E27" w:rsidRPr="00B250A0">
        <w:rPr>
          <w:rFonts w:cs="Arial"/>
          <w:color w:val="000000" w:themeColor="text1"/>
          <w:szCs w:val="24"/>
        </w:rPr>
        <w:t>incorporated</w:t>
      </w:r>
      <w:r w:rsidR="008108DD" w:rsidRPr="00B250A0">
        <w:rPr>
          <w:rFonts w:cs="Arial"/>
          <w:color w:val="000000" w:themeColor="text1"/>
          <w:szCs w:val="24"/>
        </w:rPr>
        <w:t xml:space="preserve"> in the RKHS framework, </w:t>
      </w:r>
      <w:r w:rsidRPr="00B250A0">
        <w:rPr>
          <w:rFonts w:cs="Arial"/>
          <w:color w:val="000000" w:themeColor="text1"/>
          <w:szCs w:val="24"/>
        </w:rPr>
        <w:t>as</w:t>
      </w:r>
      <w:r w:rsidR="008108DD" w:rsidRPr="00B250A0">
        <w:rPr>
          <w:rFonts w:cs="Arial"/>
          <w:color w:val="000000" w:themeColor="text1"/>
          <w:szCs w:val="24"/>
        </w:rPr>
        <w:t xml:space="preserve"> </w:t>
      </w:r>
      <w:r w:rsidRPr="00B250A0">
        <w:rPr>
          <w:rFonts w:cs="Arial"/>
          <w:color w:val="000000" w:themeColor="text1"/>
          <w:szCs w:val="24"/>
        </w:rPr>
        <w:t>follows:</w:t>
      </w:r>
    </w:p>
    <w:p w14:paraId="03C71274" w14:textId="09E040FE" w:rsidR="008108DD" w:rsidRPr="00B250A0" w:rsidRDefault="00DB7E29" w:rsidP="008108DD">
      <w:pPr>
        <w:rPr>
          <w:rFonts w:cs="Arial"/>
          <w:color w:val="000000" w:themeColor="text1"/>
        </w:rPr>
      </w:pPr>
      <m:oMath>
        <m:r>
          <m:rPr>
            <m:sty m:val="p"/>
          </m:rPr>
          <w:rPr>
            <w:rFonts w:ascii="Cambria Math" w:hAnsi="Cambria Math" w:cs="Arial"/>
            <w:color w:val="000000" w:themeColor="text1"/>
            <w:szCs w:val="24"/>
          </w:rPr>
          <m:t>y</m:t>
        </m:r>
        <m:r>
          <w:rPr>
            <w:rFonts w:ascii="Cambria Math" w:hAnsi="Cambria Math" w:cs="Arial"/>
            <w:color w:val="000000" w:themeColor="text1"/>
            <w:szCs w:val="24"/>
          </w:rPr>
          <m:t>=μ+Wt+e</m:t>
        </m:r>
      </m:oMath>
      <w:r w:rsidR="008108DD" w:rsidRPr="2E2CAA47">
        <w:rPr>
          <w:rFonts w:cs="Arial"/>
          <w:color w:val="000000" w:themeColor="text1"/>
        </w:rPr>
        <w:t xml:space="preserve">                                                                                                </w:t>
      </w:r>
      <w:r w:rsidR="004442E7" w:rsidRPr="2E2CAA47">
        <w:rPr>
          <w:rFonts w:cs="Arial"/>
          <w:color w:val="000000" w:themeColor="text1"/>
        </w:rPr>
        <w:t xml:space="preserve">       </w:t>
      </w:r>
      <w:r w:rsidR="00BA3888" w:rsidRPr="2E2CAA47">
        <w:rPr>
          <w:rFonts w:cs="Arial"/>
          <w:color w:val="000000" w:themeColor="text1"/>
        </w:rPr>
        <w:t xml:space="preserve"> </w:t>
      </w:r>
      <w:r w:rsidR="004442E7" w:rsidRPr="2E2CAA47">
        <w:rPr>
          <w:rFonts w:cs="Arial"/>
          <w:color w:val="000000" w:themeColor="text1"/>
        </w:rPr>
        <w:t xml:space="preserve">  </w:t>
      </w:r>
      <w:r w:rsidR="140854E1" w:rsidRPr="2E2CAA47">
        <w:rPr>
          <w:rFonts w:cs="Arial"/>
          <w:color w:val="000000" w:themeColor="text1"/>
        </w:rPr>
        <w:t xml:space="preserve">            </w:t>
      </w:r>
      <w:r w:rsidR="008108DD" w:rsidRPr="2E2CAA47">
        <w:rPr>
          <w:rFonts w:cs="Arial"/>
          <w:color w:val="000000" w:themeColor="text1"/>
        </w:rPr>
        <w:t>(</w:t>
      </w:r>
      <w:r w:rsidR="00BA1921" w:rsidRPr="2E2CAA47">
        <w:rPr>
          <w:rFonts w:cs="Arial"/>
          <w:color w:val="000000" w:themeColor="text1"/>
        </w:rPr>
        <w:t>2</w:t>
      </w:r>
      <w:r w:rsidR="00FF64C3" w:rsidRPr="2E2CAA47">
        <w:rPr>
          <w:rFonts w:cs="Arial"/>
          <w:color w:val="000000" w:themeColor="text1"/>
        </w:rPr>
        <w:t>.1</w:t>
      </w:r>
      <w:r w:rsidR="008108DD" w:rsidRPr="2E2CAA47">
        <w:rPr>
          <w:rFonts w:cs="Arial"/>
          <w:color w:val="000000" w:themeColor="text1"/>
        </w:rPr>
        <w:t>)</w:t>
      </w:r>
    </w:p>
    <w:p w14:paraId="071BA3BE" w14:textId="7CEF3C6D" w:rsidR="008108DD" w:rsidRPr="00B250A0" w:rsidRDefault="008108DD" w:rsidP="008108DD">
      <w:pPr>
        <w:rPr>
          <w:rFonts w:eastAsiaTheme="minorEastAsia" w:cs="Arial"/>
          <w:color w:val="000000" w:themeColor="text1"/>
        </w:rPr>
      </w:pPr>
      <w:r w:rsidRPr="09338537">
        <w:rPr>
          <w:rFonts w:cs="Arial"/>
          <w:color w:val="000000" w:themeColor="text1"/>
        </w:rPr>
        <w:t>where</w:t>
      </w:r>
      <w:r w:rsidR="00F75EF6" w:rsidRPr="09338537">
        <w:rPr>
          <w:rFonts w:cs="Arial"/>
          <w:color w:val="000000" w:themeColor="text1"/>
        </w:rPr>
        <w:t xml:space="preserve"> </w:t>
      </w:r>
      <m:oMath>
        <m:r>
          <w:rPr>
            <w:rFonts w:ascii="Cambria Math" w:hAnsi="Cambria Math" w:cs="Arial"/>
            <w:color w:val="000000" w:themeColor="text1"/>
            <w:szCs w:val="24"/>
          </w:rPr>
          <m:t>W</m:t>
        </m:r>
      </m:oMath>
      <w:r w:rsidR="00F75EF6" w:rsidRPr="09338537">
        <w:rPr>
          <w:rFonts w:eastAsiaTheme="minorEastAsia" w:cs="Arial"/>
          <w:color w:val="000000" w:themeColor="text1"/>
        </w:rPr>
        <w:t xml:space="preserve"> is an</w:t>
      </w:r>
      <w:r w:rsidR="00532B65" w:rsidRPr="09338537">
        <w:rPr>
          <w:rFonts w:eastAsiaTheme="minorEastAsia" w:cs="Arial"/>
          <w:color w:val="000000" w:themeColor="text1"/>
        </w:rPr>
        <w:t xml:space="preserve"> </w:t>
      </w:r>
      <m:oMath>
        <m:r>
          <w:rPr>
            <w:rFonts w:ascii="Cambria Math" w:eastAsiaTheme="minorEastAsia" w:hAnsi="Cambria Math" w:cs="Arial"/>
            <w:color w:val="000000" w:themeColor="text1"/>
            <w:szCs w:val="24"/>
          </w:rPr>
          <m:t>n×n</m:t>
        </m:r>
      </m:oMath>
      <w:r w:rsidR="00F75EF6" w:rsidRPr="09338537">
        <w:rPr>
          <w:rFonts w:eastAsiaTheme="minorEastAsia" w:cs="Arial"/>
          <w:color w:val="000000" w:themeColor="text1"/>
        </w:rPr>
        <w:t xml:space="preserve"> identity</w:t>
      </w:r>
      <w:r w:rsidR="00532B65" w:rsidRPr="09338537">
        <w:rPr>
          <w:rFonts w:eastAsiaTheme="minorEastAsia" w:cs="Arial"/>
          <w:color w:val="000000" w:themeColor="text1"/>
        </w:rPr>
        <w:t xml:space="preserve"> incidence matrix, </w:t>
      </w:r>
      <m:oMath>
        <m:r>
          <w:rPr>
            <w:rFonts w:ascii="Cambria Math" w:hAnsi="Cambria Math" w:cs="Arial"/>
            <w:color w:val="000000" w:themeColor="text1"/>
            <w:szCs w:val="24"/>
          </w:rPr>
          <m:t>t</m:t>
        </m:r>
      </m:oMath>
      <w:r w:rsidRPr="09338537">
        <w:rPr>
          <w:rFonts w:eastAsiaTheme="minorEastAsia" w:cs="Arial"/>
          <w:color w:val="000000" w:themeColor="text1"/>
        </w:rPr>
        <w:t xml:space="preserve"> </w:t>
      </w:r>
      <w:r w:rsidR="001D42AE" w:rsidRPr="09338537">
        <w:rPr>
          <w:rFonts w:eastAsiaTheme="minorEastAsia" w:cs="Arial"/>
          <w:color w:val="000000" w:themeColor="text1"/>
        </w:rPr>
        <w:t xml:space="preserve">is </w:t>
      </w:r>
      <w:r w:rsidR="00BB3708" w:rsidRPr="09338537">
        <w:rPr>
          <w:rFonts w:eastAsiaTheme="minorEastAsia" w:cs="Arial"/>
          <w:color w:val="000000" w:themeColor="text1"/>
        </w:rPr>
        <w:t xml:space="preserve">the </w:t>
      </w:r>
      <m:oMath>
        <m:r>
          <w:rPr>
            <w:rFonts w:ascii="Cambria Math" w:eastAsiaTheme="minorEastAsia" w:hAnsi="Cambria Math" w:cs="Arial"/>
            <w:color w:val="000000" w:themeColor="text1"/>
            <w:szCs w:val="24"/>
          </w:rPr>
          <m:t>n×1</m:t>
        </m:r>
      </m:oMath>
      <w:r w:rsidR="00BB3708" w:rsidRPr="09338537">
        <w:rPr>
          <w:rFonts w:eastAsiaTheme="minorEastAsia" w:cs="Arial"/>
          <w:color w:val="000000" w:themeColor="text1"/>
        </w:rPr>
        <w:t xml:space="preserve"> vector of </w:t>
      </w:r>
      <w:r w:rsidR="00E575FE" w:rsidRPr="09338537">
        <w:rPr>
          <w:rFonts w:eastAsiaTheme="minorEastAsia" w:cs="Arial"/>
          <w:color w:val="000000" w:themeColor="text1"/>
        </w:rPr>
        <w:t>random</w:t>
      </w:r>
      <w:r w:rsidRPr="09338537">
        <w:rPr>
          <w:rFonts w:eastAsiaTheme="minorEastAsia" w:cs="Arial"/>
          <w:color w:val="000000" w:themeColor="text1"/>
        </w:rPr>
        <w:t xml:space="preserve"> effect</w:t>
      </w:r>
      <w:r w:rsidR="00BB3708" w:rsidRPr="09338537">
        <w:rPr>
          <w:rFonts w:eastAsiaTheme="minorEastAsia" w:cs="Arial"/>
          <w:color w:val="000000" w:themeColor="text1"/>
        </w:rPr>
        <w:t>s</w:t>
      </w:r>
      <w:r w:rsidR="00B801DA" w:rsidRPr="09338537">
        <w:rPr>
          <w:rFonts w:eastAsiaTheme="minorEastAsia" w:cs="Arial"/>
          <w:color w:val="000000" w:themeColor="text1"/>
        </w:rPr>
        <w:t xml:space="preserve"> </w:t>
      </w:r>
      <w:r w:rsidR="001D42AE" w:rsidRPr="09338537">
        <w:rPr>
          <w:rFonts w:eastAsiaTheme="minorEastAsia" w:cs="Arial"/>
          <w:color w:val="000000" w:themeColor="text1"/>
        </w:rPr>
        <w:t>measure</w:t>
      </w:r>
      <w:r w:rsidR="00BB3708" w:rsidRPr="09338537">
        <w:rPr>
          <w:rFonts w:eastAsiaTheme="minorEastAsia" w:cs="Arial"/>
          <w:color w:val="000000" w:themeColor="text1"/>
        </w:rPr>
        <w:t>d</w:t>
      </w:r>
      <w:r w:rsidR="001D42AE" w:rsidRPr="09338537">
        <w:rPr>
          <w:rFonts w:eastAsiaTheme="minorEastAsia" w:cs="Arial"/>
          <w:color w:val="000000" w:themeColor="text1"/>
        </w:rPr>
        <w:t xml:space="preserve"> by </w:t>
      </w:r>
      <w:r w:rsidR="007C27B3" w:rsidRPr="09338537">
        <w:rPr>
          <w:rFonts w:eastAsiaTheme="minorEastAsia" w:cs="Arial"/>
          <w:color w:val="000000" w:themeColor="text1"/>
        </w:rPr>
        <w:t xml:space="preserve">transcriptome data </w:t>
      </w:r>
      <w:r w:rsidRPr="09338537">
        <w:rPr>
          <w:rFonts w:eastAsiaTheme="minorEastAsia" w:cs="Arial"/>
          <w:color w:val="000000" w:themeColor="text1"/>
        </w:rPr>
        <w:t xml:space="preserve">following a normal </w:t>
      </w:r>
      <w:r w:rsidRPr="457DD312">
        <w:rPr>
          <w:rFonts w:eastAsiaTheme="minorEastAsia" w:cs="Arial"/>
          <w:color w:val="000000" w:themeColor="text1"/>
        </w:rPr>
        <w:t>distribution</w:t>
      </w:r>
      <w:r w:rsidR="05F8A350" w:rsidRPr="457DD312">
        <w:rPr>
          <w:rFonts w:eastAsiaTheme="minorEastAsia" w:cs="Arial"/>
          <w:color w:val="000000" w:themeColor="text1"/>
        </w:rPr>
        <w:t xml:space="preserve"> </w:t>
      </w:r>
      <m:oMath>
        <m:r>
          <w:rPr>
            <w:rFonts w:ascii="Cambria Math" w:hAnsi="Cambria Math" w:cs="Arial"/>
            <w:color w:val="000000" w:themeColor="text1"/>
            <w:szCs w:val="24"/>
          </w:rPr>
          <m:t>t~N</m:t>
        </m:r>
        <m:d>
          <m:dPr>
            <m:ctrlPr>
              <w:rPr>
                <w:rFonts w:ascii="Cambria Math" w:hAnsi="Cambria Math" w:cs="Arial"/>
                <w:color w:val="000000" w:themeColor="text1"/>
                <w:szCs w:val="24"/>
              </w:rPr>
            </m:ctrlPr>
          </m:dPr>
          <m:e>
            <m:r>
              <w:rPr>
                <w:rFonts w:ascii="Cambria Math" w:hAnsi="Cambria Math" w:cs="Arial"/>
                <w:color w:val="000000" w:themeColor="text1"/>
                <w:szCs w:val="24"/>
              </w:rPr>
              <m:t>0,E</m:t>
            </m:r>
            <m:sSubSup>
              <m:sSubSupPr>
                <m:ctrlPr>
                  <w:rPr>
                    <w:rFonts w:ascii="Cambria Math" w:hAnsi="Cambria Math" w:cs="Arial"/>
                    <w:color w:val="000000" w:themeColor="text1"/>
                    <w:szCs w:val="24"/>
                  </w:rPr>
                </m:ctrlPr>
              </m:sSubSupPr>
              <m:e>
                <m:r>
                  <w:rPr>
                    <w:rFonts w:ascii="Cambria Math" w:hAnsi="Cambria Math" w:cs="Arial"/>
                    <w:color w:val="000000" w:themeColor="text1"/>
                    <w:szCs w:val="24"/>
                  </w:rPr>
                  <m:t>σ</m:t>
                </m:r>
              </m:e>
              <m:sub>
                <m:r>
                  <w:rPr>
                    <w:rFonts w:ascii="Cambria Math" w:hAnsi="Cambria Math" w:cs="Arial"/>
                    <w:color w:val="000000" w:themeColor="text1"/>
                    <w:szCs w:val="24"/>
                  </w:rPr>
                  <m:t>a</m:t>
                </m:r>
              </m:sub>
              <m:sup>
                <m:r>
                  <w:rPr>
                    <w:rFonts w:ascii="Cambria Math" w:hAnsi="Cambria Math" w:cs="Arial"/>
                    <w:color w:val="000000" w:themeColor="text1"/>
                    <w:szCs w:val="24"/>
                  </w:rPr>
                  <m:t>2</m:t>
                </m:r>
              </m:sup>
            </m:sSubSup>
          </m:e>
        </m:d>
      </m:oMath>
      <w:r w:rsidR="5A9CC8E1" w:rsidRPr="2E2CAA47">
        <w:rPr>
          <w:rFonts w:eastAsiaTheme="minorEastAsia" w:cs="Arial"/>
          <w:color w:val="000000" w:themeColor="text1"/>
        </w:rPr>
        <w:t>,</w:t>
      </w:r>
      <w:r w:rsidRPr="647D4D07">
        <w:rPr>
          <w:rFonts w:cs="Arial"/>
          <w:color w:val="000000" w:themeColor="text1"/>
        </w:rPr>
        <w:t xml:space="preserve"> </w:t>
      </w:r>
      <m:oMath>
        <m:r>
          <w:rPr>
            <w:rFonts w:ascii="Cambria Math" w:hAnsi="Cambria Math" w:cs="Arial"/>
            <w:color w:val="000000" w:themeColor="text1"/>
            <w:szCs w:val="24"/>
          </w:rPr>
          <m:t>E</m:t>
        </m:r>
      </m:oMath>
      <w:r w:rsidR="00D407EF" w:rsidRPr="65B7D382">
        <w:rPr>
          <w:rFonts w:eastAsiaTheme="minorEastAsia" w:cs="Arial"/>
          <w:color w:val="000000" w:themeColor="text1"/>
        </w:rPr>
        <w:t xml:space="preserve">   </w:t>
      </w:r>
      <w:r w:rsidRPr="09338537">
        <w:rPr>
          <w:rFonts w:eastAsiaTheme="minorEastAsia" w:cs="Arial"/>
          <w:color w:val="000000" w:themeColor="text1"/>
        </w:rPr>
        <w:t xml:space="preserve">the </w:t>
      </w:r>
      <m:oMath>
        <m:r>
          <w:rPr>
            <w:rFonts w:ascii="Cambria Math" w:eastAsiaTheme="minorEastAsia" w:hAnsi="Cambria Math" w:cs="Arial"/>
            <w:color w:val="000000" w:themeColor="text1"/>
            <w:szCs w:val="24"/>
          </w:rPr>
          <m:t>n × n</m:t>
        </m:r>
      </m:oMath>
      <w:r w:rsidR="00F9230A" w:rsidRPr="4D86EA2F">
        <w:rPr>
          <w:rFonts w:eastAsiaTheme="minorEastAsia" w:cs="Arial"/>
          <w:color w:val="000000" w:themeColor="text1"/>
        </w:rPr>
        <w:t xml:space="preserve"> </w:t>
      </w:r>
      <w:r w:rsidR="00303847" w:rsidRPr="09338537">
        <w:rPr>
          <w:rFonts w:eastAsiaTheme="minorEastAsia" w:cs="Arial"/>
          <w:color w:val="000000" w:themeColor="text1"/>
        </w:rPr>
        <w:t>Transcriptome</w:t>
      </w:r>
      <w:r w:rsidR="00A21D9B" w:rsidRPr="09338537">
        <w:rPr>
          <w:rFonts w:eastAsiaTheme="minorEastAsia" w:cs="Arial"/>
          <w:color w:val="000000" w:themeColor="text1"/>
        </w:rPr>
        <w:t xml:space="preserve"> </w:t>
      </w:r>
      <w:r w:rsidRPr="09338537">
        <w:rPr>
          <w:rFonts w:eastAsiaTheme="minorEastAsia" w:cs="Arial"/>
          <w:color w:val="000000" w:themeColor="text1"/>
        </w:rPr>
        <w:t>R</w:t>
      </w:r>
      <w:r w:rsidR="00A21D9B" w:rsidRPr="09338537">
        <w:rPr>
          <w:rFonts w:eastAsiaTheme="minorEastAsia" w:cs="Arial"/>
          <w:color w:val="000000" w:themeColor="text1"/>
        </w:rPr>
        <w:t xml:space="preserve">elationship </w:t>
      </w:r>
      <w:r w:rsidRPr="09338537">
        <w:rPr>
          <w:rFonts w:eastAsiaTheme="minorEastAsia" w:cs="Arial"/>
          <w:color w:val="000000" w:themeColor="text1"/>
        </w:rPr>
        <w:t>M</w:t>
      </w:r>
      <w:r w:rsidR="00A21D9B" w:rsidRPr="09338537">
        <w:rPr>
          <w:rFonts w:eastAsiaTheme="minorEastAsia" w:cs="Arial"/>
          <w:color w:val="000000" w:themeColor="text1"/>
        </w:rPr>
        <w:t>atrix</w:t>
      </w:r>
      <w:r w:rsidRPr="09338537">
        <w:rPr>
          <w:rFonts w:eastAsiaTheme="minorEastAsia" w:cs="Arial"/>
          <w:color w:val="000000" w:themeColor="text1"/>
        </w:rPr>
        <w:t xml:space="preserve"> defined as E=</w:t>
      </w:r>
      <m:oMath>
        <m:r>
          <w:rPr>
            <w:rFonts w:ascii="Cambria Math" w:eastAsiaTheme="minorEastAsia" w:hAnsi="Cambria Math" w:cs="Arial"/>
            <w:color w:val="000000" w:themeColor="text1"/>
            <w:szCs w:val="24"/>
          </w:rPr>
          <m:t xml:space="preserve"> </m:t>
        </m:r>
        <m:f>
          <m:fPr>
            <m:ctrlPr>
              <w:rPr>
                <w:rFonts w:ascii="Cambria Math" w:eastAsiaTheme="minorEastAsia" w:hAnsi="Cambria Math" w:cs="Arial"/>
                <w:i/>
                <w:color w:val="000000" w:themeColor="text1"/>
                <w:szCs w:val="24"/>
              </w:rPr>
            </m:ctrlPr>
          </m:fPr>
          <m:num>
            <m:acc>
              <m:accPr>
                <m:chr m:val="́"/>
                <m:ctrlPr>
                  <w:rPr>
                    <w:rFonts w:ascii="Cambria Math" w:eastAsiaTheme="minorEastAsia" w:hAnsi="Cambria Math" w:cs="Arial"/>
                    <w:i/>
                    <w:color w:val="000000" w:themeColor="text1"/>
                    <w:szCs w:val="24"/>
                  </w:rPr>
                </m:ctrlPr>
              </m:accPr>
              <m:e>
                <m:r>
                  <w:rPr>
                    <w:rFonts w:ascii="Cambria Math" w:eastAsiaTheme="minorEastAsia" w:hAnsi="Cambria Math" w:cs="Arial"/>
                    <w:color w:val="000000" w:themeColor="text1"/>
                    <w:szCs w:val="24"/>
                  </w:rPr>
                  <m:t>TT</m:t>
                </m:r>
              </m:e>
            </m:acc>
          </m:num>
          <m:den>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m:t>
                </m:r>
              </m:sub>
            </m:sSub>
          </m:den>
        </m:f>
      </m:oMath>
      <w:r w:rsidRPr="09338537">
        <w:rPr>
          <w:rFonts w:eastAsiaTheme="minorEastAsia" w:cs="Arial"/>
          <w:color w:val="000000" w:themeColor="text1"/>
        </w:rPr>
        <w:t xml:space="preserve">, where  </w:t>
      </w:r>
      <m:oMath>
        <m:r>
          <w:rPr>
            <w:rFonts w:ascii="Cambria Math" w:eastAsiaTheme="minorEastAsia" w:hAnsi="Cambria Math" w:cs="Arial"/>
            <w:color w:val="000000" w:themeColor="text1"/>
            <w:szCs w:val="24"/>
          </w:rPr>
          <m:t>T</m:t>
        </m:r>
      </m:oMath>
      <w:r w:rsidRPr="09338537">
        <w:rPr>
          <w:rFonts w:eastAsiaTheme="minorEastAsia" w:cs="Arial"/>
          <w:color w:val="000000" w:themeColor="text1"/>
        </w:rPr>
        <w:t xml:space="preserve"> </w:t>
      </w:r>
      <w:r w:rsidR="3BBA9E14" w:rsidRPr="65B7D382">
        <w:rPr>
          <w:rFonts w:eastAsiaTheme="minorEastAsia" w:cs="Arial"/>
          <w:color w:val="000000" w:themeColor="text1"/>
        </w:rPr>
        <w:t xml:space="preserve"> </w:t>
      </w:r>
      <w:r w:rsidR="3BBA9E14" w:rsidRPr="782846B3">
        <w:rPr>
          <w:rFonts w:eastAsiaTheme="minorEastAsia" w:cs="Arial"/>
          <w:color w:val="000000" w:themeColor="text1"/>
        </w:rPr>
        <w:t xml:space="preserve"> </w:t>
      </w:r>
      <w:r w:rsidRPr="09338537">
        <w:rPr>
          <w:rFonts w:eastAsiaTheme="minorEastAsia" w:cs="Arial"/>
          <w:color w:val="000000" w:themeColor="text1"/>
        </w:rPr>
        <w:t xml:space="preserve">is the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 ×N</m:t>
            </m:r>
          </m:e>
          <m:sub>
            <m:r>
              <w:rPr>
                <w:rFonts w:ascii="Cambria Math" w:eastAsiaTheme="minorEastAsia" w:hAnsi="Cambria Math" w:cs="Arial"/>
                <w:color w:val="000000" w:themeColor="text1"/>
                <w:szCs w:val="24"/>
              </w:rPr>
              <m:t>GENEEXP</m:t>
            </m:r>
          </m:sub>
        </m:sSub>
      </m:oMath>
      <w:r w:rsidR="00F9230A" w:rsidRPr="09338537">
        <w:rPr>
          <w:rFonts w:eastAsiaTheme="minorEastAsia" w:cs="Arial"/>
          <w:color w:val="000000" w:themeColor="text1"/>
        </w:rPr>
        <w:t xml:space="preserve"> </w:t>
      </w:r>
      <w:r w:rsidR="6BA515CA" w:rsidRPr="457DD312">
        <w:rPr>
          <w:rFonts w:eastAsiaTheme="minorEastAsia" w:cs="Arial"/>
          <w:color w:val="000000" w:themeColor="text1"/>
        </w:rPr>
        <w:t xml:space="preserve"> </w:t>
      </w:r>
      <w:r w:rsidRPr="09338537">
        <w:rPr>
          <w:rFonts w:eastAsiaTheme="minorEastAsia" w:cs="Arial"/>
          <w:color w:val="000000" w:themeColor="text1"/>
        </w:rPr>
        <w:t>standardized transcriptomic matrix</w:t>
      </w:r>
      <w:r w:rsidR="00C001E7" w:rsidRPr="09338537">
        <w:rPr>
          <w:rFonts w:eastAsiaTheme="minorEastAsia" w:cs="Arial"/>
          <w:color w:val="000000" w:themeColor="text1"/>
        </w:rPr>
        <w:t xml:space="preserve"> with</w:t>
      </w:r>
      <w:r w:rsidRPr="09338537">
        <w:rPr>
          <w:rFonts w:eastAsiaTheme="minorEastAsia" w:cs="Arial"/>
          <w:color w:val="000000" w:themeColor="text1"/>
        </w:rPr>
        <w:t xml:space="preserv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m:t>
            </m:r>
          </m:sub>
        </m:sSub>
      </m:oMath>
      <w:r w:rsidRPr="09338537">
        <w:rPr>
          <w:rFonts w:eastAsiaTheme="minorEastAsia" w:cs="Arial"/>
          <w:color w:val="000000" w:themeColor="text1"/>
        </w:rPr>
        <w:t xml:space="preserve"> the number of gene expression levels.</w:t>
      </w:r>
    </w:p>
    <w:p w14:paraId="5A65BE38" w14:textId="1ACA90C5" w:rsidR="001A69AB" w:rsidRPr="00B250A0" w:rsidRDefault="001A69AB" w:rsidP="00113D53">
      <w:pPr>
        <w:rPr>
          <w:rFonts w:cs="Arial"/>
          <w:b/>
          <w:bCs/>
          <w:i/>
          <w:iCs/>
        </w:rPr>
      </w:pPr>
      <w:r w:rsidRPr="00B250A0">
        <w:rPr>
          <w:rFonts w:cs="Arial"/>
          <w:b/>
          <w:bCs/>
          <w:i/>
          <w:iCs/>
        </w:rPr>
        <w:t>Model 3: genomic + transcriptomic</w:t>
      </w:r>
    </w:p>
    <w:p w14:paraId="1E4FCB54" w14:textId="2F29053B" w:rsidR="00BC6E6D" w:rsidRPr="00B250A0" w:rsidRDefault="00CC4133" w:rsidP="00CC4133">
      <w:pPr>
        <w:rPr>
          <w:rFonts w:cs="Arial"/>
          <w:color w:val="000000" w:themeColor="text1"/>
          <w:szCs w:val="24"/>
        </w:rPr>
      </w:pPr>
      <w:r w:rsidRPr="00B250A0">
        <w:rPr>
          <w:rFonts w:cs="Arial"/>
          <w:color w:val="000000" w:themeColor="text1"/>
          <w:szCs w:val="24"/>
        </w:rPr>
        <w:t xml:space="preserve">Next, the model that integrated genomic and transcriptome data </w:t>
      </w:r>
      <w:r w:rsidR="00E32562" w:rsidRPr="00B250A0">
        <w:rPr>
          <w:rFonts w:cs="Arial"/>
          <w:color w:val="000000" w:themeColor="text1"/>
          <w:szCs w:val="24"/>
        </w:rPr>
        <w:t>in a joint linear manner</w:t>
      </w:r>
      <w:r w:rsidRPr="00B250A0">
        <w:rPr>
          <w:rFonts w:cs="Arial"/>
          <w:color w:val="000000" w:themeColor="text1"/>
          <w:szCs w:val="24"/>
        </w:rPr>
        <w:t xml:space="preserve"> was defined as:</w:t>
      </w:r>
    </w:p>
    <w:p w14:paraId="490C1385" w14:textId="15CC5BD9" w:rsidR="00A15D5E" w:rsidRPr="00B250A0" w:rsidRDefault="008857C8" w:rsidP="00CC4133">
      <w:pPr>
        <w:rPr>
          <w:rFonts w:eastAsiaTheme="minorEastAsia" w:cs="Arial"/>
          <w:color w:val="000000" w:themeColor="text1"/>
        </w:rPr>
      </w:pPr>
      <m:oMath>
        <m:r>
          <m:rPr>
            <m:sty m:val="p"/>
          </m:rPr>
          <w:rPr>
            <w:rFonts w:ascii="Cambria Math" w:hAnsi="Cambria Math" w:cs="Arial"/>
            <w:color w:val="000000" w:themeColor="text1"/>
            <w:szCs w:val="24"/>
          </w:rPr>
          <m:t>y</m:t>
        </m:r>
        <m:r>
          <w:rPr>
            <w:rFonts w:ascii="Cambria Math" w:hAnsi="Cambria Math" w:cs="Arial"/>
            <w:color w:val="000000" w:themeColor="text1"/>
            <w:szCs w:val="24"/>
          </w:rPr>
          <m:t>=μ+Zu+Wt+e</m:t>
        </m:r>
      </m:oMath>
      <w:r w:rsidR="004442E7" w:rsidRPr="2E2CAA47">
        <w:rPr>
          <w:rFonts w:eastAsiaTheme="minorEastAsia" w:cs="Arial"/>
          <w:color w:val="000000" w:themeColor="text1"/>
        </w:rPr>
        <w:t xml:space="preserve">                                                                                                </w:t>
      </w:r>
      <w:r w:rsidR="006E5BFD" w:rsidRPr="2E2CAA47">
        <w:rPr>
          <w:rFonts w:eastAsiaTheme="minorEastAsia" w:cs="Arial"/>
          <w:color w:val="000000" w:themeColor="text1"/>
        </w:rPr>
        <w:t xml:space="preserve">   </w:t>
      </w:r>
      <w:r w:rsidR="004442E7" w:rsidRPr="2E2CAA47">
        <w:rPr>
          <w:rFonts w:eastAsiaTheme="minorEastAsia" w:cs="Arial"/>
          <w:color w:val="000000" w:themeColor="text1"/>
        </w:rPr>
        <w:t xml:space="preserve">  </w:t>
      </w:r>
      <w:r w:rsidR="4D0224E9" w:rsidRPr="2E2CAA47">
        <w:rPr>
          <w:rFonts w:eastAsiaTheme="minorEastAsia" w:cs="Arial"/>
          <w:color w:val="000000" w:themeColor="text1"/>
        </w:rPr>
        <w:t xml:space="preserve">                 </w:t>
      </w:r>
      <w:r w:rsidR="004442E7" w:rsidRPr="2E2CAA47">
        <w:rPr>
          <w:rFonts w:eastAsiaTheme="minorEastAsia" w:cs="Arial"/>
          <w:color w:val="000000" w:themeColor="text1"/>
        </w:rPr>
        <w:t>(3</w:t>
      </w:r>
      <w:r w:rsidR="00FF64C3" w:rsidRPr="2E2CAA47">
        <w:rPr>
          <w:rFonts w:eastAsiaTheme="minorEastAsia" w:cs="Arial"/>
          <w:color w:val="000000" w:themeColor="text1"/>
        </w:rPr>
        <w:t>.1</w:t>
      </w:r>
      <w:r w:rsidR="004442E7" w:rsidRPr="2E2CAA47">
        <w:rPr>
          <w:rFonts w:eastAsiaTheme="minorEastAsia" w:cs="Arial"/>
          <w:color w:val="000000" w:themeColor="text1"/>
        </w:rPr>
        <w:t>)</w:t>
      </w:r>
    </w:p>
    <w:p w14:paraId="2BD5DD61" w14:textId="1CA2D023" w:rsidR="000849B6" w:rsidRPr="00B250A0" w:rsidRDefault="000849B6" w:rsidP="00CC4133">
      <w:pPr>
        <w:rPr>
          <w:rFonts w:cs="Arial"/>
          <w:color w:val="000000" w:themeColor="text1"/>
          <w:szCs w:val="24"/>
        </w:rPr>
      </w:pPr>
      <w:r w:rsidRPr="00B250A0">
        <w:rPr>
          <w:rFonts w:eastAsiaTheme="minorEastAsia" w:cs="Arial"/>
          <w:color w:val="000000" w:themeColor="text1"/>
          <w:szCs w:val="24"/>
        </w:rPr>
        <w:lastRenderedPageBreak/>
        <w:t xml:space="preserve">where all variables are described above. </w:t>
      </w:r>
    </w:p>
    <w:p w14:paraId="502D4A36" w14:textId="15CD5844" w:rsidR="00BD6383" w:rsidRPr="00B250A0" w:rsidRDefault="00BD6383" w:rsidP="001A69AB">
      <w:pPr>
        <w:rPr>
          <w:rFonts w:cs="Arial"/>
          <w:szCs w:val="24"/>
        </w:rPr>
      </w:pPr>
      <w:r w:rsidRPr="00B250A0">
        <w:rPr>
          <w:rFonts w:cs="Arial"/>
          <w:szCs w:val="24"/>
        </w:rPr>
        <w:t>Analogously to the previously described models, the statistical model</w:t>
      </w:r>
      <w:r w:rsidR="00523D3F">
        <w:rPr>
          <w:rFonts w:cs="Arial"/>
          <w:szCs w:val="24"/>
        </w:rPr>
        <w:t>s</w:t>
      </w:r>
      <w:r w:rsidRPr="00B250A0">
        <w:rPr>
          <w:rFonts w:cs="Arial"/>
          <w:szCs w:val="24"/>
        </w:rPr>
        <w:t xml:space="preserve"> for </w:t>
      </w:r>
      <w:proofErr w:type="spellStart"/>
      <w:r w:rsidRPr="00B250A0">
        <w:rPr>
          <w:rFonts w:cs="Arial"/>
          <w:szCs w:val="24"/>
        </w:rPr>
        <w:t>BayesC</w:t>
      </w:r>
      <w:proofErr w:type="spellEnd"/>
      <w:r w:rsidRPr="00B250A0">
        <w:rPr>
          <w:rFonts w:cs="Arial"/>
          <w:szCs w:val="24"/>
        </w:rPr>
        <w:t xml:space="preserve"> were:</w:t>
      </w:r>
    </w:p>
    <w:p w14:paraId="782FDF69" w14:textId="088E24FA" w:rsidR="001A69AB" w:rsidRPr="00446A5A" w:rsidRDefault="001A69AB" w:rsidP="001A69AB">
      <w:pPr>
        <w:rPr>
          <w:rFonts w:cs="Arial"/>
          <w:b/>
          <w:bCs/>
          <w:i/>
          <w:iCs/>
          <w:lang w:val="es-ES"/>
        </w:rPr>
      </w:pPr>
      <w:proofErr w:type="spellStart"/>
      <w:r w:rsidRPr="00446A5A">
        <w:rPr>
          <w:rFonts w:cs="Arial"/>
          <w:b/>
          <w:bCs/>
          <w:i/>
          <w:iCs/>
          <w:lang w:val="es-ES"/>
        </w:rPr>
        <w:t>Model</w:t>
      </w:r>
      <w:proofErr w:type="spellEnd"/>
      <w:r w:rsidRPr="00446A5A">
        <w:rPr>
          <w:rFonts w:cs="Arial"/>
          <w:b/>
          <w:bCs/>
          <w:i/>
          <w:iCs/>
          <w:lang w:val="es-ES"/>
        </w:rPr>
        <w:t xml:space="preserve"> 1: </w:t>
      </w:r>
      <w:proofErr w:type="spellStart"/>
      <w:r w:rsidRPr="00446A5A">
        <w:rPr>
          <w:rFonts w:cs="Arial"/>
          <w:b/>
          <w:bCs/>
          <w:i/>
          <w:iCs/>
          <w:lang w:val="es-ES"/>
        </w:rPr>
        <w:t>Genomic</w:t>
      </w:r>
      <w:proofErr w:type="spellEnd"/>
    </w:p>
    <w:p w14:paraId="67E30818" w14:textId="6A5261DD" w:rsidR="006E5BFD" w:rsidRPr="00446A5A" w:rsidRDefault="00072326" w:rsidP="2E2CAA47">
      <w:pPr>
        <w:rPr>
          <w:rFonts w:eastAsiaTheme="minorEastAsia" w:cs="Arial"/>
          <w:color w:val="000000" w:themeColor="text1"/>
          <w:lang w:val="es-ES"/>
        </w:rPr>
      </w:pPr>
      <m:oMath>
        <m:r>
          <m:rPr>
            <m:sty m:val="p"/>
          </m:rPr>
          <w:rPr>
            <w:rFonts w:ascii="Cambria Math" w:hAnsi="Cambria Math" w:cs="Arial"/>
            <w:color w:val="000000" w:themeColor="text1"/>
            <w:szCs w:val="24"/>
            <w:lang w:val="es-ES"/>
          </w:rPr>
          <m:t>y</m:t>
        </m:r>
        <m:r>
          <w:rPr>
            <w:rFonts w:ascii="Cambria Math" w:hAnsi="Cambria Math" w:cs="Arial"/>
            <w:color w:val="000000" w:themeColor="text1"/>
            <w:szCs w:val="24"/>
            <w:lang w:val="es-ES"/>
          </w:rPr>
          <m:t>=</m:t>
        </m:r>
        <m:r>
          <w:rPr>
            <w:rFonts w:ascii="Cambria Math" w:hAnsi="Cambria Math" w:cs="Arial"/>
            <w:color w:val="000000" w:themeColor="text1"/>
            <w:szCs w:val="24"/>
          </w:rPr>
          <m:t>μ</m:t>
        </m:r>
        <m:r>
          <w:rPr>
            <w:rFonts w:ascii="Cambria Math" w:hAnsi="Cambria Math" w:cs="Arial"/>
            <w:color w:val="000000" w:themeColor="text1"/>
            <w:szCs w:val="24"/>
            <w:lang w:val="es-ES"/>
          </w:rPr>
          <m:t xml:space="preserve">+ </m:t>
        </m:r>
        <m:r>
          <w:rPr>
            <w:rFonts w:ascii="Cambria Math" w:hAnsi="Cambria Math" w:cs="Arial"/>
            <w:color w:val="000000" w:themeColor="text1"/>
            <w:szCs w:val="24"/>
          </w:rPr>
          <m:t>X</m:t>
        </m:r>
        <m:sSub>
          <m:sSubPr>
            <m:ctrlPr>
              <w:rPr>
                <w:rFonts w:ascii="Cambria Math" w:hAnsi="Cambria Math" w:cs="Arial"/>
                <w:i/>
                <w:color w:val="000000" w:themeColor="text1"/>
                <w:szCs w:val="24"/>
              </w:rPr>
            </m:ctrlPr>
          </m:sSubPr>
          <m:e>
            <m:r>
              <w:rPr>
                <w:rFonts w:ascii="Cambria Math" w:hAnsi="Cambria Math" w:cs="Arial"/>
                <w:color w:val="000000" w:themeColor="text1"/>
                <w:szCs w:val="24"/>
              </w:rPr>
              <m:t>β</m:t>
            </m:r>
          </m:e>
          <m:sub>
            <m:r>
              <w:rPr>
                <w:rFonts w:ascii="Cambria Math" w:hAnsi="Cambria Math" w:cs="Arial"/>
                <w:color w:val="000000" w:themeColor="text1"/>
                <w:szCs w:val="24"/>
              </w:rPr>
              <m:t>SNPs</m:t>
            </m:r>
          </m:sub>
        </m:sSub>
        <m:r>
          <w:rPr>
            <w:rFonts w:ascii="Cambria Math" w:hAnsi="Cambria Math" w:cs="Arial"/>
            <w:color w:val="000000" w:themeColor="text1"/>
            <w:szCs w:val="24"/>
            <w:lang w:val="es-ES"/>
          </w:rPr>
          <m:t>+</m:t>
        </m:r>
        <m:r>
          <w:rPr>
            <w:rFonts w:ascii="Cambria Math" w:hAnsi="Cambria Math" w:cs="Arial"/>
            <w:color w:val="000000" w:themeColor="text1"/>
            <w:szCs w:val="24"/>
          </w:rPr>
          <m:t>e</m:t>
        </m:r>
      </m:oMath>
      <w:r w:rsidR="4F4698A0" w:rsidRPr="00446A5A">
        <w:rPr>
          <w:rFonts w:eastAsiaTheme="minorEastAsia" w:cs="Arial"/>
          <w:color w:val="000000" w:themeColor="text1"/>
          <w:lang w:val="es-ES"/>
        </w:rPr>
        <w:t xml:space="preserve">                                                                                       </w:t>
      </w:r>
      <w:r w:rsidR="3D08DA1F" w:rsidRPr="00446A5A">
        <w:rPr>
          <w:rFonts w:eastAsiaTheme="minorEastAsia" w:cs="Arial"/>
          <w:color w:val="000000" w:themeColor="text1"/>
          <w:lang w:val="es-ES"/>
        </w:rPr>
        <w:t>(1.2)</w:t>
      </w:r>
    </w:p>
    <w:p w14:paraId="2E08F8A4" w14:textId="33165499" w:rsidR="00FF525C" w:rsidRPr="00B250A0" w:rsidRDefault="005A46D2" w:rsidP="00E12E7D">
      <w:pPr>
        <w:rPr>
          <w:rFonts w:cs="Arial"/>
        </w:rPr>
      </w:pPr>
      <w:r w:rsidRPr="00B250A0">
        <w:rPr>
          <w:rFonts w:cs="Arial"/>
        </w:rPr>
        <w:t xml:space="preserve">Where </w:t>
      </w:r>
      <m:oMath>
        <m:sSub>
          <m:sSubPr>
            <m:ctrlPr>
              <w:rPr>
                <w:rFonts w:ascii="Cambria Math" w:hAnsi="Cambria Math" w:cs="Arial"/>
                <w:i/>
                <w:color w:val="000000" w:themeColor="text1"/>
                <w:szCs w:val="24"/>
              </w:rPr>
            </m:ctrlPr>
          </m:sSubPr>
          <m:e>
            <m:r>
              <w:rPr>
                <w:rFonts w:ascii="Cambria Math" w:hAnsi="Cambria Math" w:cs="Arial"/>
                <w:color w:val="000000" w:themeColor="text1"/>
                <w:szCs w:val="24"/>
              </w:rPr>
              <m:t>β</m:t>
            </m:r>
          </m:e>
          <m:sub>
            <m:r>
              <w:rPr>
                <w:rFonts w:ascii="Cambria Math" w:hAnsi="Cambria Math" w:cs="Arial"/>
                <w:color w:val="000000" w:themeColor="text1"/>
                <w:szCs w:val="24"/>
              </w:rPr>
              <m:t>SNPs</m:t>
            </m:r>
          </m:sub>
        </m:sSub>
      </m:oMath>
      <w:r w:rsidR="00BF3559" w:rsidRPr="2E2CAA47">
        <w:rPr>
          <w:rFonts w:eastAsiaTheme="minorEastAsia" w:cs="Arial"/>
          <w:color w:val="000000" w:themeColor="text1"/>
        </w:rPr>
        <w:t xml:space="preserve"> </w:t>
      </w:r>
      <w:r w:rsidR="00E5213A" w:rsidRPr="2E2CAA47">
        <w:rPr>
          <w:rFonts w:eastAsiaTheme="minorEastAsia" w:cs="Arial"/>
          <w:color w:val="000000" w:themeColor="text1"/>
        </w:rPr>
        <w:t xml:space="preserve">is </w:t>
      </w:r>
      <w:r w:rsidR="000B2306" w:rsidRPr="2E2CAA47">
        <w:rPr>
          <w:rFonts w:eastAsiaTheme="minorEastAsia" w:cs="Arial"/>
          <w:color w:val="000000" w:themeColor="text1"/>
        </w:rPr>
        <w:t xml:space="preserve">the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SNPs</m:t>
            </m:r>
          </m:sub>
        </m:sSub>
        <m:r>
          <w:rPr>
            <w:rFonts w:ascii="Cambria Math" w:eastAsiaTheme="minorEastAsia" w:hAnsi="Cambria Math" w:cs="Arial"/>
            <w:color w:val="000000" w:themeColor="text1"/>
            <w:szCs w:val="24"/>
          </w:rPr>
          <m:t xml:space="preserve">×1 </m:t>
        </m:r>
      </m:oMath>
      <w:r w:rsidR="001633E8" w:rsidRPr="2E2CAA47">
        <w:rPr>
          <w:rFonts w:eastAsiaTheme="minorEastAsia" w:cs="Arial"/>
          <w:color w:val="000000" w:themeColor="text1"/>
        </w:rPr>
        <w:t xml:space="preserve"> vector of </w:t>
      </w:r>
      <w:r w:rsidR="00BF3559" w:rsidRPr="2E2CAA47">
        <w:rPr>
          <w:rFonts w:eastAsiaTheme="minorEastAsia" w:cs="Arial"/>
          <w:color w:val="000000" w:themeColor="text1"/>
        </w:rPr>
        <w:t>SNP</w:t>
      </w:r>
      <w:r w:rsidR="001633E8" w:rsidRPr="2E2CAA47">
        <w:rPr>
          <w:rFonts w:eastAsiaTheme="minorEastAsia" w:cs="Arial"/>
          <w:color w:val="000000" w:themeColor="text1"/>
        </w:rPr>
        <w:t>s effect</w:t>
      </w:r>
      <w:r w:rsidR="003801DE" w:rsidRPr="2E2CAA47">
        <w:rPr>
          <w:rFonts w:eastAsiaTheme="minorEastAsia" w:cs="Arial"/>
          <w:color w:val="000000" w:themeColor="text1"/>
        </w:rPr>
        <w:t>s</w:t>
      </w:r>
      <w:r w:rsidR="00F73620" w:rsidRPr="2E2CAA47">
        <w:rPr>
          <w:rFonts w:eastAsiaTheme="minorEastAsia" w:cs="Arial"/>
          <w:color w:val="000000" w:themeColor="text1"/>
        </w:rPr>
        <w:t xml:space="preserve"> and </w:t>
      </w:r>
      <w:r w:rsidR="00F73620" w:rsidRPr="2E2CAA47">
        <w:rPr>
          <w:rFonts w:eastAsiaTheme="minorEastAsia" w:cs="Arial"/>
          <w:i/>
          <w:color w:val="000000" w:themeColor="text1"/>
        </w:rPr>
        <w:t>X</w:t>
      </w:r>
      <w:r w:rsidR="00F73620" w:rsidRPr="2E2CAA47">
        <w:rPr>
          <w:rFonts w:eastAsiaTheme="minorEastAsia" w:cs="Arial"/>
          <w:color w:val="000000" w:themeColor="text1"/>
        </w:rPr>
        <w:t xml:space="preserve"> </w:t>
      </w:r>
      <w:r w:rsidR="002045E3" w:rsidRPr="2E2CAA47">
        <w:rPr>
          <w:rFonts w:eastAsiaTheme="minorEastAsia" w:cs="Arial"/>
          <w:color w:val="000000" w:themeColor="text1"/>
        </w:rPr>
        <w:t xml:space="preserve">is the </w:t>
      </w:r>
      <w:r w:rsidR="00C90F52" w:rsidRPr="2E2CAA47">
        <w:rPr>
          <w:rFonts w:eastAsiaTheme="minorEastAsia" w:cs="Arial"/>
          <w:color w:val="000000" w:themeColor="text1"/>
        </w:rPr>
        <w:t>matrix described above</w:t>
      </w:r>
      <w:r w:rsidR="00A0289C" w:rsidRPr="2E2CAA47">
        <w:rPr>
          <w:rFonts w:eastAsiaTheme="minorEastAsia" w:cs="Arial"/>
          <w:color w:val="000000" w:themeColor="text1"/>
        </w:rPr>
        <w:t>.</w:t>
      </w:r>
    </w:p>
    <w:p w14:paraId="3C699B99" w14:textId="77777777" w:rsidR="00365726" w:rsidRPr="000078C1" w:rsidRDefault="001A69AB" w:rsidP="001A69AB">
      <w:pPr>
        <w:rPr>
          <w:rFonts w:cs="Arial"/>
          <w:b/>
          <w:bCs/>
          <w:i/>
          <w:iCs/>
          <w:lang w:val="es-ES"/>
        </w:rPr>
      </w:pPr>
      <w:proofErr w:type="spellStart"/>
      <w:r w:rsidRPr="000078C1">
        <w:rPr>
          <w:rFonts w:cs="Arial"/>
          <w:b/>
          <w:bCs/>
          <w:i/>
          <w:iCs/>
          <w:lang w:val="es-ES"/>
        </w:rPr>
        <w:t>Model</w:t>
      </w:r>
      <w:proofErr w:type="spellEnd"/>
      <w:r w:rsidRPr="000078C1">
        <w:rPr>
          <w:rFonts w:cs="Arial"/>
          <w:b/>
          <w:bCs/>
          <w:i/>
          <w:iCs/>
          <w:lang w:val="es-ES"/>
        </w:rPr>
        <w:t xml:space="preserve"> 2: </w:t>
      </w:r>
      <w:proofErr w:type="spellStart"/>
      <w:r w:rsidRPr="000078C1">
        <w:rPr>
          <w:rFonts w:cs="Arial"/>
          <w:b/>
          <w:bCs/>
          <w:i/>
          <w:iCs/>
          <w:lang w:val="es-ES"/>
        </w:rPr>
        <w:t>Transcriptomic</w:t>
      </w:r>
      <w:proofErr w:type="spellEnd"/>
    </w:p>
    <w:p w14:paraId="59517823" w14:textId="056EAE42" w:rsidR="00365726" w:rsidRPr="000078C1" w:rsidRDefault="008C6561" w:rsidP="001A69AB">
      <w:pPr>
        <w:rPr>
          <w:rFonts w:cs="Arial"/>
          <w:b/>
          <w:bCs/>
          <w:i/>
          <w:iCs/>
          <w:lang w:val="es-ES"/>
        </w:rPr>
      </w:pPr>
      <m:oMath>
        <m:r>
          <m:rPr>
            <m:sty m:val="p"/>
          </m:rPr>
          <w:rPr>
            <w:rFonts w:ascii="Cambria Math" w:hAnsi="Cambria Math" w:cs="Arial"/>
            <w:color w:val="000000" w:themeColor="text1"/>
            <w:szCs w:val="24"/>
            <w:lang w:val="es-ES"/>
          </w:rPr>
          <m:t>y</m:t>
        </m:r>
        <m:r>
          <w:rPr>
            <w:rFonts w:ascii="Cambria Math" w:hAnsi="Cambria Math" w:cs="Arial"/>
            <w:color w:val="000000" w:themeColor="text1"/>
            <w:szCs w:val="24"/>
            <w:lang w:val="es-ES"/>
          </w:rPr>
          <m:t>=</m:t>
        </m:r>
        <m:r>
          <w:rPr>
            <w:rFonts w:ascii="Cambria Math" w:hAnsi="Cambria Math" w:cs="Arial"/>
            <w:color w:val="000000" w:themeColor="text1"/>
            <w:szCs w:val="24"/>
          </w:rPr>
          <m:t>μ</m:t>
        </m:r>
        <m:r>
          <w:rPr>
            <w:rFonts w:ascii="Cambria Math" w:hAnsi="Cambria Math" w:cs="Arial"/>
            <w:color w:val="000000" w:themeColor="text1"/>
            <w:szCs w:val="24"/>
            <w:lang w:val="es-ES"/>
          </w:rPr>
          <m:t>+</m:t>
        </m:r>
        <m:r>
          <w:rPr>
            <w:rFonts w:ascii="Cambria Math" w:hAnsi="Cambria Math" w:cs="Arial"/>
            <w:color w:val="000000" w:themeColor="text1"/>
            <w:szCs w:val="24"/>
          </w:rPr>
          <m:t>T</m:t>
        </m:r>
        <m:sSub>
          <m:sSubPr>
            <m:ctrlPr>
              <w:rPr>
                <w:rFonts w:ascii="Cambria Math" w:hAnsi="Cambria Math" w:cs="Arial"/>
                <w:i/>
                <w:color w:val="000000" w:themeColor="text1"/>
                <w:szCs w:val="24"/>
              </w:rPr>
            </m:ctrlPr>
          </m:sSubPr>
          <m:e>
            <m:r>
              <w:rPr>
                <w:rFonts w:ascii="Cambria Math" w:hAnsi="Cambria Math" w:cs="Arial"/>
                <w:color w:val="000000" w:themeColor="text1"/>
                <w:szCs w:val="24"/>
              </w:rPr>
              <m:t>β</m:t>
            </m:r>
          </m:e>
          <m:sub>
            <m:r>
              <w:rPr>
                <w:rFonts w:ascii="Cambria Math" w:hAnsi="Cambria Math" w:cs="Arial"/>
                <w:color w:val="000000" w:themeColor="text1"/>
                <w:szCs w:val="24"/>
              </w:rPr>
              <m:t>GENEEXP</m:t>
            </m:r>
          </m:sub>
        </m:sSub>
        <m:r>
          <w:rPr>
            <w:rFonts w:ascii="Cambria Math" w:hAnsi="Cambria Math" w:cs="Arial"/>
            <w:color w:val="000000" w:themeColor="text1"/>
            <w:szCs w:val="24"/>
            <w:lang w:val="es-ES"/>
          </w:rPr>
          <m:t>+</m:t>
        </m:r>
        <m:r>
          <w:rPr>
            <w:rFonts w:ascii="Cambria Math" w:hAnsi="Cambria Math" w:cs="Arial"/>
            <w:color w:val="000000" w:themeColor="text1"/>
            <w:szCs w:val="24"/>
          </w:rPr>
          <m:t>e</m:t>
        </m:r>
      </m:oMath>
      <w:r w:rsidR="00470481" w:rsidRPr="2E2CAA47">
        <w:rPr>
          <w:rFonts w:eastAsiaTheme="minorEastAsia" w:cs="Arial"/>
          <w:i/>
          <w:color w:val="000000" w:themeColor="text1"/>
          <w:lang w:val="es-ES"/>
        </w:rPr>
        <w:t xml:space="preserve">                                                                     </w:t>
      </w:r>
      <w:r w:rsidR="004E0EE6" w:rsidRPr="2E2CAA47">
        <w:rPr>
          <w:rFonts w:eastAsiaTheme="minorEastAsia" w:cs="Arial"/>
          <w:i/>
          <w:color w:val="000000" w:themeColor="text1"/>
          <w:lang w:val="es-ES"/>
        </w:rPr>
        <w:t xml:space="preserve">                               </w:t>
      </w:r>
      <w:r w:rsidR="00AD48BE" w:rsidRPr="2E2CAA47">
        <w:rPr>
          <w:rFonts w:eastAsiaTheme="minorEastAsia" w:cs="Arial"/>
          <w:i/>
          <w:color w:val="000000" w:themeColor="text1"/>
          <w:lang w:val="es-ES"/>
        </w:rPr>
        <w:t xml:space="preserve">            </w:t>
      </w:r>
      <w:r w:rsidR="00470481" w:rsidRPr="2E2CAA47">
        <w:rPr>
          <w:rFonts w:eastAsiaTheme="minorEastAsia" w:cs="Arial"/>
          <w:i/>
          <w:color w:val="000000" w:themeColor="text1"/>
          <w:lang w:val="es-ES"/>
        </w:rPr>
        <w:t xml:space="preserve"> </w:t>
      </w:r>
      <w:r w:rsidR="7AE4C651" w:rsidRPr="2E2CAA47">
        <w:rPr>
          <w:rFonts w:eastAsiaTheme="minorEastAsia" w:cs="Arial"/>
          <w:i/>
          <w:iCs/>
          <w:color w:val="000000" w:themeColor="text1"/>
          <w:lang w:val="es-ES"/>
        </w:rPr>
        <w:t xml:space="preserve">     </w:t>
      </w:r>
      <w:r w:rsidR="00470481" w:rsidRPr="2E2CAA47">
        <w:rPr>
          <w:rFonts w:eastAsiaTheme="minorEastAsia" w:cs="Arial"/>
          <w:color w:val="000000" w:themeColor="text1"/>
          <w:lang w:val="es-ES"/>
        </w:rPr>
        <w:t>(</w:t>
      </w:r>
      <w:r w:rsidR="00FF64C3" w:rsidRPr="2E2CAA47">
        <w:rPr>
          <w:rFonts w:eastAsiaTheme="minorEastAsia" w:cs="Arial"/>
          <w:color w:val="000000" w:themeColor="text1"/>
          <w:lang w:val="es-ES"/>
        </w:rPr>
        <w:t>2.2</w:t>
      </w:r>
      <w:r w:rsidR="00470481" w:rsidRPr="2E2CAA47">
        <w:rPr>
          <w:rFonts w:eastAsiaTheme="minorEastAsia" w:cs="Arial"/>
          <w:color w:val="000000" w:themeColor="text1"/>
          <w:lang w:val="es-ES"/>
        </w:rPr>
        <w:t>)</w:t>
      </w:r>
    </w:p>
    <w:p w14:paraId="2F389D51" w14:textId="18282C5C" w:rsidR="00470481" w:rsidRPr="00B250A0" w:rsidRDefault="006F17D3" w:rsidP="00365726">
      <w:pPr>
        <w:rPr>
          <w:rFonts w:cs="Arial"/>
        </w:rPr>
      </w:pPr>
      <w:r w:rsidRPr="2C40F287">
        <w:rPr>
          <w:rFonts w:eastAsiaTheme="minorEastAsia" w:cs="Arial"/>
          <w:color w:val="000000" w:themeColor="text1"/>
        </w:rPr>
        <w:t xml:space="preserve">where </w:t>
      </w:r>
      <m:oMath>
        <m:sSub>
          <m:sSubPr>
            <m:ctrlPr>
              <w:rPr>
                <w:rFonts w:ascii="Cambria Math" w:hAnsi="Cambria Math" w:cs="Arial"/>
                <w:i/>
                <w:color w:val="000000" w:themeColor="text1"/>
                <w:szCs w:val="24"/>
              </w:rPr>
            </m:ctrlPr>
          </m:sSubPr>
          <m:e>
            <m:r>
              <w:rPr>
                <w:rFonts w:ascii="Cambria Math" w:hAnsi="Cambria Math" w:cs="Arial"/>
                <w:color w:val="000000" w:themeColor="text1"/>
                <w:szCs w:val="24"/>
              </w:rPr>
              <m:t>β</m:t>
            </m:r>
          </m:e>
          <m:sub>
            <m:r>
              <w:rPr>
                <w:rFonts w:ascii="Cambria Math" w:hAnsi="Cambria Math" w:cs="Arial"/>
                <w:color w:val="000000" w:themeColor="text1"/>
                <w:szCs w:val="24"/>
              </w:rPr>
              <m:t>GENEEXP</m:t>
            </m:r>
          </m:sub>
        </m:sSub>
      </m:oMath>
      <w:r w:rsidR="00FD7079" w:rsidRPr="2C40F287">
        <w:rPr>
          <w:rFonts w:eastAsiaTheme="minorEastAsia" w:cs="Arial"/>
          <w:color w:val="000000" w:themeColor="text1"/>
        </w:rPr>
        <w:t xml:space="preserve"> </w:t>
      </w:r>
      <w:r w:rsidR="002B2325" w:rsidRPr="2C40F287">
        <w:rPr>
          <w:rFonts w:eastAsiaTheme="minorEastAsia" w:cs="Arial"/>
          <w:color w:val="000000" w:themeColor="text1"/>
        </w:rPr>
        <w:t>is the</w:t>
      </w:r>
      <w:r w:rsidR="00383390" w:rsidRPr="2C40F287">
        <w:rPr>
          <w:rFonts w:eastAsiaTheme="minorEastAsia" w:cs="Arial"/>
          <w:color w:val="000000" w:themeColor="text1"/>
        </w:rPr>
        <w:t xml:space="preserve"> </w:t>
      </w:r>
      <w:r w:rsidR="0004667E" w:rsidRPr="2C40F287">
        <w:rPr>
          <w:rFonts w:eastAsiaTheme="minorEastAsia" w:cs="Arial"/>
          <w:color w:val="000000" w:themeColor="text1"/>
        </w:rPr>
        <w:t xml:space="preserv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m:t>
            </m:r>
          </m:sub>
        </m:sSub>
        <m:r>
          <w:rPr>
            <w:rFonts w:ascii="Cambria Math" w:eastAsiaTheme="minorEastAsia" w:hAnsi="Cambria Math" w:cs="Arial"/>
            <w:color w:val="000000" w:themeColor="text1"/>
            <w:szCs w:val="24"/>
          </w:rPr>
          <m:t xml:space="preserve">×1 </m:t>
        </m:r>
      </m:oMath>
      <w:r w:rsidR="004242FA" w:rsidRPr="2C40F287">
        <w:rPr>
          <w:rFonts w:eastAsiaTheme="minorEastAsia" w:cs="Arial"/>
          <w:color w:val="000000" w:themeColor="text1"/>
        </w:rPr>
        <w:t xml:space="preserve">vector of gene expression </w:t>
      </w:r>
      <w:r w:rsidR="00FD7079" w:rsidRPr="2C40F287">
        <w:rPr>
          <w:rFonts w:eastAsiaTheme="minorEastAsia" w:cs="Arial"/>
          <w:color w:val="000000" w:themeColor="text1"/>
        </w:rPr>
        <w:t>effect</w:t>
      </w:r>
      <w:r w:rsidR="00C44F2F" w:rsidRPr="2C40F287">
        <w:rPr>
          <w:rFonts w:eastAsiaTheme="minorEastAsia" w:cs="Arial"/>
          <w:color w:val="000000" w:themeColor="text1"/>
        </w:rPr>
        <w:t>s</w:t>
      </w:r>
      <w:r w:rsidR="00DB3948" w:rsidRPr="2C40F287">
        <w:rPr>
          <w:rFonts w:eastAsiaTheme="minorEastAsia" w:cs="Arial"/>
          <w:color w:val="000000" w:themeColor="text1"/>
        </w:rPr>
        <w:t xml:space="preserve"> and T </w:t>
      </w:r>
      <w:r w:rsidR="002045E3" w:rsidRPr="2C40F287">
        <w:rPr>
          <w:rFonts w:eastAsiaTheme="minorEastAsia" w:cs="Arial"/>
          <w:color w:val="000000" w:themeColor="text1"/>
        </w:rPr>
        <w:t>matrix</w:t>
      </w:r>
      <w:r w:rsidR="00A61124" w:rsidRPr="2C40F287">
        <w:rPr>
          <w:rFonts w:eastAsiaTheme="minorEastAsia" w:cs="Arial"/>
          <w:color w:val="000000" w:themeColor="text1"/>
        </w:rPr>
        <w:t xml:space="preserve"> is described above.</w:t>
      </w:r>
    </w:p>
    <w:p w14:paraId="4B477223" w14:textId="29F806A4" w:rsidR="001A69AB" w:rsidRPr="00B250A0" w:rsidRDefault="001A69AB" w:rsidP="00365726">
      <w:pPr>
        <w:rPr>
          <w:rFonts w:cs="Arial"/>
          <w:b/>
          <w:bCs/>
          <w:i/>
          <w:iCs/>
        </w:rPr>
      </w:pPr>
      <w:r w:rsidRPr="00B250A0">
        <w:rPr>
          <w:rFonts w:cs="Arial"/>
          <w:b/>
          <w:bCs/>
          <w:i/>
          <w:iCs/>
        </w:rPr>
        <w:t>Model 3: genomic + transcriptomic</w:t>
      </w:r>
    </w:p>
    <w:p w14:paraId="6E488A2E" w14:textId="4B628452" w:rsidR="008F772C" w:rsidRPr="00B250A0" w:rsidRDefault="007D7B62" w:rsidP="00F804F7">
      <w:pPr>
        <w:rPr>
          <w:rFonts w:cs="Arial"/>
          <w:szCs w:val="24"/>
        </w:rPr>
      </w:pPr>
      <w:r w:rsidRPr="00B250A0">
        <w:rPr>
          <w:rFonts w:cs="Arial"/>
          <w:szCs w:val="24"/>
        </w:rPr>
        <w:t>Finally</w:t>
      </w:r>
      <w:r w:rsidR="008F772C" w:rsidRPr="00B250A0">
        <w:rPr>
          <w:rFonts w:cs="Arial"/>
          <w:szCs w:val="24"/>
        </w:rPr>
        <w:t>, SNP data and transcriptome data for the 255 animals were treated as predictor variables applying the following prediction model:</w:t>
      </w:r>
    </w:p>
    <w:p w14:paraId="75C17A92" w14:textId="0BD6C040" w:rsidR="00841AAE" w:rsidRPr="00B250A0" w:rsidRDefault="00FA217D" w:rsidP="00365726">
      <w:pPr>
        <w:rPr>
          <w:rFonts w:eastAsiaTheme="minorEastAsia" w:cs="Arial"/>
          <w:i/>
          <w:color w:val="000000" w:themeColor="text1"/>
        </w:rPr>
      </w:pPr>
      <m:oMath>
        <m:r>
          <m:rPr>
            <m:sty m:val="p"/>
          </m:rPr>
          <w:rPr>
            <w:rFonts w:ascii="Cambria Math" w:hAnsi="Cambria Math" w:cs="Arial"/>
            <w:color w:val="000000" w:themeColor="text1"/>
            <w:szCs w:val="24"/>
          </w:rPr>
          <m:t>y</m:t>
        </m:r>
        <m:r>
          <w:rPr>
            <w:rFonts w:ascii="Cambria Math" w:hAnsi="Cambria Math" w:cs="Arial"/>
            <w:color w:val="000000" w:themeColor="text1"/>
            <w:szCs w:val="24"/>
          </w:rPr>
          <m:t>=μ+ X</m:t>
        </m:r>
        <m:sSub>
          <m:sSubPr>
            <m:ctrlPr>
              <w:rPr>
                <w:rFonts w:ascii="Cambria Math" w:hAnsi="Cambria Math" w:cs="Arial"/>
                <w:i/>
                <w:color w:val="000000" w:themeColor="text1"/>
                <w:szCs w:val="24"/>
              </w:rPr>
            </m:ctrlPr>
          </m:sSubPr>
          <m:e>
            <m:r>
              <w:rPr>
                <w:rFonts w:ascii="Cambria Math" w:hAnsi="Cambria Math" w:cs="Arial"/>
                <w:color w:val="000000" w:themeColor="text1"/>
                <w:szCs w:val="24"/>
              </w:rPr>
              <m:t>β</m:t>
            </m:r>
          </m:e>
          <m:sub>
            <m:r>
              <w:rPr>
                <w:rFonts w:ascii="Cambria Math" w:hAnsi="Cambria Math" w:cs="Arial"/>
                <w:color w:val="000000" w:themeColor="text1"/>
                <w:szCs w:val="24"/>
              </w:rPr>
              <m:t>SNPs</m:t>
            </m:r>
          </m:sub>
        </m:sSub>
        <m:r>
          <w:rPr>
            <w:rFonts w:ascii="Cambria Math" w:hAnsi="Cambria Math" w:cs="Arial"/>
            <w:color w:val="000000" w:themeColor="text1"/>
            <w:szCs w:val="24"/>
          </w:rPr>
          <m:t>+</m:t>
        </m:r>
        <m:sSub>
          <m:sSubPr>
            <m:ctrlPr>
              <w:rPr>
                <w:rFonts w:ascii="Cambria Math" w:hAnsi="Cambria Math" w:cs="Arial"/>
                <w:i/>
                <w:color w:val="000000" w:themeColor="text1"/>
                <w:szCs w:val="24"/>
              </w:rPr>
            </m:ctrlPr>
          </m:sSubPr>
          <m:e>
            <m:r>
              <w:rPr>
                <w:rFonts w:ascii="Cambria Math" w:hAnsi="Cambria Math" w:cs="Arial"/>
                <w:color w:val="000000" w:themeColor="text1"/>
                <w:szCs w:val="24"/>
              </w:rPr>
              <m:t>Tβ</m:t>
            </m:r>
          </m:e>
          <m:sub>
            <m:r>
              <w:rPr>
                <w:rFonts w:ascii="Cambria Math" w:hAnsi="Cambria Math" w:cs="Arial"/>
                <w:color w:val="000000" w:themeColor="text1"/>
                <w:szCs w:val="24"/>
              </w:rPr>
              <m:t>GENEEXP</m:t>
            </m:r>
          </m:sub>
        </m:sSub>
        <m:r>
          <w:rPr>
            <w:rFonts w:ascii="Cambria Math" w:hAnsi="Cambria Math" w:cs="Arial"/>
            <w:color w:val="000000" w:themeColor="text1"/>
            <w:szCs w:val="24"/>
          </w:rPr>
          <m:t>+e,</m:t>
        </m:r>
      </m:oMath>
      <w:r w:rsidR="00A5516E" w:rsidRPr="2E2CAA47">
        <w:rPr>
          <w:rFonts w:eastAsiaTheme="minorEastAsia" w:cs="Arial"/>
          <w:i/>
          <w:color w:val="000000" w:themeColor="text1"/>
        </w:rPr>
        <w:t xml:space="preserve">                                             </w:t>
      </w:r>
      <w:r w:rsidR="00656145" w:rsidRPr="2E2CAA47">
        <w:rPr>
          <w:rFonts w:eastAsiaTheme="minorEastAsia" w:cs="Arial"/>
          <w:i/>
          <w:color w:val="000000" w:themeColor="text1"/>
        </w:rPr>
        <w:t xml:space="preserve">                         </w:t>
      </w:r>
      <w:r w:rsidR="00AD48BE" w:rsidRPr="2E2CAA47">
        <w:rPr>
          <w:rFonts w:eastAsiaTheme="minorEastAsia" w:cs="Arial"/>
          <w:i/>
          <w:color w:val="000000" w:themeColor="text1"/>
        </w:rPr>
        <w:t xml:space="preserve">                    </w:t>
      </w:r>
      <w:r w:rsidR="00A5516E" w:rsidRPr="2E2CAA47">
        <w:rPr>
          <w:rFonts w:eastAsiaTheme="minorEastAsia" w:cs="Arial"/>
          <w:i/>
          <w:color w:val="000000" w:themeColor="text1"/>
        </w:rPr>
        <w:t xml:space="preserve"> </w:t>
      </w:r>
      <w:r w:rsidR="29D263CA" w:rsidRPr="2E2CAA47">
        <w:rPr>
          <w:rFonts w:eastAsiaTheme="minorEastAsia" w:cs="Arial"/>
          <w:i/>
          <w:iCs/>
          <w:color w:val="000000" w:themeColor="text1"/>
        </w:rPr>
        <w:t xml:space="preserve">                     </w:t>
      </w:r>
      <w:r w:rsidR="55DC9609" w:rsidRPr="2E2CAA47">
        <w:rPr>
          <w:rFonts w:eastAsiaTheme="minorEastAsia" w:cs="Arial"/>
          <w:color w:val="000000" w:themeColor="text1"/>
        </w:rPr>
        <w:t>(</w:t>
      </w:r>
      <w:r w:rsidR="1BB78B66" w:rsidRPr="2E2CAA47">
        <w:rPr>
          <w:rFonts w:eastAsiaTheme="minorEastAsia" w:cs="Arial"/>
          <w:color w:val="000000" w:themeColor="text1"/>
        </w:rPr>
        <w:t>3.2</w:t>
      </w:r>
      <w:r w:rsidR="55DC9609" w:rsidRPr="2E2CAA47">
        <w:rPr>
          <w:rFonts w:eastAsiaTheme="minorEastAsia" w:cs="Arial"/>
          <w:color w:val="000000" w:themeColor="text1"/>
        </w:rPr>
        <w:t>)</w:t>
      </w:r>
      <w:r w:rsidR="55DC9609" w:rsidRPr="2E2CAA47">
        <w:rPr>
          <w:rFonts w:eastAsiaTheme="minorEastAsia" w:cs="Arial"/>
          <w:i/>
          <w:iCs/>
          <w:color w:val="000000" w:themeColor="text1"/>
        </w:rPr>
        <w:t xml:space="preserve">      </w:t>
      </w:r>
    </w:p>
    <w:p w14:paraId="5D1363E3" w14:textId="7F86B192" w:rsidR="00A5516E" w:rsidRPr="00B250A0" w:rsidRDefault="00841AAE" w:rsidP="3208D4E5">
      <w:pPr>
        <w:rPr>
          <w:rFonts w:eastAsia="Arial" w:cs="Arial"/>
          <w:highlight w:val="yellow"/>
          <w:lang w:val="en-US"/>
        </w:rPr>
      </w:pPr>
      <w:r w:rsidRPr="572DDB58">
        <w:rPr>
          <w:rFonts w:cs="Arial"/>
          <w:lang w:val="en-US"/>
        </w:rPr>
        <w:t>where all variables are already defined above.</w:t>
      </w:r>
      <w:r w:rsidR="00A5516E" w:rsidRPr="572DDB58">
        <w:rPr>
          <w:rFonts w:eastAsiaTheme="minorEastAsia" w:cs="Arial"/>
          <w:i/>
          <w:color w:val="000000" w:themeColor="text1"/>
          <w:lang w:val="en-US"/>
        </w:rPr>
        <w:t xml:space="preserve"> </w:t>
      </w:r>
      <w:r w:rsidR="004E0EE6" w:rsidRPr="572DDB58">
        <w:rPr>
          <w:rFonts w:cs="Arial"/>
          <w:color w:val="000000" w:themeColor="text1"/>
          <w:lang w:val="en-US"/>
        </w:rPr>
        <w:t xml:space="preserve">In </w:t>
      </w:r>
      <w:proofErr w:type="spellStart"/>
      <w:r w:rsidR="004E0EE6" w:rsidRPr="572DDB58">
        <w:rPr>
          <w:rFonts w:cs="Arial"/>
          <w:color w:val="000000" w:themeColor="text1"/>
          <w:lang w:val="en-US"/>
        </w:rPr>
        <w:t>BayesC</w:t>
      </w:r>
      <w:proofErr w:type="spellEnd"/>
      <w:r w:rsidR="004E0EE6" w:rsidRPr="572DDB58">
        <w:rPr>
          <w:rFonts w:cs="Arial"/>
          <w:color w:val="000000" w:themeColor="text1"/>
          <w:lang w:val="en-US"/>
        </w:rPr>
        <w:t xml:space="preserve">, </w:t>
      </w:r>
      <w:r w:rsidR="00A953B6" w:rsidRPr="572DDB58">
        <w:rPr>
          <w:rFonts w:cs="Arial"/>
          <w:color w:val="000000" w:themeColor="text1"/>
          <w:lang w:val="en-US"/>
        </w:rPr>
        <w:t xml:space="preserve">the probability that a </w:t>
      </w:r>
      <w:r w:rsidR="004E0EE6" w:rsidRPr="572DDB58">
        <w:rPr>
          <w:rFonts w:cs="Arial"/>
          <w:color w:val="000000" w:themeColor="text1"/>
          <w:lang w:val="en-US"/>
        </w:rPr>
        <w:t xml:space="preserve">marker </w:t>
      </w:r>
      <w:r w:rsidR="00A953B6" w:rsidRPr="572DDB58">
        <w:rPr>
          <w:rFonts w:cs="Arial"/>
          <w:color w:val="000000" w:themeColor="text1"/>
          <w:lang w:val="en-US"/>
        </w:rPr>
        <w:t xml:space="preserve">has a non-zero </w:t>
      </w:r>
      <w:r w:rsidR="004E0EE6" w:rsidRPr="572DDB58">
        <w:rPr>
          <w:rFonts w:cs="Arial"/>
          <w:color w:val="000000" w:themeColor="text1"/>
          <w:lang w:val="en-US"/>
        </w:rPr>
        <w:t xml:space="preserve">effect </w:t>
      </w:r>
      <w:r w:rsidR="00233D93" w:rsidRPr="572DDB58">
        <w:rPr>
          <w:rFonts w:cs="Arial"/>
          <w:color w:val="000000" w:themeColor="text1"/>
          <w:lang w:val="en-US"/>
        </w:rPr>
        <w:t>is modelled using a</w:t>
      </w:r>
      <w:r w:rsidR="00A40FD4" w:rsidRPr="572DDB58">
        <w:rPr>
          <w:rFonts w:cs="Arial"/>
          <w:color w:val="000000" w:themeColor="text1"/>
          <w:lang w:val="en-US"/>
        </w:rPr>
        <w:t xml:space="preserve"> </w:t>
      </w:r>
      <w:r w:rsidR="009B07D8" w:rsidRPr="572DDB58">
        <w:rPr>
          <w:rFonts w:cs="Arial"/>
          <w:color w:val="000000" w:themeColor="text1"/>
          <w:lang w:val="en-US"/>
        </w:rPr>
        <w:t>B</w:t>
      </w:r>
      <w:r w:rsidR="004E0EE6" w:rsidRPr="572DDB58">
        <w:rPr>
          <w:rFonts w:cs="Arial"/>
          <w:color w:val="000000" w:themeColor="text1"/>
          <w:lang w:val="en-US"/>
        </w:rPr>
        <w:t xml:space="preserve">eta </w:t>
      </w:r>
      <w:r w:rsidR="007101BD" w:rsidRPr="572DDB58">
        <w:rPr>
          <w:rFonts w:cs="Arial"/>
          <w:color w:val="000000" w:themeColor="text1"/>
          <w:lang w:val="en-US"/>
        </w:rPr>
        <w:t xml:space="preserve">prior </w:t>
      </w:r>
      <w:r w:rsidR="004E0EE6" w:rsidRPr="572DDB58">
        <w:rPr>
          <w:rFonts w:cs="Arial"/>
          <w:color w:val="000000" w:themeColor="text1"/>
          <w:lang w:val="en-US"/>
        </w:rPr>
        <w:t xml:space="preserve">distribution </w:t>
      </w:r>
      <m:oMath>
        <m:r>
          <w:rPr>
            <w:rFonts w:ascii="Cambria Math" w:hAnsi="Cambria Math"/>
          </w:rPr>
          <m:t>π ~Beta</m:t>
        </m:r>
        <m:d>
          <m:dPr>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π</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,β=</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π</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e>
        </m:d>
      </m:oMath>
      <w:r w:rsidR="1CCA092C" w:rsidRPr="2E2CAA47">
        <w:rPr>
          <w:rFonts w:eastAsiaTheme="minorEastAsia" w:cs="Arial"/>
          <w:color w:val="000000" w:themeColor="text1"/>
        </w:rPr>
        <w:t xml:space="preserve"> </w:t>
      </w:r>
      <w:r w:rsidR="05CBED1B" w:rsidRPr="2E2CAA47">
        <w:rPr>
          <w:rFonts w:eastAsiaTheme="minorEastAsia" w:cs="Arial"/>
          <w:color w:val="000000" w:themeColor="text1"/>
        </w:rPr>
        <w:t xml:space="preserve">where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π</m:t>
            </m:r>
          </m:e>
          <m:sub>
            <m:r>
              <w:rPr>
                <w:rFonts w:ascii="Cambria Math" w:eastAsiaTheme="minorEastAsia" w:hAnsi="Cambria Math" w:cs="Arial"/>
                <w:color w:val="000000" w:themeColor="text1"/>
                <w:szCs w:val="24"/>
              </w:rPr>
              <m:t>0</m:t>
            </m:r>
          </m:sub>
        </m:sSub>
      </m:oMath>
      <w:r w:rsidR="00811600" w:rsidRPr="16405C92">
        <w:rPr>
          <w:rFonts w:eastAsiaTheme="minorEastAsia" w:cs="Arial"/>
          <w:color w:val="000000" w:themeColor="text1"/>
        </w:rPr>
        <w:t xml:space="preserve"> </w:t>
      </w:r>
      <w:r w:rsidR="00811600" w:rsidRPr="3208D4E5">
        <w:rPr>
          <w:rFonts w:eastAsiaTheme="minorEastAsia" w:cs="Arial"/>
          <w:color w:val="000000" w:themeColor="text1"/>
        </w:rPr>
        <w:t xml:space="preserve"> </w:t>
      </w:r>
      <w:r w:rsidR="00715E03" w:rsidRPr="3208D4E5">
        <w:rPr>
          <w:rFonts w:eastAsiaTheme="minorEastAsia" w:cs="Arial"/>
          <w:color w:val="000000" w:themeColor="text1"/>
        </w:rPr>
        <w:t xml:space="preserve">is the prior expected inclusion probability and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p</m:t>
            </m:r>
          </m:e>
          <m:sub>
            <m:r>
              <w:rPr>
                <w:rFonts w:ascii="Cambria Math" w:eastAsiaTheme="minorEastAsia" w:hAnsi="Cambria Math" w:cs="Arial"/>
                <w:color w:val="000000" w:themeColor="text1"/>
                <w:szCs w:val="24"/>
              </w:rPr>
              <m:t>0</m:t>
            </m:r>
          </m:sub>
        </m:sSub>
      </m:oMath>
      <w:r w:rsidR="00715E03" w:rsidRPr="3208D4E5">
        <w:rPr>
          <w:rFonts w:eastAsiaTheme="minorEastAsia" w:cs="Arial"/>
          <w:color w:val="000000" w:themeColor="text1"/>
        </w:rPr>
        <w:t xml:space="preserve"> </w:t>
      </w:r>
      <w:r w:rsidR="2AC42D26" w:rsidRPr="7F4B4D14">
        <w:rPr>
          <w:rFonts w:eastAsiaTheme="minorEastAsia" w:cs="Arial"/>
          <w:color w:val="000000" w:themeColor="text1"/>
        </w:rPr>
        <w:t xml:space="preserve">  </w:t>
      </w:r>
      <w:r w:rsidR="00715E03" w:rsidRPr="3208D4E5">
        <w:rPr>
          <w:rFonts w:eastAsiaTheme="minorEastAsia" w:cs="Arial"/>
          <w:color w:val="000000" w:themeColor="text1"/>
        </w:rPr>
        <w:t xml:space="preserve">represents the total number of prior counts (the sum of prior successes and failures), reflecting the strength of that prior belief (Pérez and de </w:t>
      </w:r>
      <w:r w:rsidR="0042659B" w:rsidRPr="3208D4E5">
        <w:rPr>
          <w:rFonts w:eastAsiaTheme="minorEastAsia" w:cs="Arial"/>
          <w:color w:val="000000" w:themeColor="text1"/>
        </w:rPr>
        <w:lastRenderedPageBreak/>
        <w:t>L</w:t>
      </w:r>
      <w:r w:rsidR="00715E03" w:rsidRPr="3208D4E5">
        <w:rPr>
          <w:rFonts w:eastAsiaTheme="minorEastAsia" w:cs="Arial"/>
          <w:color w:val="000000" w:themeColor="text1"/>
        </w:rPr>
        <w:t>os Campos</w:t>
      </w:r>
      <w:r w:rsidR="00612752" w:rsidRPr="3208D4E5">
        <w:rPr>
          <w:rFonts w:eastAsiaTheme="minorEastAsia" w:cs="Arial"/>
          <w:color w:val="000000" w:themeColor="text1"/>
        </w:rPr>
        <w:t>, 2014</w:t>
      </w:r>
      <w:r w:rsidR="00715E03" w:rsidRPr="3208D4E5">
        <w:rPr>
          <w:rFonts w:eastAsiaTheme="minorEastAsia" w:cs="Arial"/>
          <w:color w:val="000000" w:themeColor="text1"/>
        </w:rPr>
        <w:t>).</w:t>
      </w:r>
      <w:r w:rsidR="0009151E" w:rsidRPr="3208D4E5">
        <w:rPr>
          <w:rFonts w:eastAsiaTheme="minorEastAsia" w:cs="Arial"/>
          <w:color w:val="000000" w:themeColor="text1"/>
        </w:rPr>
        <w:t xml:space="preserve"> </w:t>
      </w:r>
      <w:r w:rsidR="003E015F" w:rsidRPr="3208D4E5">
        <w:rPr>
          <w:rFonts w:eastAsiaTheme="minorEastAsia" w:cs="Arial"/>
          <w:color w:val="000000" w:themeColor="text1"/>
        </w:rPr>
        <w:t>Then,</w:t>
      </w:r>
      <w:r w:rsidR="004E3098" w:rsidRPr="00B250A0">
        <w:rPr>
          <w:rFonts w:cs="Arial"/>
        </w:rPr>
        <w:t xml:space="preserve"> </w:t>
      </w:r>
      <w:r w:rsidR="003E015F" w:rsidRPr="3208D4E5">
        <w:rPr>
          <w:rFonts w:eastAsiaTheme="minorEastAsia" w:cs="Arial"/>
          <w:color w:val="000000" w:themeColor="text1"/>
        </w:rPr>
        <w:t>e</w:t>
      </w:r>
      <w:r w:rsidR="004E3098" w:rsidRPr="3208D4E5">
        <w:rPr>
          <w:rFonts w:eastAsiaTheme="minorEastAsia" w:cs="Arial"/>
          <w:color w:val="000000" w:themeColor="text1"/>
        </w:rPr>
        <w:t xml:space="preserve">ach marker effect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β</m:t>
            </m:r>
          </m:e>
          <m:sub>
            <m:r>
              <w:rPr>
                <w:rFonts w:ascii="Cambria Math" w:eastAsiaTheme="minorEastAsia" w:hAnsi="Cambria Math" w:cs="Arial"/>
                <w:color w:val="000000" w:themeColor="text1"/>
                <w:szCs w:val="24"/>
              </w:rPr>
              <m:t>j</m:t>
            </m:r>
          </m:sub>
        </m:sSub>
      </m:oMath>
      <w:r w:rsidR="004E3098" w:rsidRPr="3208D4E5">
        <w:rPr>
          <w:rFonts w:eastAsiaTheme="minorEastAsia" w:cs="Arial"/>
          <w:color w:val="000000" w:themeColor="text1"/>
        </w:rPr>
        <w:t xml:space="preserve"> </w:t>
      </w:r>
      <w:r w:rsidR="6BDA9329" w:rsidRPr="7F4B4D14">
        <w:rPr>
          <w:rFonts w:eastAsiaTheme="minorEastAsia" w:cs="Arial"/>
          <w:color w:val="000000" w:themeColor="text1"/>
        </w:rPr>
        <w:t xml:space="preserve">  </w:t>
      </w:r>
      <w:r w:rsidR="000402F5" w:rsidRPr="3208D4E5">
        <w:rPr>
          <w:rFonts w:eastAsiaTheme="minorEastAsia" w:cs="Arial"/>
          <w:color w:val="000000" w:themeColor="text1"/>
        </w:rPr>
        <w:t xml:space="preserve">is </w:t>
      </w:r>
      <w:r w:rsidR="00500364" w:rsidRPr="3208D4E5">
        <w:rPr>
          <w:rFonts w:eastAsiaTheme="minorEastAsia" w:cs="Arial"/>
          <w:color w:val="000000" w:themeColor="text1"/>
        </w:rPr>
        <w:t>non-</w:t>
      </w:r>
      <w:r w:rsidR="004E3098" w:rsidRPr="3208D4E5">
        <w:rPr>
          <w:rFonts w:eastAsiaTheme="minorEastAsia" w:cs="Arial"/>
          <w:color w:val="000000" w:themeColor="text1"/>
        </w:rPr>
        <w:t>zero with probability π, and</w:t>
      </w:r>
      <w:r w:rsidR="00500364" w:rsidRPr="3208D4E5">
        <w:rPr>
          <w:rFonts w:eastAsiaTheme="minorEastAsia" w:cs="Arial"/>
          <w:color w:val="000000" w:themeColor="text1"/>
        </w:rPr>
        <w:t xml:space="preserve"> zero</w:t>
      </w:r>
      <w:r w:rsidR="004E3098" w:rsidRPr="3208D4E5">
        <w:rPr>
          <w:rFonts w:eastAsiaTheme="minorEastAsia" w:cs="Arial"/>
          <w:color w:val="000000" w:themeColor="text1"/>
        </w:rPr>
        <w:t xml:space="preserve"> with probability 1−π. </w:t>
      </w:r>
      <w:r w:rsidR="004E0EE6" w:rsidRPr="3208D4E5">
        <w:rPr>
          <w:rFonts w:eastAsiaTheme="minorEastAsia" w:cs="Arial"/>
          <w:color w:val="000000" w:themeColor="text1"/>
        </w:rPr>
        <w:t>In this analysis</w:t>
      </w:r>
      <w:r w:rsidR="003D7B7E" w:rsidRPr="3208D4E5">
        <w:rPr>
          <w:rFonts w:eastAsiaTheme="minorEastAsia" w:cs="Arial"/>
          <w:color w:val="000000" w:themeColor="text1"/>
        </w:rPr>
        <w:t>,</w:t>
      </w:r>
      <w:r w:rsidR="004E0EE6" w:rsidRPr="3208D4E5">
        <w:rPr>
          <w:rFonts w:eastAsiaTheme="minorEastAsia" w:cs="Arial"/>
          <w:color w:val="000000" w:themeColor="text1"/>
        </w:rPr>
        <w:t xml:space="preserve"> the prior probability of a feature was set to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π</m:t>
            </m:r>
          </m:e>
          <m:sub>
            <m:r>
              <w:rPr>
                <w:rFonts w:ascii="Cambria Math" w:eastAsiaTheme="minorEastAsia" w:hAnsi="Cambria Math" w:cs="Arial"/>
                <w:color w:val="000000" w:themeColor="text1"/>
                <w:szCs w:val="24"/>
              </w:rPr>
              <m:t>0</m:t>
            </m:r>
          </m:sub>
        </m:sSub>
        <m:r>
          <w:rPr>
            <w:rFonts w:ascii="Cambria Math" w:eastAsiaTheme="minorEastAsia" w:hAnsi="Cambria Math" w:cs="Arial"/>
            <w:color w:val="000000" w:themeColor="text1"/>
            <w:szCs w:val="24"/>
          </w:rPr>
          <m:t>=0.01</m:t>
        </m:r>
      </m:oMath>
      <w:r w:rsidR="004E0EE6" w:rsidRPr="3208D4E5">
        <w:rPr>
          <w:rFonts w:eastAsiaTheme="minorEastAsia" w:cs="Arial"/>
          <w:color w:val="000000" w:themeColor="text1"/>
        </w:rPr>
        <w:t xml:space="preserve"> and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p</m:t>
            </m:r>
          </m:e>
          <m:sub>
            <m:r>
              <w:rPr>
                <w:rFonts w:ascii="Cambria Math" w:eastAsiaTheme="minorEastAsia" w:hAnsi="Cambria Math" w:cs="Arial"/>
                <w:color w:val="000000" w:themeColor="text1"/>
                <w:szCs w:val="24"/>
              </w:rPr>
              <m:t>0</m:t>
            </m:r>
          </m:sub>
        </m:sSub>
        <m:r>
          <w:rPr>
            <w:rFonts w:ascii="Cambria Math" w:eastAsiaTheme="minorEastAsia" w:hAnsi="Cambria Math" w:cs="Arial"/>
            <w:color w:val="000000" w:themeColor="text1"/>
            <w:szCs w:val="24"/>
          </w:rPr>
          <m:t>=5.</m:t>
        </m:r>
      </m:oMath>
      <w:r w:rsidR="65036DC3" w:rsidRPr="16405C92">
        <w:rPr>
          <w:rFonts w:eastAsia="Arial" w:cs="Arial"/>
          <w:color w:val="000000" w:themeColor="text1"/>
          <w:highlight w:val="yellow"/>
          <w:lang w:val="en-US"/>
        </w:rPr>
        <w:t xml:space="preserve"> </w:t>
      </w:r>
      <w:r w:rsidR="792C1DAF" w:rsidRPr="16405C92">
        <w:rPr>
          <w:rFonts w:eastAsia="Arial" w:cs="Arial"/>
          <w:color w:val="000000" w:themeColor="text1"/>
          <w:highlight w:val="yellow"/>
          <w:lang w:val="en-US"/>
        </w:rPr>
        <w:t xml:space="preserve">The choice of </w:t>
      </w:r>
      <w:commentRangeStart w:id="4"/>
      <w:r w:rsidR="792C1DAF" w:rsidRPr="16405C92">
        <w:rPr>
          <w:rFonts w:eastAsia="Arial" w:cs="Arial"/>
          <w:color w:val="000000" w:themeColor="text1"/>
          <w:highlight w:val="yellow"/>
          <w:lang w:val="en-US"/>
        </w:rPr>
        <w:t>π₀ = 0.01</w:t>
      </w:r>
      <w:commentRangeEnd w:id="4"/>
      <w:r w:rsidRPr="16405C92">
        <w:rPr>
          <w:rStyle w:val="Refdecomentario"/>
          <w:rFonts w:eastAsia="Arial" w:cs="Arial"/>
          <w:color w:val="000000" w:themeColor="text1"/>
          <w:sz w:val="24"/>
          <w:szCs w:val="22"/>
          <w:highlight w:val="yellow"/>
          <w:lang w:val="en-US"/>
        </w:rPr>
        <w:commentReference w:id="4"/>
      </w:r>
      <w:r w:rsidR="792C1DAF" w:rsidRPr="16405C92">
        <w:rPr>
          <w:rFonts w:eastAsia="Arial" w:cs="Arial"/>
          <w:color w:val="000000" w:themeColor="text1"/>
          <w:highlight w:val="yellow"/>
          <w:lang w:val="en-US"/>
        </w:rPr>
        <w:t xml:space="preserve"> reflects the prior belief that only a small fraction of markers has non-zero effects, which is appropriate given the moderate sample size (255 animals) and the high-dimensional </w:t>
      </w:r>
      <w:proofErr w:type="spellStart"/>
      <w:r w:rsidR="792C1DAF" w:rsidRPr="16405C92">
        <w:rPr>
          <w:rFonts w:eastAsia="Arial" w:cs="Arial"/>
          <w:color w:val="000000" w:themeColor="text1"/>
          <w:highlight w:val="yellow"/>
          <w:lang w:val="en-US"/>
        </w:rPr>
        <w:t>omic</w:t>
      </w:r>
      <w:proofErr w:type="spellEnd"/>
      <w:r w:rsidR="792C1DAF" w:rsidRPr="16405C92">
        <w:rPr>
          <w:rFonts w:eastAsia="Arial" w:cs="Arial"/>
          <w:color w:val="000000" w:themeColor="text1"/>
          <w:highlight w:val="yellow"/>
          <w:lang w:val="en-US"/>
        </w:rPr>
        <w:t xml:space="preserve"> data. The prior count p₀ = 5 was selected to provide reasonable shrinkage for non-zero marker effects based on sensitivity analyses. Lower values of π₀ would include more markers in the model, potentially increasing overfitting, while higher values would yield a sparser model and may fail to capture true effects. Similarly, smaller p₀ values would shrink marker effects more strongly, whereas larger p₀ values allow for larger estimated effects. As demonstrated by </w:t>
      </w:r>
      <w:proofErr w:type="spellStart"/>
      <w:r w:rsidR="792C1DAF" w:rsidRPr="16405C92">
        <w:rPr>
          <w:rFonts w:eastAsia="Arial" w:cs="Arial"/>
          <w:color w:val="000000" w:themeColor="text1"/>
          <w:highlight w:val="yellow"/>
          <w:lang w:val="en-US"/>
        </w:rPr>
        <w:t>Habier</w:t>
      </w:r>
      <w:proofErr w:type="spellEnd"/>
      <w:r w:rsidR="792C1DAF" w:rsidRPr="16405C92">
        <w:rPr>
          <w:rFonts w:eastAsia="Arial" w:cs="Arial"/>
          <w:color w:val="000000" w:themeColor="text1"/>
          <w:highlight w:val="yellow"/>
          <w:lang w:val="en-US"/>
        </w:rPr>
        <w:t xml:space="preserve"> et al. (2011), the optimal values for these hyperparameters depend on the genetic architecture of the trait being analyzed.</w:t>
      </w:r>
    </w:p>
    <w:p w14:paraId="771E1E63" w14:textId="18F4E5DA" w:rsidR="00EF17DD" w:rsidRPr="00B250A0" w:rsidRDefault="00EF17DD" w:rsidP="3208D4E5">
      <w:pPr>
        <w:rPr>
          <w:rFonts w:eastAsiaTheme="minorEastAsia" w:cs="Arial"/>
          <w:color w:val="000000" w:themeColor="text1"/>
        </w:rPr>
      </w:pPr>
    </w:p>
    <w:p w14:paraId="29829442" w14:textId="77777777" w:rsidR="005F39A1" w:rsidRPr="00B250A0" w:rsidRDefault="005F39A1" w:rsidP="005F39A1">
      <w:pPr>
        <w:rPr>
          <w:rFonts w:cs="Arial"/>
          <w:b/>
          <w:bCs/>
          <w:i/>
          <w:iCs/>
        </w:rPr>
      </w:pPr>
      <w:r w:rsidRPr="00B250A0">
        <w:rPr>
          <w:rFonts w:cs="Arial"/>
          <w:b/>
          <w:bCs/>
          <w:i/>
          <w:iCs/>
        </w:rPr>
        <w:t>Markov Chain Monte Carlo (MCMC) implementation and software</w:t>
      </w:r>
    </w:p>
    <w:p w14:paraId="1B21CA79" w14:textId="7E72B1B3" w:rsidR="00FC6504" w:rsidRPr="00B250A0" w:rsidRDefault="00FC6504" w:rsidP="00FC6504">
      <w:pPr>
        <w:rPr>
          <w:rFonts w:cs="Arial"/>
          <w:color w:val="000000" w:themeColor="text1"/>
          <w:szCs w:val="24"/>
        </w:rPr>
      </w:pPr>
      <w:r w:rsidRPr="00AF61A7">
        <w:rPr>
          <w:rFonts w:cs="Arial"/>
          <w:color w:val="000000" w:themeColor="text1"/>
          <w:szCs w:val="24"/>
          <w:highlight w:val="yellow"/>
        </w:rPr>
        <w:t>BGLR</w:t>
      </w:r>
      <w:r w:rsidR="00FC19E7" w:rsidRPr="00AF61A7">
        <w:rPr>
          <w:rFonts w:cs="Arial"/>
          <w:color w:val="000000" w:themeColor="text1"/>
          <w:szCs w:val="24"/>
          <w:highlight w:val="yellow"/>
        </w:rPr>
        <w:t xml:space="preserve"> package </w:t>
      </w:r>
      <w:r w:rsidRPr="00AF61A7">
        <w:rPr>
          <w:rFonts w:cs="Arial"/>
          <w:color w:val="000000" w:themeColor="text1"/>
          <w:szCs w:val="24"/>
          <w:highlight w:val="yellow"/>
        </w:rPr>
        <w:t xml:space="preserve">was </w:t>
      </w:r>
      <w:r w:rsidR="00F47E8B" w:rsidRPr="00AF61A7">
        <w:rPr>
          <w:rFonts w:cs="Arial"/>
          <w:color w:val="000000" w:themeColor="text1"/>
          <w:szCs w:val="24"/>
          <w:highlight w:val="yellow"/>
        </w:rPr>
        <w:t xml:space="preserve">performed </w:t>
      </w:r>
      <w:r w:rsidR="00317ACC" w:rsidRPr="00AF61A7">
        <w:rPr>
          <w:rFonts w:cs="Arial"/>
          <w:color w:val="000000" w:themeColor="text1"/>
          <w:szCs w:val="24"/>
          <w:highlight w:val="yellow"/>
        </w:rPr>
        <w:t xml:space="preserve">in </w:t>
      </w:r>
      <w:r w:rsidR="00317ACC" w:rsidRPr="007947AF">
        <w:rPr>
          <w:rFonts w:cs="Arial"/>
          <w:color w:val="000000" w:themeColor="text1"/>
          <w:szCs w:val="24"/>
          <w:highlight w:val="yellow"/>
        </w:rPr>
        <w:t>R</w:t>
      </w:r>
      <w:r w:rsidR="007947AF" w:rsidRPr="007947AF">
        <w:rPr>
          <w:rFonts w:cs="Arial"/>
          <w:color w:val="000000" w:themeColor="text1"/>
          <w:szCs w:val="24"/>
          <w:highlight w:val="yellow"/>
        </w:rPr>
        <w:t xml:space="preserve"> </w:t>
      </w:r>
      <w:r w:rsidR="007947AF" w:rsidRPr="007947AF">
        <w:rPr>
          <w:szCs w:val="24"/>
          <w:highlight w:val="yellow"/>
          <w:lang w:val="en-US"/>
        </w:rPr>
        <w:t>(version 4.2.2)</w:t>
      </w:r>
      <w:r w:rsidR="007947AF" w:rsidRPr="007947AF">
        <w:rPr>
          <w:rFonts w:cs="Arial"/>
          <w:color w:val="000000" w:themeColor="text1"/>
          <w:szCs w:val="24"/>
          <w:highlight w:val="yellow"/>
        </w:rPr>
        <w:t xml:space="preserve"> </w:t>
      </w:r>
      <w:r w:rsidR="00317ACC" w:rsidRPr="007947AF">
        <w:rPr>
          <w:rFonts w:cs="Arial"/>
          <w:color w:val="000000" w:themeColor="text1"/>
          <w:szCs w:val="24"/>
          <w:highlight w:val="yellow"/>
        </w:rPr>
        <w:t xml:space="preserve">using the </w:t>
      </w:r>
      <w:r w:rsidR="00317ACC" w:rsidRPr="00AF61A7">
        <w:rPr>
          <w:rFonts w:cs="Arial"/>
          <w:color w:val="000000" w:themeColor="text1"/>
          <w:szCs w:val="24"/>
          <w:highlight w:val="yellow"/>
        </w:rPr>
        <w:t xml:space="preserve">BGLR package, version 1.1.4. </w:t>
      </w:r>
      <w:r w:rsidR="00BA60D8" w:rsidRPr="007947AF">
        <w:rPr>
          <w:rFonts w:cs="Arial"/>
          <w:color w:val="000000" w:themeColor="text1"/>
          <w:szCs w:val="24"/>
        </w:rPr>
        <w:t xml:space="preserve">Models were </w:t>
      </w:r>
      <w:r w:rsidRPr="007947AF">
        <w:rPr>
          <w:rFonts w:cs="Arial"/>
          <w:color w:val="000000" w:themeColor="text1"/>
          <w:szCs w:val="24"/>
        </w:rPr>
        <w:t>run</w:t>
      </w:r>
      <w:r w:rsidR="00BA60D8" w:rsidRPr="007947AF">
        <w:rPr>
          <w:rFonts w:cs="Arial"/>
          <w:color w:val="000000" w:themeColor="text1"/>
          <w:szCs w:val="24"/>
        </w:rPr>
        <w:t>ning</w:t>
      </w:r>
      <w:r w:rsidRPr="007947AF">
        <w:rPr>
          <w:rFonts w:cs="Arial"/>
          <w:color w:val="000000" w:themeColor="text1"/>
          <w:szCs w:val="24"/>
        </w:rPr>
        <w:t xml:space="preserve"> for 100,000 iterations</w:t>
      </w:r>
      <w:r w:rsidR="006A1570" w:rsidRPr="007947AF">
        <w:rPr>
          <w:rFonts w:cs="Arial"/>
          <w:color w:val="000000" w:themeColor="text1"/>
          <w:szCs w:val="24"/>
        </w:rPr>
        <w:t xml:space="preserve">, with 500 burn-in iterations and a thinning interval of 5 for both the RKHS and </w:t>
      </w:r>
      <w:proofErr w:type="spellStart"/>
      <w:r w:rsidR="006A1570" w:rsidRPr="007947AF">
        <w:rPr>
          <w:rFonts w:cs="Arial"/>
          <w:color w:val="000000" w:themeColor="text1"/>
          <w:szCs w:val="24"/>
        </w:rPr>
        <w:t>BayesC</w:t>
      </w:r>
      <w:proofErr w:type="spellEnd"/>
      <w:r w:rsidR="006A1570" w:rsidRPr="007947AF">
        <w:rPr>
          <w:rFonts w:cs="Arial"/>
          <w:color w:val="000000" w:themeColor="text1"/>
          <w:szCs w:val="24"/>
        </w:rPr>
        <w:t xml:space="preserve"> methods.</w:t>
      </w:r>
    </w:p>
    <w:p w14:paraId="2A643784" w14:textId="047A22BB" w:rsidR="003E241F" w:rsidRPr="00B250A0" w:rsidRDefault="003E241F" w:rsidP="00751B06">
      <w:pPr>
        <w:rPr>
          <w:rFonts w:cs="Arial"/>
        </w:rPr>
      </w:pPr>
    </w:p>
    <w:p w14:paraId="1CAD4DA3" w14:textId="2D48DAB8" w:rsidR="00074535" w:rsidRPr="006B6E23" w:rsidRDefault="00627EF6" w:rsidP="003C160D">
      <w:pPr>
        <w:pStyle w:val="Ttulo3"/>
        <w:rPr>
          <w:rFonts w:cs="Arial"/>
          <w:b/>
          <w:bCs/>
          <w:lang w:val="en-GB"/>
        </w:rPr>
      </w:pPr>
      <w:r w:rsidRPr="006B6E23">
        <w:rPr>
          <w:rFonts w:cs="Arial"/>
          <w:b/>
          <w:bCs/>
          <w:lang w:val="en-GB"/>
        </w:rPr>
        <w:t>Non-Linear</w:t>
      </w:r>
      <w:r w:rsidR="00C34FFE" w:rsidRPr="006B6E23">
        <w:rPr>
          <w:rFonts w:cs="Arial"/>
          <w:b/>
          <w:bCs/>
          <w:lang w:val="en-GB"/>
        </w:rPr>
        <w:t xml:space="preserve"> Structural</w:t>
      </w:r>
      <w:r w:rsidR="00C84935" w:rsidRPr="006B6E23">
        <w:rPr>
          <w:rFonts w:cs="Arial"/>
          <w:b/>
          <w:bCs/>
          <w:lang w:val="en-GB"/>
        </w:rPr>
        <w:t xml:space="preserve"> </w:t>
      </w:r>
      <w:r w:rsidR="005F39A1" w:rsidRPr="006B6E23">
        <w:rPr>
          <w:rFonts w:cs="Arial"/>
          <w:b/>
          <w:bCs/>
          <w:lang w:val="en-GB"/>
        </w:rPr>
        <w:t>Model</w:t>
      </w:r>
    </w:p>
    <w:p w14:paraId="78001947" w14:textId="13A939EA" w:rsidR="67782304" w:rsidRDefault="67782304" w:rsidP="142EEFD2">
      <w:pPr>
        <w:rPr>
          <w:rFonts w:eastAsia="Arial" w:cs="Arial"/>
          <w:color w:val="000000" w:themeColor="text1"/>
          <w:highlight w:val="yellow"/>
        </w:rPr>
      </w:pPr>
      <w:r w:rsidRPr="3208D4E5">
        <w:rPr>
          <w:rFonts w:eastAsia="Arial" w:cs="Arial"/>
          <w:color w:val="000000" w:themeColor="text1"/>
        </w:rPr>
        <w:t>We implemented NN-LMM</w:t>
      </w:r>
      <w:r w:rsidRPr="439F5E4A">
        <w:rPr>
          <w:rFonts w:eastAsia="Arial" w:cs="Arial"/>
          <w:color w:val="000000" w:themeColor="text1"/>
        </w:rPr>
        <w:t>,</w:t>
      </w:r>
      <w:r w:rsidRPr="3208D4E5">
        <w:rPr>
          <w:rFonts w:eastAsia="Arial" w:cs="Arial"/>
          <w:color w:val="000000" w:themeColor="text1"/>
        </w:rPr>
        <w:t xml:space="preserve"> as proposed by Zhao et al. (2022), to investigate whether incorporating transcriptomic data as an intermediate layer could improve genomic prediction. In this approach, the relationship from genotypes to transcriptome is assumed linear and </w:t>
      </w:r>
      <w:proofErr w:type="spellStart"/>
      <w:r w:rsidRPr="3208D4E5">
        <w:rPr>
          <w:rFonts w:eastAsia="Arial" w:cs="Arial"/>
          <w:color w:val="000000" w:themeColor="text1"/>
        </w:rPr>
        <w:t>modeled</w:t>
      </w:r>
      <w:proofErr w:type="spellEnd"/>
      <w:r w:rsidRPr="3208D4E5">
        <w:rPr>
          <w:rFonts w:eastAsia="Arial" w:cs="Arial"/>
          <w:color w:val="000000" w:themeColor="text1"/>
        </w:rPr>
        <w:t xml:space="preserve"> via a linear mixed model to </w:t>
      </w:r>
      <w:r w:rsidRPr="3208D4E5">
        <w:rPr>
          <w:rFonts w:eastAsia="Arial" w:cs="Arial"/>
          <w:color w:val="000000" w:themeColor="text1"/>
        </w:rPr>
        <w:lastRenderedPageBreak/>
        <w:t xml:space="preserve">estimate marker effects while the relationship from transcriptomic features to phenotypes is </w:t>
      </w:r>
      <w:proofErr w:type="spellStart"/>
      <w:r w:rsidRPr="3208D4E5">
        <w:rPr>
          <w:rFonts w:eastAsia="Arial" w:cs="Arial"/>
          <w:color w:val="000000" w:themeColor="text1"/>
        </w:rPr>
        <w:t>modeled</w:t>
      </w:r>
      <w:proofErr w:type="spellEnd"/>
      <w:r w:rsidRPr="3208D4E5">
        <w:rPr>
          <w:rFonts w:eastAsia="Arial" w:cs="Arial"/>
          <w:color w:val="000000" w:themeColor="text1"/>
        </w:rPr>
        <w:t xml:space="preserve"> non-linearly using an activation function, enabling the network to capture complex patterns</w:t>
      </w:r>
      <w:r w:rsidRPr="3208D4E5">
        <w:rPr>
          <w:rFonts w:eastAsia="Arial" w:cs="Arial"/>
          <w:color w:val="000000" w:themeColor="text1"/>
          <w:highlight w:val="yellow"/>
        </w:rPr>
        <w:t xml:space="preserve">. Specifically, </w:t>
      </w:r>
      <w:proofErr w:type="spellStart"/>
      <w:r w:rsidRPr="3208D4E5">
        <w:rPr>
          <w:rFonts w:eastAsia="Arial" w:cs="Arial"/>
          <w:color w:val="000000" w:themeColor="text1"/>
          <w:highlight w:val="yellow"/>
        </w:rPr>
        <w:t>BayesC</w:t>
      </w:r>
      <w:proofErr w:type="spellEnd"/>
      <w:r w:rsidRPr="3208D4E5">
        <w:rPr>
          <w:rFonts w:eastAsia="Arial" w:cs="Arial"/>
          <w:color w:val="000000" w:themeColor="text1"/>
          <w:highlight w:val="yellow"/>
        </w:rPr>
        <w:t xml:space="preserve"> was used to model the linear genotype-to-transcriptome effects, and the hyperbolic tangent (tanh) function was applied to model the non-linear transcriptome-to-phenotype relationship; tanh is preferred for its zero-</w:t>
      </w:r>
      <w:proofErr w:type="spellStart"/>
      <w:r w:rsidRPr="3208D4E5">
        <w:rPr>
          <w:rFonts w:eastAsia="Arial" w:cs="Arial"/>
          <w:color w:val="000000" w:themeColor="text1"/>
          <w:highlight w:val="yellow"/>
        </w:rPr>
        <w:t>centered</w:t>
      </w:r>
      <w:proofErr w:type="spellEnd"/>
      <w:r w:rsidRPr="3208D4E5">
        <w:rPr>
          <w:rFonts w:eastAsia="Arial" w:cs="Arial"/>
          <w:color w:val="000000" w:themeColor="text1"/>
          <w:highlight w:val="yellow"/>
        </w:rPr>
        <w:t xml:space="preserve"> output and stronger gradient which facilitates faster and more stable training. NN-</w:t>
      </w:r>
      <w:proofErr w:type="spellStart"/>
      <w:r w:rsidRPr="3208D4E5">
        <w:rPr>
          <w:rFonts w:eastAsia="Arial" w:cs="Arial"/>
          <w:color w:val="000000" w:themeColor="text1"/>
          <w:highlight w:val="yellow"/>
        </w:rPr>
        <w:t>BayesC</w:t>
      </w:r>
      <w:proofErr w:type="spellEnd"/>
      <w:r w:rsidRPr="3208D4E5">
        <w:rPr>
          <w:rFonts w:eastAsia="Arial" w:cs="Arial"/>
          <w:color w:val="000000" w:themeColor="text1"/>
          <w:highlight w:val="yellow"/>
        </w:rPr>
        <w:t xml:space="preserve"> model integrates a single hidden-layer neural network with a linear mixed model framework. The hidden layer captures potential nonlinear relationships between input features (SNPs and intermediate transcriptomic features) and the phenotype, while the input-to-hidden weights are estimated under </w:t>
      </w:r>
      <w:proofErr w:type="spellStart"/>
      <w:r w:rsidRPr="3208D4E5">
        <w:rPr>
          <w:rFonts w:eastAsia="Arial" w:cs="Arial"/>
          <w:color w:val="000000" w:themeColor="text1"/>
          <w:highlight w:val="yellow"/>
        </w:rPr>
        <w:t>BayesC</w:t>
      </w:r>
      <w:proofErr w:type="spellEnd"/>
      <w:r w:rsidRPr="3208D4E5">
        <w:rPr>
          <w:rFonts w:eastAsia="Arial" w:cs="Arial"/>
          <w:color w:val="000000" w:themeColor="text1"/>
          <w:highlight w:val="yellow"/>
        </w:rPr>
        <w:t xml:space="preserve"> priors. </w:t>
      </w:r>
    </w:p>
    <w:p w14:paraId="3A2BBE44" w14:textId="3F8A6530" w:rsidR="67782304" w:rsidRDefault="67782304" w:rsidP="3208D4E5">
      <w:pPr>
        <w:rPr>
          <w:rFonts w:eastAsia="Arial" w:cs="Arial"/>
          <w:color w:val="000000" w:themeColor="text1"/>
        </w:rPr>
      </w:pPr>
      <w:r w:rsidRPr="3208D4E5">
        <w:rPr>
          <w:rFonts w:eastAsia="Arial" w:cs="Arial"/>
          <w:color w:val="000000" w:themeColor="text1"/>
        </w:rPr>
        <w:t xml:space="preserve">Following Zhao et al. (2022) the regulation network for phenotype of observation </w:t>
      </w:r>
      <w:del w:id="5" w:author="Piles, Miriam" w:date="2025-11-04T10:00:00Z" w16du:dateUtc="2025-11-04T09:00:00Z">
        <w:r w:rsidR="58CED3B3" w:rsidDel="00152ABC">
          <w:rPr>
            <w:noProof/>
          </w:rPr>
          <w:drawing>
            <wp:inline distT="0" distB="0" distL="0" distR="0" wp14:anchorId="0F37DDC9" wp14:editId="66AB7A45">
              <wp:extent cx="47625" cy="371475"/>
              <wp:effectExtent l="0" t="0" r="0" b="0"/>
              <wp:docPr id="744969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9116" name=""/>
                      <pic:cNvPicPr/>
                    </pic:nvPicPr>
                    <pic:blipFill>
                      <a:blip r:embed="rId19">
                        <a:extLst>
                          <a:ext uri="{28A0092B-C50C-407E-A947-70E740481C1C}">
                            <a14:useLocalDpi xmlns:a14="http://schemas.microsoft.com/office/drawing/2010/main"/>
                          </a:ext>
                        </a:extLst>
                      </a:blip>
                      <a:stretch>
                        <a:fillRect/>
                      </a:stretch>
                    </pic:blipFill>
                    <pic:spPr>
                      <a:xfrm>
                        <a:off x="0" y="0"/>
                        <a:ext cx="47625" cy="371475"/>
                      </a:xfrm>
                      <a:prstGeom prst="rect">
                        <a:avLst/>
                      </a:prstGeom>
                    </pic:spPr>
                  </pic:pic>
                </a:graphicData>
              </a:graphic>
            </wp:inline>
          </w:drawing>
        </w:r>
        <w:r w:rsidRPr="3208D4E5" w:rsidDel="00152ABC">
          <w:rPr>
            <w:rFonts w:eastAsia="Arial" w:cs="Arial"/>
            <w:color w:val="000000" w:themeColor="text1"/>
          </w:rPr>
          <w:delText xml:space="preserve"> </w:delText>
        </w:r>
      </w:del>
      <w:r w:rsidRPr="3208D4E5">
        <w:rPr>
          <w:rFonts w:eastAsia="Arial" w:cs="Arial"/>
          <w:color w:val="000000" w:themeColor="text1"/>
        </w:rPr>
        <w:t>is defined in two steps:</w:t>
      </w:r>
    </w:p>
    <w:p w14:paraId="448F0E46" w14:textId="1195DFD0" w:rsidR="142EEFD2" w:rsidRDefault="142EEFD2" w:rsidP="142EEFD2">
      <w:pPr>
        <w:rPr>
          <w:rFonts w:eastAsiaTheme="minorEastAsia" w:cs="Arial"/>
          <w:color w:val="000000" w:themeColor="text1"/>
        </w:rPr>
      </w:pPr>
    </w:p>
    <w:p w14:paraId="6314EF8F" w14:textId="77777777" w:rsidR="00074535" w:rsidRPr="00B250A0" w:rsidRDefault="00074535" w:rsidP="00074535">
      <w:pPr>
        <w:rPr>
          <w:rFonts w:eastAsiaTheme="minorEastAsia" w:cs="Arial"/>
          <w:i/>
          <w:iCs/>
          <w:color w:val="000000" w:themeColor="text1"/>
          <w:szCs w:val="24"/>
          <w:u w:val="single"/>
        </w:rPr>
      </w:pPr>
      <w:r w:rsidRPr="00B250A0">
        <w:rPr>
          <w:rFonts w:eastAsiaTheme="minorEastAsia" w:cs="Arial"/>
          <w:i/>
          <w:iCs/>
          <w:color w:val="000000" w:themeColor="text1"/>
          <w:szCs w:val="24"/>
          <w:u w:val="single"/>
        </w:rPr>
        <w:t>First Step: From input layer (genotypes) to middle layer (gene expression levels)</w:t>
      </w:r>
    </w:p>
    <w:p w14:paraId="35372009" w14:textId="5A584231" w:rsidR="00074535" w:rsidRPr="00B250A0" w:rsidRDefault="00000000" w:rsidP="3208D4E5">
      <w:pPr>
        <w:rPr>
          <w:rFonts w:eastAsiaTheme="minorEastAsia" w:cs="Arial"/>
          <w:color w:val="000000" w:themeColor="text1"/>
        </w:rPr>
      </w:pP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z</m:t>
            </m:r>
          </m:e>
          <m:sub>
            <m:r>
              <w:rPr>
                <w:rFonts w:ascii="Cambria Math" w:eastAsiaTheme="minorEastAsia" w:hAnsi="Cambria Math" w:cs="Arial"/>
                <w:color w:val="000000" w:themeColor="text1"/>
                <w:szCs w:val="24"/>
              </w:rPr>
              <m:t>i,j</m:t>
            </m:r>
          </m:sub>
        </m:sSub>
      </m:oMath>
      <w:r w:rsidR="00074535" w:rsidRPr="3208D4E5">
        <w:rPr>
          <w:rFonts w:eastAsiaTheme="minorEastAsia" w:cs="Arial"/>
          <w:color w:val="000000" w:themeColor="text1"/>
        </w:rPr>
        <w:t>=</w:t>
      </w:r>
      <m:oMath>
        <m:sSubSup>
          <m:sSubSupPr>
            <m:ctrlPr>
              <w:rPr>
                <w:rFonts w:ascii="Cambria Math" w:eastAsiaTheme="minorEastAsia" w:hAnsi="Cambria Math" w:cs="Arial"/>
                <w:i/>
                <w:color w:val="000000" w:themeColor="text1"/>
                <w:szCs w:val="24"/>
              </w:rPr>
            </m:ctrlPr>
          </m:sSubSupPr>
          <m:e>
            <m:r>
              <w:rPr>
                <w:rFonts w:ascii="Cambria Math" w:eastAsiaTheme="minorEastAsia" w:hAnsi="Cambria Math" w:cs="Arial"/>
                <w:color w:val="000000" w:themeColor="text1"/>
                <w:szCs w:val="24"/>
              </w:rPr>
              <m:t>μ</m:t>
            </m:r>
          </m:e>
          <m:sub>
            <m:r>
              <w:rPr>
                <w:rFonts w:ascii="Cambria Math" w:eastAsiaTheme="minorEastAsia" w:hAnsi="Cambria Math" w:cs="Arial"/>
                <w:color w:val="000000" w:themeColor="text1"/>
                <w:szCs w:val="24"/>
              </w:rPr>
              <m:t>j</m:t>
            </m:r>
          </m:sub>
          <m:sup>
            <m:r>
              <w:rPr>
                <w:rFonts w:ascii="Cambria Math" w:eastAsiaTheme="minorEastAsia" w:hAnsi="Cambria Math" w:cs="Arial"/>
                <w:color w:val="000000" w:themeColor="text1"/>
                <w:szCs w:val="24"/>
              </w:rPr>
              <m:t>(0)</m:t>
            </m:r>
          </m:sup>
        </m:sSubSup>
        <m:r>
          <w:rPr>
            <w:rFonts w:ascii="Cambria Math" w:eastAsiaTheme="minorEastAsia" w:hAnsi="Cambria Math" w:cs="Arial"/>
            <w:color w:val="000000" w:themeColor="text1"/>
            <w:szCs w:val="24"/>
          </w:rPr>
          <m:t>+</m:t>
        </m:r>
        <m:nary>
          <m:naryPr>
            <m:chr m:val="∑"/>
            <m:limLoc m:val="subSup"/>
            <m:ctrlPr>
              <w:rPr>
                <w:rFonts w:ascii="Cambria Math" w:eastAsiaTheme="minorEastAsia" w:hAnsi="Cambria Math" w:cs="Arial"/>
                <w:i/>
                <w:color w:val="000000" w:themeColor="text1"/>
                <w:szCs w:val="24"/>
              </w:rPr>
            </m:ctrlPr>
          </m:naryPr>
          <m:sub>
            <m:r>
              <w:rPr>
                <w:rFonts w:ascii="Cambria Math" w:eastAsiaTheme="minorEastAsia" w:hAnsi="Cambria Math" w:cs="Arial"/>
                <w:color w:val="000000" w:themeColor="text1"/>
                <w:szCs w:val="24"/>
              </w:rPr>
              <m:t>m=1</m:t>
            </m:r>
          </m:sub>
          <m:sup>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l</m:t>
                </m:r>
              </m:e>
              <m:sub>
                <m:r>
                  <w:rPr>
                    <w:rFonts w:ascii="Cambria Math" w:eastAsiaTheme="minorEastAsia" w:hAnsi="Cambria Math" w:cs="Arial"/>
                    <w:color w:val="000000" w:themeColor="text1"/>
                    <w:szCs w:val="24"/>
                  </w:rPr>
                  <m:t>0</m:t>
                </m:r>
              </m:sub>
            </m:sSub>
          </m:sup>
          <m:e>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x</m:t>
                </m:r>
              </m:e>
              <m:sub>
                <m:r>
                  <w:rPr>
                    <w:rFonts w:ascii="Cambria Math" w:eastAsiaTheme="minorEastAsia" w:hAnsi="Cambria Math" w:cs="Arial"/>
                    <w:color w:val="000000" w:themeColor="text1"/>
                    <w:szCs w:val="24"/>
                  </w:rPr>
                  <m:t>i,m</m:t>
                </m:r>
              </m:sub>
            </m:sSub>
            <m:sSubSup>
              <m:sSubSupPr>
                <m:ctrlPr>
                  <w:rPr>
                    <w:rFonts w:ascii="Cambria Math" w:eastAsiaTheme="minorEastAsia" w:hAnsi="Cambria Math" w:cs="Arial"/>
                    <w:i/>
                    <w:color w:val="000000" w:themeColor="text1"/>
                    <w:szCs w:val="24"/>
                  </w:rPr>
                </m:ctrlPr>
              </m:sSubSupPr>
              <m:e>
                <m:r>
                  <w:rPr>
                    <w:rFonts w:ascii="Cambria Math" w:eastAsiaTheme="minorEastAsia" w:hAnsi="Cambria Math" w:cs="Arial"/>
                    <w:color w:val="000000" w:themeColor="text1"/>
                    <w:szCs w:val="24"/>
                  </w:rPr>
                  <m:t>w</m:t>
                </m:r>
              </m:e>
              <m:sub>
                <m:r>
                  <w:rPr>
                    <w:rFonts w:ascii="Cambria Math" w:eastAsiaTheme="minorEastAsia" w:hAnsi="Cambria Math" w:cs="Arial"/>
                    <w:color w:val="000000" w:themeColor="text1"/>
                    <w:szCs w:val="24"/>
                  </w:rPr>
                  <m:t>j,m</m:t>
                </m:r>
              </m:sub>
              <m:sup>
                <m:r>
                  <w:rPr>
                    <w:rFonts w:ascii="Cambria Math" w:eastAsiaTheme="minorEastAsia" w:hAnsi="Cambria Math" w:cs="Arial"/>
                    <w:color w:val="000000" w:themeColor="text1"/>
                    <w:szCs w:val="24"/>
                  </w:rPr>
                  <m:t>(0)</m:t>
                </m:r>
              </m:sup>
            </m:sSubSup>
          </m:e>
        </m:nary>
        <m:r>
          <w:rPr>
            <w:rFonts w:ascii="Cambria Math" w:eastAsiaTheme="minorEastAsia" w:hAnsi="Cambria Math" w:cs="Arial"/>
            <w:color w:val="000000" w:themeColor="text1"/>
            <w:szCs w:val="24"/>
          </w:rPr>
          <m:t>+</m:t>
        </m:r>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ε</m:t>
            </m:r>
          </m:e>
          <m:sub>
            <m:r>
              <w:rPr>
                <w:rFonts w:ascii="Cambria Math" w:eastAsiaTheme="minorEastAsia" w:hAnsi="Cambria Math" w:cs="Arial"/>
                <w:color w:val="000000" w:themeColor="text1"/>
                <w:szCs w:val="24"/>
              </w:rPr>
              <m:t>i,j</m:t>
            </m:r>
          </m:sub>
        </m:sSub>
      </m:oMath>
      <w:r w:rsidR="00074535" w:rsidRPr="3208D4E5">
        <w:rPr>
          <w:rFonts w:eastAsiaTheme="minorEastAsia" w:cs="Arial"/>
          <w:color w:val="000000" w:themeColor="text1"/>
        </w:rPr>
        <w:t xml:space="preserve"> </w:t>
      </w:r>
      <w:r w:rsidR="7C833D1B" w:rsidRPr="2E2CAA47">
        <w:rPr>
          <w:rFonts w:eastAsiaTheme="minorEastAsia" w:cs="Arial"/>
          <w:color w:val="000000" w:themeColor="text1"/>
        </w:rPr>
        <w:t>,</w:t>
      </w:r>
      <w:r w:rsidR="00074535" w:rsidRPr="3208D4E5">
        <w:rPr>
          <w:rFonts w:eastAsiaTheme="minorEastAsia" w:cs="Arial"/>
          <w:color w:val="000000" w:themeColor="text1"/>
        </w:rPr>
        <w:t xml:space="preserve">                                                                   </w:t>
      </w:r>
      <w:r w:rsidR="002C0F45" w:rsidRPr="3208D4E5">
        <w:rPr>
          <w:rFonts w:eastAsiaTheme="minorEastAsia" w:cs="Arial"/>
          <w:color w:val="000000" w:themeColor="text1"/>
        </w:rPr>
        <w:t xml:space="preserve">     </w:t>
      </w:r>
      <w:r w:rsidR="00074535" w:rsidRPr="3208D4E5">
        <w:rPr>
          <w:rFonts w:eastAsiaTheme="minorEastAsia" w:cs="Arial"/>
          <w:color w:val="000000" w:themeColor="text1"/>
        </w:rPr>
        <w:t xml:space="preserve"> (</w:t>
      </w:r>
      <w:r w:rsidR="002C0F45" w:rsidRPr="3208D4E5">
        <w:rPr>
          <w:rFonts w:eastAsiaTheme="minorEastAsia" w:cs="Arial"/>
          <w:color w:val="000000" w:themeColor="text1"/>
        </w:rPr>
        <w:t>6</w:t>
      </w:r>
      <w:r w:rsidR="00074535" w:rsidRPr="3208D4E5">
        <w:rPr>
          <w:rFonts w:eastAsiaTheme="minorEastAsia" w:cs="Arial"/>
          <w:color w:val="000000" w:themeColor="text1"/>
        </w:rPr>
        <w:t>)</w:t>
      </w:r>
    </w:p>
    <w:p w14:paraId="1207A5EF" w14:textId="4E290E4A" w:rsidR="39B949D7" w:rsidRDefault="39B949D7" w:rsidP="3268091D">
      <w:pPr>
        <w:rPr>
          <w:rFonts w:eastAsia="Arial" w:cs="Arial"/>
          <w:color w:val="000000" w:themeColor="text1"/>
        </w:rPr>
      </w:pPr>
      <w:r w:rsidRPr="3208D4E5">
        <w:rPr>
          <w:rFonts w:eastAsia="Arial" w:cs="Arial"/>
          <w:color w:val="000000" w:themeColor="text1"/>
        </w:rPr>
        <w:t xml:space="preserve">Where </w:t>
      </w:r>
      <w:r>
        <w:rPr>
          <w:noProof/>
        </w:rPr>
        <w:drawing>
          <wp:inline distT="0" distB="0" distL="0" distR="0" wp14:anchorId="28A2D9C4" wp14:editId="53A32245">
            <wp:extent cx="200025" cy="371475"/>
            <wp:effectExtent l="0" t="0" r="0" b="0"/>
            <wp:docPr id="2048761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61529" name=""/>
                    <pic:cNvPicPr/>
                  </pic:nvPicPr>
                  <pic:blipFill>
                    <a:blip r:embed="rId20">
                      <a:extLst>
                        <a:ext uri="{28A0092B-C50C-407E-A947-70E740481C1C}">
                          <a14:useLocalDpi xmlns:a14="http://schemas.microsoft.com/office/drawing/2010/main" val="0"/>
                        </a:ext>
                      </a:extLst>
                    </a:blip>
                    <a:stretch>
                      <a:fillRect/>
                    </a:stretch>
                  </pic:blipFill>
                  <pic:spPr>
                    <a:xfrm>
                      <a:off x="0" y="0"/>
                      <a:ext cx="200025" cy="371475"/>
                    </a:xfrm>
                    <a:prstGeom prst="rect">
                      <a:avLst/>
                    </a:prstGeom>
                  </pic:spPr>
                </pic:pic>
              </a:graphicData>
            </a:graphic>
          </wp:inline>
        </w:drawing>
      </w:r>
      <w:r w:rsidRPr="3208D4E5">
        <w:rPr>
          <w:rFonts w:eastAsia="Arial" w:cs="Arial"/>
          <w:color w:val="000000" w:themeColor="text1"/>
        </w:rPr>
        <w:t xml:space="preserve"> is the j-</w:t>
      </w:r>
      <w:proofErr w:type="spellStart"/>
      <w:r w:rsidRPr="3208D4E5">
        <w:rPr>
          <w:rFonts w:eastAsia="Arial" w:cs="Arial"/>
          <w:color w:val="000000" w:themeColor="text1"/>
        </w:rPr>
        <w:t>th</w:t>
      </w:r>
      <w:proofErr w:type="spellEnd"/>
      <w:r w:rsidRPr="3208D4E5">
        <w:rPr>
          <w:rFonts w:eastAsia="Arial" w:cs="Arial"/>
          <w:color w:val="000000" w:themeColor="text1"/>
        </w:rPr>
        <w:t xml:space="preserve"> gene expression feature for observation </w:t>
      </w:r>
      <w:r>
        <w:rPr>
          <w:noProof/>
        </w:rPr>
        <w:drawing>
          <wp:inline distT="0" distB="0" distL="0" distR="0" wp14:anchorId="0A1CE104" wp14:editId="75435850">
            <wp:extent cx="47625" cy="352425"/>
            <wp:effectExtent l="0" t="0" r="0" b="0"/>
            <wp:docPr id="1435969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69690" name=""/>
                    <pic:cNvPicPr/>
                  </pic:nvPicPr>
                  <pic:blipFill>
                    <a:blip r:embed="rId19">
                      <a:extLst>
                        <a:ext uri="{28A0092B-C50C-407E-A947-70E740481C1C}">
                          <a14:useLocalDpi xmlns:a14="http://schemas.microsoft.com/office/drawing/2010/main" val="0"/>
                        </a:ext>
                      </a:extLst>
                    </a:blip>
                    <a:stretch>
                      <a:fillRect/>
                    </a:stretch>
                  </pic:blipFill>
                  <pic:spPr>
                    <a:xfrm>
                      <a:off x="0" y="0"/>
                      <a:ext cx="47625" cy="352425"/>
                    </a:xfrm>
                    <a:prstGeom prst="rect">
                      <a:avLst/>
                    </a:prstGeom>
                  </pic:spPr>
                </pic:pic>
              </a:graphicData>
            </a:graphic>
          </wp:inline>
        </w:drawing>
      </w:r>
      <w:r w:rsidRPr="3208D4E5">
        <w:rPr>
          <w:rFonts w:eastAsia="Arial" w:cs="Arial"/>
          <w:color w:val="000000" w:themeColor="text1"/>
        </w:rPr>
        <w:t xml:space="preserve">, </w:t>
      </w:r>
      <w:r>
        <w:rPr>
          <w:noProof/>
        </w:rPr>
        <w:drawing>
          <wp:inline distT="0" distB="0" distL="0" distR="0" wp14:anchorId="4608F982" wp14:editId="0C4E0BA1">
            <wp:extent cx="247650" cy="428625"/>
            <wp:effectExtent l="0" t="0" r="0" b="0"/>
            <wp:docPr id="5594309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30987" name=""/>
                    <pic:cNvPicPr/>
                  </pic:nvPicPr>
                  <pic:blipFill>
                    <a:blip r:embed="rId21">
                      <a:extLst>
                        <a:ext uri="{28A0092B-C50C-407E-A947-70E740481C1C}">
                          <a14:useLocalDpi xmlns:a14="http://schemas.microsoft.com/office/drawing/2010/main" val="0"/>
                        </a:ext>
                      </a:extLst>
                    </a:blip>
                    <a:stretch>
                      <a:fillRect/>
                    </a:stretch>
                  </pic:blipFill>
                  <pic:spPr>
                    <a:xfrm>
                      <a:off x="0" y="0"/>
                      <a:ext cx="247650" cy="428625"/>
                    </a:xfrm>
                    <a:prstGeom prst="rect">
                      <a:avLst/>
                    </a:prstGeom>
                  </pic:spPr>
                </pic:pic>
              </a:graphicData>
            </a:graphic>
          </wp:inline>
        </w:drawing>
      </w:r>
      <w:r w:rsidRPr="3208D4E5">
        <w:rPr>
          <w:rFonts w:eastAsia="Arial" w:cs="Arial"/>
          <w:color w:val="000000" w:themeColor="text1"/>
        </w:rPr>
        <w:t xml:space="preserve"> is the overall mean for the feature </w:t>
      </w:r>
      <w:r>
        <w:rPr>
          <w:noProof/>
        </w:rPr>
        <w:drawing>
          <wp:inline distT="0" distB="0" distL="0" distR="0" wp14:anchorId="31F7CB0A" wp14:editId="2E8BA44E">
            <wp:extent cx="57150" cy="352425"/>
            <wp:effectExtent l="0" t="0" r="0" b="0"/>
            <wp:docPr id="279150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50976" name=""/>
                    <pic:cNvPicPr/>
                  </pic:nvPicPr>
                  <pic:blipFill>
                    <a:blip r:embed="rId22">
                      <a:extLst>
                        <a:ext uri="{28A0092B-C50C-407E-A947-70E740481C1C}">
                          <a14:useLocalDpi xmlns:a14="http://schemas.microsoft.com/office/drawing/2010/main" val="0"/>
                        </a:ext>
                      </a:extLst>
                    </a:blip>
                    <a:stretch>
                      <a:fillRect/>
                    </a:stretch>
                  </pic:blipFill>
                  <pic:spPr>
                    <a:xfrm>
                      <a:off x="0" y="0"/>
                      <a:ext cx="57150" cy="352425"/>
                    </a:xfrm>
                    <a:prstGeom prst="rect">
                      <a:avLst/>
                    </a:prstGeom>
                  </pic:spPr>
                </pic:pic>
              </a:graphicData>
            </a:graphic>
          </wp:inline>
        </w:drawing>
      </w:r>
      <w:r w:rsidRPr="3208D4E5">
        <w:rPr>
          <w:rFonts w:eastAsia="Arial" w:cs="Arial"/>
          <w:color w:val="000000" w:themeColor="text1"/>
        </w:rPr>
        <w:t xml:space="preserve">, </w:t>
      </w:r>
      <w:r>
        <w:rPr>
          <w:noProof/>
        </w:rPr>
        <w:drawing>
          <wp:inline distT="0" distB="0" distL="0" distR="0" wp14:anchorId="24241741" wp14:editId="7D76D03D">
            <wp:extent cx="257175" cy="371475"/>
            <wp:effectExtent l="0" t="0" r="0" b="0"/>
            <wp:docPr id="1341638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805" name=""/>
                    <pic:cNvPicPr/>
                  </pic:nvPicPr>
                  <pic:blipFill>
                    <a:blip r:embed="rId23">
                      <a:extLst>
                        <a:ext uri="{28A0092B-C50C-407E-A947-70E740481C1C}">
                          <a14:useLocalDpi xmlns:a14="http://schemas.microsoft.com/office/drawing/2010/main" val="0"/>
                        </a:ext>
                      </a:extLst>
                    </a:blip>
                    <a:stretch>
                      <a:fillRect/>
                    </a:stretch>
                  </pic:blipFill>
                  <pic:spPr>
                    <a:xfrm>
                      <a:off x="0" y="0"/>
                      <a:ext cx="257175" cy="371475"/>
                    </a:xfrm>
                    <a:prstGeom prst="rect">
                      <a:avLst/>
                    </a:prstGeom>
                  </pic:spPr>
                </pic:pic>
              </a:graphicData>
            </a:graphic>
          </wp:inline>
        </w:drawing>
      </w:r>
      <w:r w:rsidRPr="3208D4E5">
        <w:rPr>
          <w:rFonts w:eastAsia="Arial" w:cs="Arial"/>
          <w:color w:val="000000" w:themeColor="text1"/>
        </w:rPr>
        <w:t xml:space="preserve"> is the genotypic value at locus m, </w:t>
      </w:r>
      <w:r>
        <w:rPr>
          <w:noProof/>
        </w:rPr>
        <w:drawing>
          <wp:inline distT="0" distB="0" distL="0" distR="0" wp14:anchorId="1B6A17E6" wp14:editId="22F12E64">
            <wp:extent cx="276225" cy="428625"/>
            <wp:effectExtent l="0" t="0" r="0" b="0"/>
            <wp:docPr id="2066144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44819" name=""/>
                    <pic:cNvPicPr/>
                  </pic:nvPicPr>
                  <pic:blipFill>
                    <a:blip r:embed="rId24">
                      <a:extLst>
                        <a:ext uri="{28A0092B-C50C-407E-A947-70E740481C1C}">
                          <a14:useLocalDpi xmlns:a14="http://schemas.microsoft.com/office/drawing/2010/main" val="0"/>
                        </a:ext>
                      </a:extLst>
                    </a:blip>
                    <a:stretch>
                      <a:fillRect/>
                    </a:stretch>
                  </pic:blipFill>
                  <pic:spPr>
                    <a:xfrm>
                      <a:off x="0" y="0"/>
                      <a:ext cx="276225" cy="428625"/>
                    </a:xfrm>
                    <a:prstGeom prst="rect">
                      <a:avLst/>
                    </a:prstGeom>
                  </pic:spPr>
                </pic:pic>
              </a:graphicData>
            </a:graphic>
          </wp:inline>
        </w:drawing>
      </w:r>
      <w:r w:rsidRPr="3208D4E5">
        <w:rPr>
          <w:rFonts w:eastAsia="Arial" w:cs="Arial"/>
          <w:color w:val="000000" w:themeColor="text1"/>
        </w:rPr>
        <w:t xml:space="preserve"> is the marker effects of locus </w:t>
      </w:r>
      <w:r>
        <w:rPr>
          <w:noProof/>
        </w:rPr>
        <w:drawing>
          <wp:inline distT="0" distB="0" distL="0" distR="0" wp14:anchorId="27DE4807" wp14:editId="316F5951">
            <wp:extent cx="133350" cy="352425"/>
            <wp:effectExtent l="0" t="0" r="0" b="0"/>
            <wp:docPr id="1560116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6683" name=""/>
                    <pic:cNvPicPr/>
                  </pic:nvPicPr>
                  <pic:blipFill>
                    <a:blip r:embed="rId25">
                      <a:extLst>
                        <a:ext uri="{28A0092B-C50C-407E-A947-70E740481C1C}">
                          <a14:useLocalDpi xmlns:a14="http://schemas.microsoft.com/office/drawing/2010/main" val="0"/>
                        </a:ext>
                      </a:extLst>
                    </a:blip>
                    <a:stretch>
                      <a:fillRect/>
                    </a:stretch>
                  </pic:blipFill>
                  <pic:spPr>
                    <a:xfrm>
                      <a:off x="0" y="0"/>
                      <a:ext cx="133350" cy="352425"/>
                    </a:xfrm>
                    <a:prstGeom prst="rect">
                      <a:avLst/>
                    </a:prstGeom>
                  </pic:spPr>
                </pic:pic>
              </a:graphicData>
            </a:graphic>
          </wp:inline>
        </w:drawing>
      </w:r>
      <w:r w:rsidRPr="3208D4E5">
        <w:rPr>
          <w:rFonts w:eastAsia="Arial" w:cs="Arial"/>
          <w:color w:val="000000" w:themeColor="text1"/>
        </w:rPr>
        <w:t xml:space="preserve"> on feature </w:t>
      </w:r>
      <w:r>
        <w:rPr>
          <w:noProof/>
        </w:rPr>
        <w:drawing>
          <wp:inline distT="0" distB="0" distL="0" distR="0" wp14:anchorId="3A458EEE" wp14:editId="6F7AB0D6">
            <wp:extent cx="57150" cy="352425"/>
            <wp:effectExtent l="0" t="0" r="0" b="0"/>
            <wp:docPr id="14346181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18151" name=""/>
                    <pic:cNvPicPr/>
                  </pic:nvPicPr>
                  <pic:blipFill>
                    <a:blip r:embed="rId22">
                      <a:extLst>
                        <a:ext uri="{28A0092B-C50C-407E-A947-70E740481C1C}">
                          <a14:useLocalDpi xmlns:a14="http://schemas.microsoft.com/office/drawing/2010/main" val="0"/>
                        </a:ext>
                      </a:extLst>
                    </a:blip>
                    <a:stretch>
                      <a:fillRect/>
                    </a:stretch>
                  </pic:blipFill>
                  <pic:spPr>
                    <a:xfrm>
                      <a:off x="0" y="0"/>
                      <a:ext cx="57150" cy="352425"/>
                    </a:xfrm>
                    <a:prstGeom prst="rect">
                      <a:avLst/>
                    </a:prstGeom>
                  </pic:spPr>
                </pic:pic>
              </a:graphicData>
            </a:graphic>
          </wp:inline>
        </w:drawing>
      </w:r>
      <w:r w:rsidRPr="3208D4E5">
        <w:rPr>
          <w:rFonts w:eastAsia="Arial" w:cs="Arial"/>
          <w:color w:val="000000" w:themeColor="text1"/>
        </w:rPr>
        <w:t xml:space="preserve">, and </w:t>
      </w:r>
      <w:r>
        <w:rPr>
          <w:noProof/>
        </w:rPr>
        <w:drawing>
          <wp:inline distT="0" distB="0" distL="0" distR="0" wp14:anchorId="7068F10B" wp14:editId="5BB557D5">
            <wp:extent cx="190500" cy="371475"/>
            <wp:effectExtent l="0" t="0" r="0" b="0"/>
            <wp:docPr id="7752544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4470" name=""/>
                    <pic:cNvPicPr/>
                  </pic:nvPicPr>
                  <pic:blipFill>
                    <a:blip r:embed="rId26">
                      <a:extLst>
                        <a:ext uri="{28A0092B-C50C-407E-A947-70E740481C1C}">
                          <a14:useLocalDpi xmlns:a14="http://schemas.microsoft.com/office/drawing/2010/main" val="0"/>
                        </a:ext>
                      </a:extLst>
                    </a:blip>
                    <a:stretch>
                      <a:fillRect/>
                    </a:stretch>
                  </pic:blipFill>
                  <pic:spPr>
                    <a:xfrm>
                      <a:off x="0" y="0"/>
                      <a:ext cx="190500" cy="371475"/>
                    </a:xfrm>
                    <a:prstGeom prst="rect">
                      <a:avLst/>
                    </a:prstGeom>
                  </pic:spPr>
                </pic:pic>
              </a:graphicData>
            </a:graphic>
          </wp:inline>
        </w:drawing>
      </w:r>
      <w:r w:rsidRPr="3208D4E5">
        <w:rPr>
          <w:rFonts w:eastAsia="Arial" w:cs="Arial"/>
          <w:color w:val="000000" w:themeColor="text1"/>
        </w:rPr>
        <w:t xml:space="preserve"> is the random residual. In this step, the </w:t>
      </w:r>
      <w:r w:rsidRPr="3208D4E5">
        <w:rPr>
          <w:rFonts w:eastAsia="Arial" w:cs="Arial"/>
          <w:color w:val="000000" w:themeColor="text1"/>
        </w:rPr>
        <w:lastRenderedPageBreak/>
        <w:t xml:space="preserve">SNP effects </w:t>
      </w:r>
      <w:r>
        <w:rPr>
          <w:noProof/>
        </w:rPr>
        <w:drawing>
          <wp:inline distT="0" distB="0" distL="0" distR="0" wp14:anchorId="2294E515" wp14:editId="12C59F8E">
            <wp:extent cx="276225" cy="428625"/>
            <wp:effectExtent l="0" t="0" r="0" b="0"/>
            <wp:docPr id="16148487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8718" name=""/>
                    <pic:cNvPicPr/>
                  </pic:nvPicPr>
                  <pic:blipFill>
                    <a:blip r:embed="rId24">
                      <a:extLst>
                        <a:ext uri="{28A0092B-C50C-407E-A947-70E740481C1C}">
                          <a14:useLocalDpi xmlns:a14="http://schemas.microsoft.com/office/drawing/2010/main" val="0"/>
                        </a:ext>
                      </a:extLst>
                    </a:blip>
                    <a:stretch>
                      <a:fillRect/>
                    </a:stretch>
                  </pic:blipFill>
                  <pic:spPr>
                    <a:xfrm>
                      <a:off x="0" y="0"/>
                      <a:ext cx="276225" cy="428625"/>
                    </a:xfrm>
                    <a:prstGeom prst="rect">
                      <a:avLst/>
                    </a:prstGeom>
                  </pic:spPr>
                </pic:pic>
              </a:graphicData>
            </a:graphic>
          </wp:inline>
        </w:drawing>
      </w:r>
      <w:r w:rsidRPr="3208D4E5">
        <w:rPr>
          <w:rFonts w:eastAsia="Arial" w:cs="Arial"/>
          <w:color w:val="000000" w:themeColor="text1"/>
        </w:rPr>
        <w:t xml:space="preserve"> are estimated using </w:t>
      </w:r>
      <w:proofErr w:type="spellStart"/>
      <w:r w:rsidRPr="3208D4E5">
        <w:rPr>
          <w:rFonts w:eastAsia="Arial" w:cs="Arial"/>
          <w:color w:val="000000" w:themeColor="text1"/>
        </w:rPr>
        <w:t>BayesC</w:t>
      </w:r>
      <w:proofErr w:type="spellEnd"/>
      <w:r w:rsidRPr="3208D4E5">
        <w:rPr>
          <w:rFonts w:eastAsia="Arial" w:cs="Arial"/>
          <w:color w:val="000000" w:themeColor="text1"/>
        </w:rPr>
        <w:t xml:space="preserve">, similar to standard </w:t>
      </w:r>
      <w:proofErr w:type="spellStart"/>
      <w:r w:rsidRPr="3208D4E5">
        <w:rPr>
          <w:rFonts w:eastAsia="Arial" w:cs="Arial"/>
          <w:color w:val="000000" w:themeColor="text1"/>
        </w:rPr>
        <w:t>BayesC</w:t>
      </w:r>
      <w:proofErr w:type="spellEnd"/>
      <w:r w:rsidRPr="3208D4E5">
        <w:rPr>
          <w:rFonts w:eastAsia="Arial" w:cs="Arial"/>
          <w:color w:val="000000" w:themeColor="text1"/>
        </w:rPr>
        <w:t xml:space="preserve"> </w:t>
      </w:r>
      <w:proofErr w:type="spellStart"/>
      <w:r w:rsidRPr="3208D4E5">
        <w:rPr>
          <w:rFonts w:eastAsia="Arial" w:cs="Arial"/>
          <w:color w:val="000000" w:themeColor="text1"/>
        </w:rPr>
        <w:t>molel</w:t>
      </w:r>
      <w:proofErr w:type="spellEnd"/>
      <w:r w:rsidRPr="3208D4E5">
        <w:rPr>
          <w:rFonts w:eastAsia="Arial" w:cs="Arial"/>
          <w:color w:val="000000" w:themeColor="text1"/>
        </w:rPr>
        <w:t xml:space="preserve">. The superscript </w:t>
      </w:r>
      <w:r>
        <w:rPr>
          <w:noProof/>
        </w:rPr>
        <w:drawing>
          <wp:inline distT="0" distB="0" distL="0" distR="0" wp14:anchorId="7C6F4BDD" wp14:editId="58D83061">
            <wp:extent cx="209550" cy="352425"/>
            <wp:effectExtent l="0" t="0" r="0" b="0"/>
            <wp:docPr id="1853445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5311" name=""/>
                    <pic:cNvPicPr/>
                  </pic:nvPicPr>
                  <pic:blipFill>
                    <a:blip r:embed="rId27">
                      <a:extLst>
                        <a:ext uri="{28A0092B-C50C-407E-A947-70E740481C1C}">
                          <a14:useLocalDpi xmlns:a14="http://schemas.microsoft.com/office/drawing/2010/main" val="0"/>
                        </a:ext>
                      </a:extLst>
                    </a:blip>
                    <a:stretch>
                      <a:fillRect/>
                    </a:stretch>
                  </pic:blipFill>
                  <pic:spPr>
                    <a:xfrm>
                      <a:off x="0" y="0"/>
                      <a:ext cx="209550" cy="352425"/>
                    </a:xfrm>
                    <a:prstGeom prst="rect">
                      <a:avLst/>
                    </a:prstGeom>
                  </pic:spPr>
                </pic:pic>
              </a:graphicData>
            </a:graphic>
          </wp:inline>
        </w:drawing>
      </w:r>
      <w:r w:rsidRPr="3208D4E5">
        <w:rPr>
          <w:rFonts w:eastAsia="Arial" w:cs="Arial"/>
          <w:color w:val="000000" w:themeColor="text1"/>
        </w:rPr>
        <w:t xml:space="preserve"> denotes the input layer.</w:t>
      </w:r>
    </w:p>
    <w:p w14:paraId="0FCA1E2E" w14:textId="6ED72D0A" w:rsidR="142EEFD2" w:rsidRDefault="142EEFD2" w:rsidP="142EEFD2">
      <w:pPr>
        <w:rPr>
          <w:rFonts w:eastAsiaTheme="minorEastAsia" w:cs="Arial"/>
          <w:color w:val="000000" w:themeColor="text1"/>
        </w:rPr>
      </w:pPr>
    </w:p>
    <w:p w14:paraId="62D6ABD2" w14:textId="5ABA4138" w:rsidR="00074535" w:rsidRPr="00B250A0" w:rsidRDefault="00074535" w:rsidP="00074535">
      <w:pPr>
        <w:rPr>
          <w:rFonts w:eastAsiaTheme="minorEastAsia" w:cs="Arial"/>
          <w:i/>
          <w:color w:val="000000" w:themeColor="text1"/>
          <w:u w:val="single"/>
        </w:rPr>
      </w:pPr>
      <w:r w:rsidRPr="142EEFD2">
        <w:rPr>
          <w:rFonts w:eastAsiaTheme="minorEastAsia" w:cs="Arial"/>
          <w:i/>
          <w:color w:val="000000" w:themeColor="text1"/>
          <w:u w:val="single"/>
        </w:rPr>
        <w:t>Second Step: From middle layer (gene expression levels) to output layer (</w:t>
      </w:r>
      <w:r w:rsidRPr="142EEFD2">
        <w:rPr>
          <w:rFonts w:eastAsiaTheme="minorEastAsia" w:cs="Arial"/>
          <w:i/>
          <w:iCs/>
          <w:color w:val="000000" w:themeColor="text1"/>
          <w:u w:val="single"/>
        </w:rPr>
        <w:t>phenotype</w:t>
      </w:r>
      <w:r w:rsidRPr="142EEFD2">
        <w:rPr>
          <w:rFonts w:eastAsiaTheme="minorEastAsia" w:cs="Arial"/>
          <w:i/>
          <w:color w:val="000000" w:themeColor="text1"/>
          <w:u w:val="single"/>
        </w:rPr>
        <w:t>)</w:t>
      </w:r>
    </w:p>
    <w:p w14:paraId="608A7FBD" w14:textId="682D87F5" w:rsidR="00074535" w:rsidRPr="00B250A0" w:rsidRDefault="00074535" w:rsidP="00074535">
      <w:pPr>
        <w:rPr>
          <w:rFonts w:eastAsiaTheme="minorEastAsia" w:cs="Arial"/>
          <w:color w:val="000000" w:themeColor="text1"/>
          <w:szCs w:val="24"/>
        </w:rPr>
      </w:pPr>
      <w:r w:rsidRPr="00B250A0">
        <w:rPr>
          <w:rFonts w:eastAsiaTheme="minorEastAsia" w:cs="Arial"/>
          <w:color w:val="000000" w:themeColor="text1"/>
          <w:szCs w:val="24"/>
        </w:rPr>
        <w:t xml:space="preserve">The output of </w:t>
      </w:r>
      <w:r w:rsidR="005B52F6">
        <w:rPr>
          <w:rFonts w:eastAsiaTheme="minorEastAsia" w:cs="Arial"/>
          <w:color w:val="000000" w:themeColor="text1"/>
          <w:szCs w:val="24"/>
        </w:rPr>
        <w:t>equation</w:t>
      </w:r>
      <w:r w:rsidRPr="00B250A0">
        <w:rPr>
          <w:rFonts w:eastAsiaTheme="minorEastAsia" w:cs="Arial"/>
          <w:color w:val="000000" w:themeColor="text1"/>
          <w:szCs w:val="24"/>
        </w:rPr>
        <w:t xml:space="preserve"> (</w:t>
      </w:r>
      <w:r w:rsidR="00780900" w:rsidRPr="00B250A0">
        <w:rPr>
          <w:rFonts w:eastAsiaTheme="minorEastAsia" w:cs="Arial"/>
          <w:color w:val="000000" w:themeColor="text1"/>
          <w:szCs w:val="24"/>
        </w:rPr>
        <w:t>6</w:t>
      </w:r>
      <w:r w:rsidRPr="00B250A0">
        <w:rPr>
          <w:rFonts w:eastAsiaTheme="minorEastAsia" w:cs="Arial"/>
          <w:color w:val="000000" w:themeColor="text1"/>
          <w:szCs w:val="24"/>
        </w:rPr>
        <w:t>) is the input for the activation function as below:</w:t>
      </w:r>
    </w:p>
    <w:p w14:paraId="3C535771" w14:textId="271E1D56" w:rsidR="00074535" w:rsidRPr="00B250A0" w:rsidRDefault="00074535" w:rsidP="00074535">
      <w:pPr>
        <w:rPr>
          <w:rFonts w:cs="Arial"/>
          <w:color w:val="000000" w:themeColor="text1"/>
        </w:rPr>
      </w:pPr>
      <w:r w:rsidRPr="142EEFD2">
        <w:rPr>
          <w:rFonts w:eastAsiaTheme="minorEastAsia" w:cs="Arial"/>
          <w:color w:val="000000" w:themeColor="text1"/>
        </w:rPr>
        <w:t xml:space="preserv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y</m:t>
            </m:r>
          </m:e>
          <m:sub>
            <m:r>
              <w:rPr>
                <w:rFonts w:ascii="Cambria Math" w:eastAsiaTheme="minorEastAsia" w:hAnsi="Cambria Math" w:cs="Arial"/>
                <w:color w:val="000000" w:themeColor="text1"/>
                <w:szCs w:val="24"/>
              </w:rPr>
              <m:t>i</m:t>
            </m:r>
          </m:sub>
        </m:sSub>
        <m:r>
          <w:rPr>
            <w:rFonts w:ascii="Cambria Math" w:eastAsiaTheme="minorEastAsia" w:hAnsi="Cambria Math" w:cs="Arial"/>
            <w:color w:val="000000" w:themeColor="text1"/>
            <w:szCs w:val="24"/>
          </w:rPr>
          <m:t>=</m:t>
        </m:r>
        <m:sSup>
          <m:sSupPr>
            <m:ctrlPr>
              <w:rPr>
                <w:rFonts w:ascii="Cambria Math" w:eastAsiaTheme="minorEastAsia" w:hAnsi="Cambria Math" w:cs="Arial"/>
                <w:i/>
                <w:color w:val="000000" w:themeColor="text1"/>
                <w:szCs w:val="24"/>
              </w:rPr>
            </m:ctrlPr>
          </m:sSupPr>
          <m:e>
            <m:r>
              <w:rPr>
                <w:rFonts w:ascii="Cambria Math" w:eastAsiaTheme="minorEastAsia" w:hAnsi="Cambria Math" w:cs="Arial"/>
                <w:color w:val="000000" w:themeColor="text1"/>
                <w:szCs w:val="24"/>
              </w:rPr>
              <m:t>μ</m:t>
            </m:r>
          </m:e>
          <m:sup>
            <m:r>
              <w:rPr>
                <w:rFonts w:ascii="Cambria Math" w:eastAsiaTheme="minorEastAsia" w:hAnsi="Cambria Math" w:cs="Arial"/>
                <w:color w:val="000000" w:themeColor="text1"/>
                <w:szCs w:val="24"/>
              </w:rPr>
              <m:t>(1)</m:t>
            </m:r>
          </m:sup>
        </m:sSup>
      </m:oMath>
      <w:r w:rsidRPr="142EEFD2">
        <w:rPr>
          <w:rFonts w:eastAsiaTheme="minorEastAsia" w:cs="Arial"/>
          <w:color w:val="000000" w:themeColor="text1"/>
        </w:rPr>
        <w:t xml:space="preserve"> +</w:t>
      </w:r>
      <m:oMath>
        <m:nary>
          <m:naryPr>
            <m:chr m:val="∑"/>
            <m:limLoc m:val="subSup"/>
            <m:ctrlPr>
              <w:rPr>
                <w:rFonts w:ascii="Cambria Math" w:eastAsiaTheme="minorEastAsia" w:hAnsi="Cambria Math" w:cs="Arial"/>
                <w:i/>
                <w:color w:val="000000" w:themeColor="text1"/>
                <w:szCs w:val="24"/>
              </w:rPr>
            </m:ctrlPr>
          </m:naryPr>
          <m:sub>
            <m:r>
              <w:rPr>
                <w:rFonts w:ascii="Cambria Math" w:eastAsiaTheme="minorEastAsia" w:hAnsi="Cambria Math" w:cs="Arial"/>
                <w:color w:val="000000" w:themeColor="text1"/>
                <w:szCs w:val="24"/>
              </w:rPr>
              <m:t>j=1</m:t>
            </m:r>
          </m:sub>
          <m:sup>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l</m:t>
                </m:r>
              </m:e>
              <m:sub>
                <m:r>
                  <w:rPr>
                    <w:rFonts w:ascii="Cambria Math" w:eastAsiaTheme="minorEastAsia" w:hAnsi="Cambria Math" w:cs="Arial"/>
                    <w:color w:val="000000" w:themeColor="text1"/>
                    <w:szCs w:val="24"/>
                  </w:rPr>
                  <m:t>1</m:t>
                </m:r>
              </m:sub>
            </m:sSub>
          </m:sup>
          <m:e>
            <m:sSubSup>
              <m:sSubSupPr>
                <m:ctrlPr>
                  <w:rPr>
                    <w:rFonts w:ascii="Cambria Math" w:eastAsiaTheme="minorEastAsia" w:hAnsi="Cambria Math" w:cs="Arial"/>
                    <w:i/>
                    <w:color w:val="000000" w:themeColor="text1"/>
                    <w:szCs w:val="24"/>
                  </w:rPr>
                </m:ctrlPr>
              </m:sSubSupPr>
              <m:e>
                <m:r>
                  <w:rPr>
                    <w:rFonts w:ascii="Cambria Math" w:eastAsiaTheme="minorEastAsia" w:hAnsi="Cambria Math" w:cs="Arial"/>
                    <w:color w:val="000000" w:themeColor="text1"/>
                    <w:szCs w:val="24"/>
                  </w:rPr>
                  <m:t>w</m:t>
                </m:r>
              </m:e>
              <m:sub>
                <m:r>
                  <w:rPr>
                    <w:rFonts w:ascii="Cambria Math" w:eastAsiaTheme="minorEastAsia" w:hAnsi="Cambria Math" w:cs="Arial"/>
                    <w:color w:val="000000" w:themeColor="text1"/>
                    <w:szCs w:val="24"/>
                  </w:rPr>
                  <m:t>j</m:t>
                </m:r>
              </m:sub>
              <m:sup>
                <m:r>
                  <w:rPr>
                    <w:rFonts w:ascii="Cambria Math" w:eastAsiaTheme="minorEastAsia" w:hAnsi="Cambria Math" w:cs="Arial"/>
                    <w:color w:val="000000" w:themeColor="text1"/>
                    <w:szCs w:val="24"/>
                  </w:rPr>
                  <m:t>(1)</m:t>
                </m:r>
              </m:sup>
            </m:sSubSup>
            <m:r>
              <w:rPr>
                <w:rFonts w:ascii="Cambria Math" w:eastAsiaTheme="minorEastAsia" w:hAnsi="Cambria Math" w:cs="Arial"/>
                <w:color w:val="000000" w:themeColor="text1"/>
                <w:szCs w:val="24"/>
              </w:rPr>
              <m:t>g</m:t>
            </m:r>
            <m:d>
              <m:dPr>
                <m:ctrlPr>
                  <w:rPr>
                    <w:rFonts w:ascii="Cambria Math" w:eastAsiaTheme="minorEastAsia" w:hAnsi="Cambria Math" w:cs="Arial"/>
                    <w:i/>
                    <w:color w:val="000000" w:themeColor="text1"/>
                    <w:szCs w:val="24"/>
                  </w:rPr>
                </m:ctrlPr>
              </m:dPr>
              <m:e>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z</m:t>
                    </m:r>
                  </m:e>
                  <m:sub>
                    <m:r>
                      <w:rPr>
                        <w:rFonts w:ascii="Cambria Math" w:eastAsiaTheme="minorEastAsia" w:hAnsi="Cambria Math" w:cs="Arial"/>
                        <w:color w:val="000000" w:themeColor="text1"/>
                        <w:szCs w:val="24"/>
                      </w:rPr>
                      <m:t>i,j</m:t>
                    </m:r>
                  </m:sub>
                </m:sSub>
              </m:e>
            </m:d>
          </m:e>
        </m:nary>
        <m:r>
          <w:rPr>
            <w:rFonts w:ascii="Cambria Math" w:eastAsiaTheme="minorEastAsia" w:hAnsi="Cambria Math" w:cs="Arial"/>
            <w:color w:val="000000" w:themeColor="text1"/>
            <w:szCs w:val="24"/>
          </w:rPr>
          <m:t>+</m:t>
        </m:r>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e</m:t>
            </m:r>
          </m:e>
          <m:sub>
            <m:r>
              <w:rPr>
                <w:rFonts w:ascii="Cambria Math" w:eastAsiaTheme="minorEastAsia" w:hAnsi="Cambria Math" w:cs="Arial"/>
                <w:color w:val="000000" w:themeColor="text1"/>
                <w:szCs w:val="24"/>
              </w:rPr>
              <m:t>i</m:t>
            </m:r>
          </m:sub>
        </m:sSub>
      </m:oMath>
      <w:r w:rsidRPr="142EEFD2">
        <w:rPr>
          <w:rFonts w:eastAsiaTheme="minorEastAsia" w:cs="Arial"/>
          <w:color w:val="000000" w:themeColor="text1"/>
        </w:rPr>
        <w:t>,                                                                           (</w:t>
      </w:r>
      <w:r w:rsidR="002C0F45" w:rsidRPr="142EEFD2">
        <w:rPr>
          <w:rFonts w:eastAsiaTheme="minorEastAsia" w:cs="Arial"/>
          <w:color w:val="000000" w:themeColor="text1"/>
        </w:rPr>
        <w:t>7</w:t>
      </w:r>
      <w:r w:rsidRPr="142EEFD2">
        <w:rPr>
          <w:rFonts w:eastAsiaTheme="minorEastAsia" w:cs="Arial"/>
          <w:color w:val="000000" w:themeColor="text1"/>
        </w:rPr>
        <w:t>)</w:t>
      </w:r>
    </w:p>
    <w:p w14:paraId="28E5AC6E" w14:textId="0D03827F" w:rsidR="3FB7EFC9" w:rsidRDefault="3FB7EFC9" w:rsidP="142EEFD2">
      <w:r w:rsidRPr="3268091D">
        <w:rPr>
          <w:rFonts w:eastAsia="Arial" w:cs="Arial"/>
          <w:color w:val="000000" w:themeColor="text1"/>
        </w:rPr>
        <w:t xml:space="preserve">Where </w:t>
      </w:r>
      <w:r>
        <w:rPr>
          <w:noProof/>
        </w:rPr>
        <w:drawing>
          <wp:inline distT="0" distB="0" distL="0" distR="0" wp14:anchorId="6B293D16" wp14:editId="043C795E">
            <wp:extent cx="123825" cy="352425"/>
            <wp:effectExtent l="0" t="0" r="0" b="0"/>
            <wp:docPr id="2098192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92181" name=""/>
                    <pic:cNvPicPr/>
                  </pic:nvPicPr>
                  <pic:blipFill>
                    <a:blip r:embed="rId28">
                      <a:extLst>
                        <a:ext uri="{28A0092B-C50C-407E-A947-70E740481C1C}">
                          <a14:useLocalDpi xmlns:a14="http://schemas.microsoft.com/office/drawing/2010/main" val="0"/>
                        </a:ext>
                      </a:extLst>
                    </a:blip>
                    <a:stretch>
                      <a:fillRect/>
                    </a:stretch>
                  </pic:blipFill>
                  <pic:spPr>
                    <a:xfrm>
                      <a:off x="0" y="0"/>
                      <a:ext cx="123825" cy="352425"/>
                    </a:xfrm>
                    <a:prstGeom prst="rect">
                      <a:avLst/>
                    </a:prstGeom>
                  </pic:spPr>
                </pic:pic>
              </a:graphicData>
            </a:graphic>
          </wp:inline>
        </w:drawing>
      </w:r>
      <w:r w:rsidRPr="3268091D">
        <w:rPr>
          <w:rFonts w:eastAsia="Arial" w:cs="Arial"/>
          <w:color w:val="000000" w:themeColor="text1"/>
        </w:rPr>
        <w:t xml:space="preserve"> is the adjusted phenotypic value for observation </w:t>
      </w:r>
      <w:r>
        <w:rPr>
          <w:noProof/>
        </w:rPr>
        <w:drawing>
          <wp:inline distT="0" distB="0" distL="0" distR="0" wp14:anchorId="2A34DE19" wp14:editId="4E3BD29B">
            <wp:extent cx="47625" cy="352425"/>
            <wp:effectExtent l="0" t="0" r="0" b="0"/>
            <wp:docPr id="16476388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8892" name=""/>
                    <pic:cNvPicPr/>
                  </pic:nvPicPr>
                  <pic:blipFill>
                    <a:blip r:embed="rId19">
                      <a:extLst>
                        <a:ext uri="{28A0092B-C50C-407E-A947-70E740481C1C}">
                          <a14:useLocalDpi xmlns:a14="http://schemas.microsoft.com/office/drawing/2010/main" val="0"/>
                        </a:ext>
                      </a:extLst>
                    </a:blip>
                    <a:stretch>
                      <a:fillRect/>
                    </a:stretch>
                  </pic:blipFill>
                  <pic:spPr>
                    <a:xfrm>
                      <a:off x="0" y="0"/>
                      <a:ext cx="47625" cy="352425"/>
                    </a:xfrm>
                    <a:prstGeom prst="rect">
                      <a:avLst/>
                    </a:prstGeom>
                  </pic:spPr>
                </pic:pic>
              </a:graphicData>
            </a:graphic>
          </wp:inline>
        </w:drawing>
      </w:r>
      <w:r w:rsidRPr="3268091D">
        <w:rPr>
          <w:rFonts w:eastAsia="Arial" w:cs="Arial"/>
          <w:color w:val="000000" w:themeColor="text1"/>
        </w:rPr>
        <w:t xml:space="preserve">, </w:t>
      </w:r>
      <w:r>
        <w:rPr>
          <w:noProof/>
        </w:rPr>
        <w:drawing>
          <wp:inline distT="0" distB="0" distL="0" distR="0" wp14:anchorId="23E92031" wp14:editId="64419A1E">
            <wp:extent cx="257175" cy="371475"/>
            <wp:effectExtent l="0" t="0" r="0" b="0"/>
            <wp:docPr id="2087072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72430" name=""/>
                    <pic:cNvPicPr/>
                  </pic:nvPicPr>
                  <pic:blipFill>
                    <a:blip r:embed="rId29">
                      <a:extLst>
                        <a:ext uri="{28A0092B-C50C-407E-A947-70E740481C1C}">
                          <a14:useLocalDpi xmlns:a14="http://schemas.microsoft.com/office/drawing/2010/main" val="0"/>
                        </a:ext>
                      </a:extLst>
                    </a:blip>
                    <a:stretch>
                      <a:fillRect/>
                    </a:stretch>
                  </pic:blipFill>
                  <pic:spPr>
                    <a:xfrm>
                      <a:off x="0" y="0"/>
                      <a:ext cx="257175" cy="371475"/>
                    </a:xfrm>
                    <a:prstGeom prst="rect">
                      <a:avLst/>
                    </a:prstGeom>
                  </pic:spPr>
                </pic:pic>
              </a:graphicData>
            </a:graphic>
          </wp:inline>
        </w:drawing>
      </w:r>
      <w:r w:rsidRPr="3268091D">
        <w:rPr>
          <w:rFonts w:eastAsia="Arial" w:cs="Arial"/>
          <w:color w:val="000000" w:themeColor="text1"/>
        </w:rPr>
        <w:t xml:space="preserve"> is the overall mean, </w:t>
      </w:r>
      <w:r w:rsidRPr="3268091D">
        <w:rPr>
          <w:rFonts w:ascii="Cambria Math" w:eastAsia="Cambria Math" w:hAnsi="Cambria Math" w:cs="Cambria Math"/>
          <w:color w:val="000000" w:themeColor="text1"/>
        </w:rPr>
        <w:t>g(.)</w:t>
      </w:r>
      <w:r w:rsidRPr="3268091D">
        <w:rPr>
          <w:rFonts w:ascii="Cambria Math" w:eastAsia="Cambria Math" w:hAnsi="Cambria Math" w:cs="Cambria Math"/>
          <w:i/>
          <w:iCs/>
          <w:color w:val="000000" w:themeColor="text1"/>
        </w:rPr>
        <w:t xml:space="preserve"> </w:t>
      </w:r>
      <w:r w:rsidRPr="3268091D">
        <w:rPr>
          <w:rFonts w:eastAsia="Arial" w:cs="Arial"/>
          <w:color w:val="000000" w:themeColor="text1"/>
        </w:rPr>
        <w:t xml:space="preserve">is the activation function (here tanh), </w:t>
      </w:r>
      <w:r>
        <w:rPr>
          <w:noProof/>
        </w:rPr>
        <w:drawing>
          <wp:inline distT="0" distB="0" distL="0" distR="0" wp14:anchorId="03C7CE05" wp14:editId="1D49A3F4">
            <wp:extent cx="276225" cy="428625"/>
            <wp:effectExtent l="0" t="0" r="0" b="0"/>
            <wp:docPr id="658576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6877" name=""/>
                    <pic:cNvPicPr/>
                  </pic:nvPicPr>
                  <pic:blipFill>
                    <a:blip r:embed="rId30">
                      <a:extLst>
                        <a:ext uri="{28A0092B-C50C-407E-A947-70E740481C1C}">
                          <a14:useLocalDpi xmlns:a14="http://schemas.microsoft.com/office/drawing/2010/main" val="0"/>
                        </a:ext>
                      </a:extLst>
                    </a:blip>
                    <a:stretch>
                      <a:fillRect/>
                    </a:stretch>
                  </pic:blipFill>
                  <pic:spPr>
                    <a:xfrm>
                      <a:off x="0" y="0"/>
                      <a:ext cx="276225" cy="428625"/>
                    </a:xfrm>
                    <a:prstGeom prst="rect">
                      <a:avLst/>
                    </a:prstGeom>
                  </pic:spPr>
                </pic:pic>
              </a:graphicData>
            </a:graphic>
          </wp:inline>
        </w:drawing>
      </w:r>
      <w:r w:rsidRPr="3268091D">
        <w:rPr>
          <w:rFonts w:eastAsia="Arial" w:cs="Arial"/>
          <w:color w:val="000000" w:themeColor="text1"/>
        </w:rPr>
        <w:t xml:space="preserve"> is the effect of </w:t>
      </w:r>
      <w:r>
        <w:rPr>
          <w:noProof/>
        </w:rPr>
        <w:drawing>
          <wp:inline distT="0" distB="0" distL="0" distR="0" wp14:anchorId="32980B0F" wp14:editId="0D946EC1">
            <wp:extent cx="428625" cy="390525"/>
            <wp:effectExtent l="0" t="0" r="0" b="0"/>
            <wp:docPr id="162764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42672" name=""/>
                    <pic:cNvPicPr/>
                  </pic:nvPicPr>
                  <pic:blipFill>
                    <a:blip r:embed="rId31">
                      <a:extLst>
                        <a:ext uri="{28A0092B-C50C-407E-A947-70E740481C1C}">
                          <a14:useLocalDpi xmlns:a14="http://schemas.microsoft.com/office/drawing/2010/main" val="0"/>
                        </a:ext>
                      </a:extLst>
                    </a:blip>
                    <a:stretch>
                      <a:fillRect/>
                    </a:stretch>
                  </pic:blipFill>
                  <pic:spPr>
                    <a:xfrm>
                      <a:off x="0" y="0"/>
                      <a:ext cx="428625" cy="390525"/>
                    </a:xfrm>
                    <a:prstGeom prst="rect">
                      <a:avLst/>
                    </a:prstGeom>
                  </pic:spPr>
                </pic:pic>
              </a:graphicData>
            </a:graphic>
          </wp:inline>
        </w:drawing>
      </w:r>
      <w:r w:rsidRPr="3268091D">
        <w:rPr>
          <w:rFonts w:eastAsia="Arial" w:cs="Arial"/>
          <w:color w:val="000000" w:themeColor="text1"/>
        </w:rPr>
        <w:t xml:space="preserve"> on </w:t>
      </w:r>
      <w:r>
        <w:rPr>
          <w:noProof/>
        </w:rPr>
        <w:drawing>
          <wp:inline distT="0" distB="0" distL="0" distR="0" wp14:anchorId="6B50A564" wp14:editId="27FCECBF">
            <wp:extent cx="123825" cy="352425"/>
            <wp:effectExtent l="0" t="0" r="0" b="0"/>
            <wp:docPr id="1002660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60919" name=""/>
                    <pic:cNvPicPr/>
                  </pic:nvPicPr>
                  <pic:blipFill>
                    <a:blip r:embed="rId28">
                      <a:extLst>
                        <a:ext uri="{28A0092B-C50C-407E-A947-70E740481C1C}">
                          <a14:useLocalDpi xmlns:a14="http://schemas.microsoft.com/office/drawing/2010/main" val="0"/>
                        </a:ext>
                      </a:extLst>
                    </a:blip>
                    <a:stretch>
                      <a:fillRect/>
                    </a:stretch>
                  </pic:blipFill>
                  <pic:spPr>
                    <a:xfrm>
                      <a:off x="0" y="0"/>
                      <a:ext cx="123825" cy="352425"/>
                    </a:xfrm>
                    <a:prstGeom prst="rect">
                      <a:avLst/>
                    </a:prstGeom>
                  </pic:spPr>
                </pic:pic>
              </a:graphicData>
            </a:graphic>
          </wp:inline>
        </w:drawing>
      </w:r>
      <w:r w:rsidRPr="3268091D">
        <w:rPr>
          <w:rFonts w:eastAsia="Arial" w:cs="Arial"/>
          <w:color w:val="000000" w:themeColor="text1"/>
        </w:rPr>
        <w:t xml:space="preserve"> and </w:t>
      </w:r>
      <w:r>
        <w:rPr>
          <w:noProof/>
        </w:rPr>
        <w:drawing>
          <wp:inline distT="0" distB="0" distL="0" distR="0" wp14:anchorId="49DCD081" wp14:editId="1D8B132F">
            <wp:extent cx="123825" cy="352425"/>
            <wp:effectExtent l="0" t="0" r="0" b="0"/>
            <wp:docPr id="19357035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3503" name=""/>
                    <pic:cNvPicPr/>
                  </pic:nvPicPr>
                  <pic:blipFill>
                    <a:blip r:embed="rId32">
                      <a:extLst>
                        <a:ext uri="{28A0092B-C50C-407E-A947-70E740481C1C}">
                          <a14:useLocalDpi xmlns:a14="http://schemas.microsoft.com/office/drawing/2010/main" val="0"/>
                        </a:ext>
                      </a:extLst>
                    </a:blip>
                    <a:stretch>
                      <a:fillRect/>
                    </a:stretch>
                  </pic:blipFill>
                  <pic:spPr>
                    <a:xfrm>
                      <a:off x="0" y="0"/>
                      <a:ext cx="123825" cy="352425"/>
                    </a:xfrm>
                    <a:prstGeom prst="rect">
                      <a:avLst/>
                    </a:prstGeom>
                  </pic:spPr>
                </pic:pic>
              </a:graphicData>
            </a:graphic>
          </wp:inline>
        </w:drawing>
      </w:r>
      <w:r w:rsidRPr="3268091D">
        <w:rPr>
          <w:rFonts w:eastAsia="Arial" w:cs="Arial"/>
          <w:color w:val="000000" w:themeColor="text1"/>
        </w:rPr>
        <w:t xml:space="preserve"> is the residual. The superscript (1) refers to the intermediate layer. The weights </w:t>
      </w:r>
      <w:r>
        <w:rPr>
          <w:noProof/>
        </w:rPr>
        <w:drawing>
          <wp:inline distT="0" distB="0" distL="0" distR="0" wp14:anchorId="64D8D5ED" wp14:editId="4B03D2D0">
            <wp:extent cx="276225" cy="428625"/>
            <wp:effectExtent l="0" t="0" r="0" b="0"/>
            <wp:docPr id="1351445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5199" name=""/>
                    <pic:cNvPicPr/>
                  </pic:nvPicPr>
                  <pic:blipFill>
                    <a:blip r:embed="rId30">
                      <a:extLst>
                        <a:ext uri="{28A0092B-C50C-407E-A947-70E740481C1C}">
                          <a14:useLocalDpi xmlns:a14="http://schemas.microsoft.com/office/drawing/2010/main" val="0"/>
                        </a:ext>
                      </a:extLst>
                    </a:blip>
                    <a:stretch>
                      <a:fillRect/>
                    </a:stretch>
                  </pic:blipFill>
                  <pic:spPr>
                    <a:xfrm>
                      <a:off x="0" y="0"/>
                      <a:ext cx="276225" cy="428625"/>
                    </a:xfrm>
                    <a:prstGeom prst="rect">
                      <a:avLst/>
                    </a:prstGeom>
                  </pic:spPr>
                </pic:pic>
              </a:graphicData>
            </a:graphic>
          </wp:inline>
        </w:drawing>
      </w:r>
      <w:r w:rsidRPr="3268091D">
        <w:rPr>
          <w:rFonts w:eastAsia="Arial" w:cs="Arial"/>
          <w:color w:val="000000" w:themeColor="text1"/>
        </w:rPr>
        <w:t xml:space="preserve"> are estimated in a Bayesian framework, with priors </w:t>
      </w:r>
      <w:r>
        <w:rPr>
          <w:noProof/>
        </w:rPr>
        <w:drawing>
          <wp:inline distT="0" distB="0" distL="0" distR="0" wp14:anchorId="6FAC2BA2" wp14:editId="05D4CEE6">
            <wp:extent cx="1076325" cy="428625"/>
            <wp:effectExtent l="0" t="0" r="0" b="0"/>
            <wp:docPr id="1694009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09416" name=""/>
                    <pic:cNvPicPr/>
                  </pic:nvPicPr>
                  <pic:blipFill>
                    <a:blip r:embed="rId33">
                      <a:extLst>
                        <a:ext uri="{28A0092B-C50C-407E-A947-70E740481C1C}">
                          <a14:useLocalDpi xmlns:a14="http://schemas.microsoft.com/office/drawing/2010/main" val="0"/>
                        </a:ext>
                      </a:extLst>
                    </a:blip>
                    <a:stretch>
                      <a:fillRect/>
                    </a:stretch>
                  </pic:blipFill>
                  <pic:spPr>
                    <a:xfrm>
                      <a:off x="0" y="0"/>
                      <a:ext cx="1076325" cy="428625"/>
                    </a:xfrm>
                    <a:prstGeom prst="rect">
                      <a:avLst/>
                    </a:prstGeom>
                  </pic:spPr>
                </pic:pic>
              </a:graphicData>
            </a:graphic>
          </wp:inline>
        </w:drawing>
      </w:r>
      <w:r w:rsidRPr="3268091D">
        <w:rPr>
          <w:rFonts w:eastAsia="Arial" w:cs="Arial"/>
          <w:color w:val="000000" w:themeColor="text1"/>
        </w:rPr>
        <w:t xml:space="preserve">.  </w:t>
      </w:r>
    </w:p>
    <w:p w14:paraId="173F4075" w14:textId="07270E5B" w:rsidR="3FB7EFC9" w:rsidRDefault="3FB7EFC9" w:rsidP="142EEFD2">
      <w:pPr>
        <w:rPr>
          <w:rFonts w:eastAsia="Arial" w:cs="Arial"/>
          <w:highlight w:val="yellow"/>
        </w:rPr>
      </w:pPr>
      <w:r w:rsidRPr="1DDCAA9C">
        <w:rPr>
          <w:rFonts w:eastAsia="Arial" w:cs="Arial"/>
          <w:color w:val="000000" w:themeColor="text1"/>
        </w:rPr>
        <w:t xml:space="preserve">Analogous to Bayesian linear models, NN-LMM was adapted to the different input strategies. When transcriptomic data are observed, the model integrates both levels of information: genetic effects on transcripts and transcript effects on phenotype with the observed </w:t>
      </w:r>
      <w:r>
        <w:rPr>
          <w:noProof/>
        </w:rPr>
        <w:drawing>
          <wp:inline distT="0" distB="0" distL="0" distR="0" wp14:anchorId="0D0E4ABD" wp14:editId="6398632F">
            <wp:extent cx="200025" cy="371475"/>
            <wp:effectExtent l="0" t="0" r="0" b="0"/>
            <wp:docPr id="145074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44583" name=""/>
                    <pic:cNvPicPr/>
                  </pic:nvPicPr>
                  <pic:blipFill>
                    <a:blip r:embed="rId20">
                      <a:extLst>
                        <a:ext uri="{28A0092B-C50C-407E-A947-70E740481C1C}">
                          <a14:useLocalDpi xmlns:a14="http://schemas.microsoft.com/office/drawing/2010/main" val="0"/>
                        </a:ext>
                      </a:extLst>
                    </a:blip>
                    <a:stretch>
                      <a:fillRect/>
                    </a:stretch>
                  </pic:blipFill>
                  <pic:spPr>
                    <a:xfrm>
                      <a:off x="0" y="0"/>
                      <a:ext cx="200025" cy="371475"/>
                    </a:xfrm>
                    <a:prstGeom prst="rect">
                      <a:avLst/>
                    </a:prstGeom>
                  </pic:spPr>
                </pic:pic>
              </a:graphicData>
            </a:graphic>
          </wp:inline>
        </w:drawing>
      </w:r>
      <w:r w:rsidRPr="1DDCAA9C">
        <w:rPr>
          <w:rFonts w:eastAsia="Arial" w:cs="Arial"/>
          <w:color w:val="000000" w:themeColor="text1"/>
        </w:rPr>
        <w:t xml:space="preserve"> used as inputs to the “Second Step”. When transcriptomic data unavailable, the intermediate layer (</w:t>
      </w:r>
      <w:r>
        <w:rPr>
          <w:noProof/>
        </w:rPr>
        <w:drawing>
          <wp:inline distT="0" distB="0" distL="0" distR="0" wp14:anchorId="643E7AED" wp14:editId="3D5FEAD9">
            <wp:extent cx="200025" cy="371475"/>
            <wp:effectExtent l="0" t="0" r="0" b="0"/>
            <wp:docPr id="727674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74588" name=""/>
                    <pic:cNvPicPr/>
                  </pic:nvPicPr>
                  <pic:blipFill>
                    <a:blip r:embed="rId20">
                      <a:extLst>
                        <a:ext uri="{28A0092B-C50C-407E-A947-70E740481C1C}">
                          <a14:useLocalDpi xmlns:a14="http://schemas.microsoft.com/office/drawing/2010/main" val="0"/>
                        </a:ext>
                      </a:extLst>
                    </a:blip>
                    <a:stretch>
                      <a:fillRect/>
                    </a:stretch>
                  </pic:blipFill>
                  <pic:spPr>
                    <a:xfrm>
                      <a:off x="0" y="0"/>
                      <a:ext cx="200025" cy="371475"/>
                    </a:xfrm>
                    <a:prstGeom prst="rect">
                      <a:avLst/>
                    </a:prstGeom>
                  </pic:spPr>
                </pic:pic>
              </a:graphicData>
            </a:graphic>
          </wp:inline>
        </w:drawing>
      </w:r>
      <w:r w:rsidRPr="1DDCAA9C">
        <w:rPr>
          <w:rFonts w:eastAsia="Arial" w:cs="Arial"/>
          <w:color w:val="000000" w:themeColor="text1"/>
        </w:rPr>
        <w:t xml:space="preserve">) is excluded from equation (7), and the model retains a hidden layer of artificial nodes that learn </w:t>
      </w:r>
      <w:r w:rsidRPr="1DDCAA9C">
        <w:rPr>
          <w:rFonts w:eastAsia="Arial" w:cs="Arial"/>
          <w:color w:val="000000" w:themeColor="text1"/>
        </w:rPr>
        <w:lastRenderedPageBreak/>
        <w:t xml:space="preserve">latent representations of genotypes. This simplified architecture connects genotypes to phenotypes through learned non-linear transformations, functioning as a conventional neural network with genotype inputs and phenotypic outputs. </w:t>
      </w:r>
      <w:r w:rsidRPr="1DDCAA9C">
        <w:rPr>
          <w:rFonts w:eastAsia="Arial" w:cs="Arial"/>
          <w:color w:val="000000" w:themeColor="text1"/>
          <w:highlight w:val="yellow"/>
        </w:rPr>
        <w:t>Regarding the model architecture, for the intermediate transcriptomic layer, the number of hidden nodes was set equal to the number of latent traits (i.e., the number of omics features used). For SNP-only input (no intermediate omics), the hidden layer was set to 10 nodes, following Zhao et al. (2021). Fig</w:t>
      </w:r>
      <w:r w:rsidR="595CB8E3" w:rsidRPr="1DDCAA9C">
        <w:rPr>
          <w:rFonts w:eastAsia="Arial" w:cs="Arial"/>
          <w:color w:val="000000" w:themeColor="text1"/>
          <w:highlight w:val="yellow"/>
        </w:rPr>
        <w:t>.</w:t>
      </w:r>
      <w:r w:rsidRPr="1DDCAA9C">
        <w:rPr>
          <w:rFonts w:eastAsia="Arial" w:cs="Arial"/>
          <w:color w:val="000000" w:themeColor="text1"/>
          <w:highlight w:val="yellow"/>
        </w:rPr>
        <w:t xml:space="preserve"> </w:t>
      </w:r>
      <w:r w:rsidR="50D43A1F" w:rsidRPr="2E2CAA47">
        <w:rPr>
          <w:rFonts w:eastAsia="Arial" w:cs="Arial"/>
          <w:color w:val="000000" w:themeColor="text1"/>
          <w:highlight w:val="yellow"/>
        </w:rPr>
        <w:t>2</w:t>
      </w:r>
      <w:r w:rsidRPr="1DDCAA9C">
        <w:rPr>
          <w:rFonts w:eastAsia="Arial" w:cs="Arial"/>
          <w:color w:val="000000" w:themeColor="text1"/>
          <w:highlight w:val="yellow"/>
        </w:rPr>
        <w:t xml:space="preserve"> illustrates the two neural network architectures implemented: Panel A shows the SNP-only model, with genotypes as the input layer, phenotypes as the output layer, and 10 hidden nodes in the middle layer. Panel B shows the full model integrating gene expression as an intermediate layer between genotypes and phenotypes.</w:t>
      </w:r>
      <w:r w:rsidRPr="1DDCAA9C">
        <w:rPr>
          <w:rFonts w:eastAsia="Arial" w:cs="Arial"/>
          <w:color w:val="000000" w:themeColor="text1"/>
        </w:rPr>
        <w:t xml:space="preserve">  </w:t>
      </w:r>
      <w:r w:rsidRPr="1DDCAA9C">
        <w:rPr>
          <w:rFonts w:eastAsia="Arial" w:cs="Arial"/>
          <w:color w:val="000000" w:themeColor="text1"/>
          <w:highlight w:val="yellow"/>
        </w:rPr>
        <w:t xml:space="preserve">In the NN-LMM with </w:t>
      </w:r>
      <w:r w:rsidR="46407D87" w:rsidRPr="2E2CAA47">
        <w:rPr>
          <w:rFonts w:eastAsia="Arial" w:cs="Arial"/>
          <w:color w:val="000000" w:themeColor="text1"/>
          <w:highlight w:val="yellow"/>
        </w:rPr>
        <w:t>a</w:t>
      </w:r>
      <w:r w:rsidRPr="1DDCAA9C">
        <w:rPr>
          <w:rFonts w:eastAsia="Arial" w:cs="Arial"/>
          <w:color w:val="000000" w:themeColor="text1"/>
          <w:highlight w:val="yellow"/>
        </w:rPr>
        <w:t xml:space="preserve"> </w:t>
      </w:r>
      <w:proofErr w:type="spellStart"/>
      <w:r w:rsidRPr="1DDCAA9C">
        <w:rPr>
          <w:rFonts w:eastAsia="Arial" w:cs="Arial"/>
          <w:color w:val="000000" w:themeColor="text1"/>
          <w:highlight w:val="yellow"/>
        </w:rPr>
        <w:t>tanh</w:t>
      </w:r>
      <w:proofErr w:type="spellEnd"/>
      <w:r w:rsidRPr="1DDCAA9C">
        <w:rPr>
          <w:rFonts w:eastAsia="Arial" w:cs="Arial"/>
          <w:color w:val="000000" w:themeColor="text1"/>
          <w:highlight w:val="yellow"/>
        </w:rPr>
        <w:t xml:space="preserve"> activation function, 5,000 MCMC iterations were applied to ensure convergence. The NN-LMM used in this study was implemented using the </w:t>
      </w:r>
      <w:proofErr w:type="spellStart"/>
      <w:r w:rsidRPr="1DDCAA9C">
        <w:rPr>
          <w:rFonts w:eastAsia="Arial" w:cs="Arial"/>
          <w:color w:val="000000" w:themeColor="text1"/>
          <w:highlight w:val="yellow"/>
        </w:rPr>
        <w:t>JWAS.jl</w:t>
      </w:r>
      <w:proofErr w:type="spellEnd"/>
      <w:r w:rsidRPr="1DDCAA9C">
        <w:rPr>
          <w:rFonts w:eastAsia="Arial" w:cs="Arial"/>
          <w:color w:val="000000" w:themeColor="text1"/>
          <w:highlight w:val="yellow"/>
        </w:rPr>
        <w:t xml:space="preserve"> repository (</w:t>
      </w:r>
      <w:hyperlink r:id="rId34">
        <w:r w:rsidRPr="1DDCAA9C">
          <w:rPr>
            <w:rStyle w:val="Hipervnculo"/>
            <w:rFonts w:eastAsia="Arial" w:cs="Arial"/>
            <w:color w:val="467886"/>
            <w:highlight w:val="yellow"/>
          </w:rPr>
          <w:t>https://github.com/reworkhow/JWAS.jl</w:t>
        </w:r>
      </w:hyperlink>
      <w:r w:rsidRPr="1DDCAA9C">
        <w:rPr>
          <w:rFonts w:eastAsia="Arial" w:cs="Arial"/>
          <w:color w:val="000000" w:themeColor="text1"/>
          <w:highlight w:val="yellow"/>
        </w:rPr>
        <w:t xml:space="preserve">) with Julia </w:t>
      </w:r>
      <w:r w:rsidR="2E0FEE44" w:rsidRPr="1DDCAA9C">
        <w:rPr>
          <w:rFonts w:eastAsia="Arial" w:cs="Arial"/>
          <w:color w:val="000000" w:themeColor="text1"/>
          <w:highlight w:val="yellow"/>
        </w:rPr>
        <w:t>(Bezanson et al. 2017)</w:t>
      </w:r>
      <w:r w:rsidRPr="1DDCAA9C">
        <w:rPr>
          <w:rFonts w:eastAsia="Arial" w:cs="Arial"/>
          <w:color w:val="000000" w:themeColor="text1"/>
          <w:highlight w:val="yellow"/>
        </w:rPr>
        <w:t xml:space="preserve"> version 1.12.0+0.x64.linux.gnu. For a typical run with 255 individuals, 40,80</w:t>
      </w:r>
      <w:r w:rsidR="3FD0AC74" w:rsidRPr="1DDCAA9C">
        <w:rPr>
          <w:rFonts w:eastAsia="Arial" w:cs="Arial"/>
          <w:color w:val="000000" w:themeColor="text1"/>
          <w:highlight w:val="yellow"/>
        </w:rPr>
        <w:t>5</w:t>
      </w:r>
      <w:r w:rsidRPr="1DDCAA9C">
        <w:rPr>
          <w:rFonts w:eastAsia="Arial" w:cs="Arial"/>
          <w:color w:val="000000" w:themeColor="text1"/>
          <w:highlight w:val="yellow"/>
        </w:rPr>
        <w:t xml:space="preserve"> SNPs, and 1,000 omics features, using 5,000 iterations, the training time per trait was approximately 12 hours </w:t>
      </w:r>
      <w:r w:rsidRPr="1DDCAA9C">
        <w:rPr>
          <w:rFonts w:eastAsia="Arial" w:cs="Arial"/>
          <w:highlight w:val="yellow"/>
        </w:rPr>
        <w:t>and required ~26.5 GB</w:t>
      </w:r>
      <w:r w:rsidRPr="1DDCAA9C">
        <w:rPr>
          <w:rFonts w:eastAsia="Arial" w:cs="Arial"/>
          <w:color w:val="000000" w:themeColor="text1"/>
          <w:highlight w:val="yellow"/>
        </w:rPr>
        <w:t>.</w:t>
      </w:r>
      <w:r w:rsidRPr="1DDCAA9C">
        <w:rPr>
          <w:rFonts w:eastAsia="Arial" w:cs="Arial"/>
          <w:highlight w:val="yellow"/>
        </w:rPr>
        <w:t xml:space="preserve"> Julia was run with multithreading enabled using export JULIA_NUM_THREADS=35. Computations were performed on a high-performance server equipped with an Intel® Xeon® Gold 6248 CPU 2.50 GHz.</w:t>
      </w:r>
    </w:p>
    <w:p w14:paraId="64C7EFEE" w14:textId="3D004F61" w:rsidR="142EEFD2" w:rsidRDefault="142EEFD2" w:rsidP="142EEFD2">
      <w:pPr>
        <w:rPr>
          <w:rFonts w:cs="Arial"/>
          <w:color w:val="000000" w:themeColor="text1"/>
        </w:rPr>
      </w:pPr>
    </w:p>
    <w:p w14:paraId="529B8D07" w14:textId="1C7B5A1C" w:rsidR="0095451F" w:rsidRPr="00A03CDA" w:rsidRDefault="0095451F" w:rsidP="0095451F">
      <w:pPr>
        <w:rPr>
          <w:rFonts w:cs="Arial"/>
          <w:b/>
          <w:bCs/>
          <w:i/>
          <w:iCs/>
        </w:rPr>
      </w:pPr>
      <w:r w:rsidRPr="00A03CDA">
        <w:rPr>
          <w:rFonts w:cs="Arial"/>
          <w:b/>
          <w:bCs/>
          <w:i/>
          <w:iCs/>
        </w:rPr>
        <w:t>F</w:t>
      </w:r>
      <w:r w:rsidR="00A03CDA" w:rsidRPr="00A03CDA">
        <w:rPr>
          <w:rFonts w:cs="Arial"/>
          <w:b/>
          <w:bCs/>
          <w:i/>
          <w:iCs/>
        </w:rPr>
        <w:t>eature</w:t>
      </w:r>
      <w:r w:rsidRPr="00A03CDA">
        <w:rPr>
          <w:rFonts w:cs="Arial"/>
          <w:b/>
          <w:bCs/>
          <w:i/>
          <w:iCs/>
        </w:rPr>
        <w:t xml:space="preserve"> S</w:t>
      </w:r>
      <w:r w:rsidR="00A03CDA" w:rsidRPr="00A03CDA">
        <w:rPr>
          <w:rFonts w:cs="Arial"/>
          <w:b/>
          <w:bCs/>
          <w:i/>
          <w:iCs/>
        </w:rPr>
        <w:t>election</w:t>
      </w:r>
    </w:p>
    <w:p w14:paraId="347E1664" w14:textId="699DAC07" w:rsidR="0095451F" w:rsidRPr="00B250A0" w:rsidRDefault="0095451F" w:rsidP="0095451F">
      <w:pPr>
        <w:rPr>
          <w:rFonts w:eastAsiaTheme="minorEastAsia" w:cs="Arial"/>
          <w:color w:val="000000" w:themeColor="text1"/>
        </w:rPr>
      </w:pPr>
      <w:r w:rsidRPr="439F5E4A">
        <w:rPr>
          <w:rFonts w:cs="Arial"/>
          <w:color w:val="000000" w:themeColor="text1"/>
        </w:rPr>
        <w:t xml:space="preserve">Within models 2 and 3 different models were also designed to investigate whether using complete marker sets or feature selected subset of transcripts may improve prediction. </w:t>
      </w:r>
      <w:r w:rsidRPr="439F5E4A">
        <w:rPr>
          <w:rFonts w:eastAsiaTheme="minorEastAsia" w:cs="Arial"/>
          <w:color w:val="000000" w:themeColor="text1"/>
        </w:rPr>
        <w:t xml:space="preserve">The transcriptomic features were selected by performing a Partial </w:t>
      </w:r>
      <w:r w:rsidRPr="439F5E4A">
        <w:rPr>
          <w:rFonts w:eastAsiaTheme="minorEastAsia" w:cs="Arial"/>
          <w:color w:val="000000" w:themeColor="text1"/>
        </w:rPr>
        <w:lastRenderedPageBreak/>
        <w:t xml:space="preserve">Least Square regression (PLS) analysis with the caret package (Kuhn, 2008) in R and using the Variable Importance on Projection as score. Note that </w:t>
      </w:r>
      <w:r w:rsidRPr="439F5E4A">
        <w:rPr>
          <w:rFonts w:cs="Arial"/>
          <w:color w:val="000000" w:themeColor="text1"/>
        </w:rPr>
        <w:t xml:space="preserve">phenotypic prediction and feature selection was applied only to the training set resulted from cross-validation. For more details, please see “Cross validation” section below. </w:t>
      </w:r>
      <w:r w:rsidRPr="439F5E4A">
        <w:rPr>
          <w:rFonts w:eastAsiaTheme="minorEastAsia" w:cs="Arial"/>
          <w:color w:val="000000" w:themeColor="text1"/>
        </w:rPr>
        <w:t xml:space="preserve">PLS was implemented separately for each of the trait. Particularly, each trait was used as dependent variable and transcriptome data as the independent variables. After applying PLS, the importance of variables was estimated using the </w:t>
      </w:r>
      <w:proofErr w:type="spellStart"/>
      <w:r w:rsidRPr="439F5E4A">
        <w:rPr>
          <w:rFonts w:eastAsiaTheme="minorEastAsia" w:cs="Arial"/>
          <w:color w:val="000000" w:themeColor="text1"/>
        </w:rPr>
        <w:t>varImp</w:t>
      </w:r>
      <w:proofErr w:type="spellEnd"/>
      <w:r w:rsidRPr="439F5E4A">
        <w:rPr>
          <w:rFonts w:eastAsiaTheme="minorEastAsia" w:cs="Arial"/>
          <w:color w:val="000000" w:themeColor="text1"/>
        </w:rPr>
        <w:t xml:space="preserve"> function in R. </w:t>
      </w:r>
      <w:r w:rsidR="002B2D0A" w:rsidRPr="439F5E4A">
        <w:rPr>
          <w:rFonts w:eastAsiaTheme="minorEastAsia" w:cs="Arial"/>
          <w:color w:val="000000" w:themeColor="text1"/>
        </w:rPr>
        <w:t>Specifically</w:t>
      </w:r>
      <w:r w:rsidRPr="439F5E4A">
        <w:rPr>
          <w:rFonts w:eastAsiaTheme="minorEastAsia" w:cs="Arial"/>
          <w:color w:val="000000" w:themeColor="text1"/>
        </w:rPr>
        <w:t xml:space="preserve"> for the case of PLS, the </w:t>
      </w:r>
      <w:proofErr w:type="spellStart"/>
      <w:r w:rsidRPr="439F5E4A">
        <w:rPr>
          <w:rFonts w:eastAsiaTheme="minorEastAsia" w:cs="Arial"/>
          <w:color w:val="000000" w:themeColor="text1"/>
        </w:rPr>
        <w:t>varImp</w:t>
      </w:r>
      <w:proofErr w:type="spellEnd"/>
      <w:r w:rsidRPr="439F5E4A">
        <w:rPr>
          <w:rFonts w:eastAsiaTheme="minorEastAsia" w:cs="Arial"/>
          <w:color w:val="000000" w:themeColor="text1"/>
        </w:rPr>
        <w:t xml:space="preserve"> function calculates importance scores based on the weighted sums of the absolute regression coefficients, adjusted by how much each component reduces the sum of squares. Thus, the contribution of the coefficients is weighted proportionally to the reduction in the sums of squares. </w:t>
      </w:r>
    </w:p>
    <w:p w14:paraId="690624D8" w14:textId="740E0AE4" w:rsidR="00690086" w:rsidRPr="00B250A0" w:rsidRDefault="0095451F" w:rsidP="001D3F49">
      <w:pPr>
        <w:rPr>
          <w:rFonts w:eastAsiaTheme="minorEastAsia" w:cs="Arial"/>
          <w:color w:val="000000" w:themeColor="text1"/>
        </w:rPr>
      </w:pPr>
      <w:r w:rsidRPr="30AD777B">
        <w:rPr>
          <w:rFonts w:eastAsiaTheme="minorEastAsia" w:cs="Arial"/>
          <w:color w:val="000000" w:themeColor="text1"/>
        </w:rPr>
        <w:t>The top k most important features were then selected, where k takes five different values: 10, 100, 200, 500 and 1</w:t>
      </w:r>
      <w:r w:rsidR="00612B04">
        <w:rPr>
          <w:rFonts w:eastAsiaTheme="minorEastAsia" w:cs="Arial"/>
          <w:color w:val="000000" w:themeColor="text1"/>
        </w:rPr>
        <w:t>,</w:t>
      </w:r>
      <w:r w:rsidRPr="30AD777B">
        <w:rPr>
          <w:rFonts w:eastAsiaTheme="minorEastAsia" w:cs="Arial"/>
          <w:color w:val="000000" w:themeColor="text1"/>
        </w:rPr>
        <w:t xml:space="preserve">000. Each of the five subsets was applied in models 2 and 3 for RKHS and </w:t>
      </w:r>
      <w:proofErr w:type="spellStart"/>
      <w:r w:rsidRPr="30AD777B">
        <w:rPr>
          <w:rFonts w:eastAsiaTheme="minorEastAsia" w:cs="Arial"/>
          <w:color w:val="000000" w:themeColor="text1"/>
        </w:rPr>
        <w:t>BayesC</w:t>
      </w:r>
      <w:proofErr w:type="spellEnd"/>
      <w:r w:rsidRPr="30AD777B">
        <w:rPr>
          <w:rFonts w:eastAsiaTheme="minorEastAsia" w:cs="Arial"/>
          <w:color w:val="000000" w:themeColor="text1"/>
        </w:rPr>
        <w:t xml:space="preserve">. In the case of </w:t>
      </w:r>
      <w:proofErr w:type="spellStart"/>
      <w:r w:rsidRPr="30AD777B">
        <w:rPr>
          <w:rFonts w:eastAsiaTheme="minorEastAsia" w:cs="Arial"/>
          <w:color w:val="000000" w:themeColor="text1"/>
        </w:rPr>
        <w:t>BayesC</w:t>
      </w:r>
      <w:proofErr w:type="spellEnd"/>
      <w:r w:rsidRPr="30AD777B">
        <w:rPr>
          <w:rFonts w:eastAsiaTheme="minorEastAsia" w:cs="Arial"/>
          <w:color w:val="000000" w:themeColor="text1"/>
        </w:rPr>
        <w:t xml:space="preserve">, the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T</m:t>
            </m:r>
          </m:e>
          <m:sub>
            <m:r>
              <w:rPr>
                <w:rFonts w:ascii="Cambria Math" w:eastAsiaTheme="minorEastAsia" w:hAnsi="Cambria Math" w:cs="Arial"/>
                <w:color w:val="000000" w:themeColor="text1"/>
                <w:szCs w:val="24"/>
              </w:rPr>
              <m:t>subset</m:t>
            </m:r>
          </m:sub>
        </m:sSub>
      </m:oMath>
      <w:r w:rsidRPr="30AD777B">
        <w:rPr>
          <w:rFonts w:eastAsiaTheme="minorEastAsia" w:cs="Arial"/>
          <w:color w:val="000000" w:themeColor="text1"/>
        </w:rPr>
        <w:t xml:space="preserve"> was used as the standardized subset transcriptomic matrix, implementing the model for each k separately. For RKHS the TRM computed separately for each subset (10,100,200,500,1000) of gene expression features as: </w:t>
      </w:r>
      <m:oMath>
        <m:sSub>
          <m:sSubPr>
            <m:ctrlPr>
              <w:rPr>
                <w:rFonts w:ascii="Cambria Math" w:hAnsi="Cambria Math" w:cs="Arial"/>
                <w:i/>
                <w:color w:val="000000" w:themeColor="text1"/>
                <w:szCs w:val="24"/>
              </w:rPr>
            </m:ctrlPr>
          </m:sSubPr>
          <m:e>
            <m:r>
              <w:rPr>
                <w:rFonts w:ascii="Cambria Math" w:hAnsi="Cambria Math" w:cs="Arial"/>
                <w:color w:val="000000" w:themeColor="text1"/>
                <w:szCs w:val="24"/>
              </w:rPr>
              <m:t>E</m:t>
            </m:r>
          </m:e>
          <m:sub>
            <m:r>
              <w:rPr>
                <w:rFonts w:ascii="Cambria Math" w:hAnsi="Cambria Math" w:cs="Arial"/>
                <w:color w:val="000000" w:themeColor="text1"/>
                <w:szCs w:val="24"/>
              </w:rPr>
              <m:t>subset</m:t>
            </m:r>
          </m:sub>
        </m:sSub>
      </m:oMath>
      <w:r w:rsidRPr="30AD777B">
        <w:rPr>
          <w:rFonts w:eastAsiaTheme="minorEastAsia" w:cs="Arial"/>
          <w:color w:val="000000" w:themeColor="text1"/>
        </w:rPr>
        <w:t>=</w:t>
      </w:r>
      <m:oMath>
        <m:r>
          <w:rPr>
            <w:rFonts w:ascii="Cambria Math" w:eastAsiaTheme="minorEastAsia" w:hAnsi="Cambria Math" w:cs="Arial"/>
            <w:color w:val="000000" w:themeColor="text1"/>
            <w:szCs w:val="24"/>
          </w:rPr>
          <m:t xml:space="preserve"> </m:t>
        </m:r>
        <m:f>
          <m:fPr>
            <m:ctrlPr>
              <w:rPr>
                <w:rFonts w:ascii="Cambria Math" w:eastAsiaTheme="minorEastAsia" w:hAnsi="Cambria Math" w:cs="Arial"/>
                <w:i/>
                <w:color w:val="000000" w:themeColor="text1"/>
                <w:szCs w:val="24"/>
              </w:rPr>
            </m:ctrlPr>
          </m:fPr>
          <m:num>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T</m:t>
                </m:r>
              </m:e>
              <m:sub>
                <m:r>
                  <w:rPr>
                    <w:rFonts w:ascii="Cambria Math" w:eastAsiaTheme="minorEastAsia" w:hAnsi="Cambria Math" w:cs="Arial"/>
                    <w:color w:val="000000" w:themeColor="text1"/>
                    <w:szCs w:val="24"/>
                  </w:rPr>
                  <m:t>subset</m:t>
                </m:r>
              </m:sub>
            </m:sSub>
            <m:acc>
              <m:accPr>
                <m:chr m:val="́"/>
                <m:ctrlPr>
                  <w:rPr>
                    <w:rFonts w:ascii="Cambria Math" w:eastAsiaTheme="minorEastAsia" w:hAnsi="Cambria Math" w:cs="Arial"/>
                    <w:i/>
                    <w:color w:val="000000" w:themeColor="text1"/>
                    <w:szCs w:val="24"/>
                  </w:rPr>
                </m:ctrlPr>
              </m:accPr>
              <m:e>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T</m:t>
                    </m:r>
                  </m:e>
                  <m:sub>
                    <m:r>
                      <w:rPr>
                        <w:rFonts w:ascii="Cambria Math" w:eastAsiaTheme="minorEastAsia" w:hAnsi="Cambria Math" w:cs="Arial"/>
                        <w:color w:val="000000" w:themeColor="text1"/>
                        <w:szCs w:val="24"/>
                      </w:rPr>
                      <m:t>subset</m:t>
                    </m:r>
                  </m:sub>
                </m:sSub>
              </m:e>
            </m:acc>
          </m:num>
          <m:den>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GENEEXP_subset</m:t>
                </m:r>
              </m:sub>
            </m:sSub>
          </m:den>
        </m:f>
      </m:oMath>
      <w:r w:rsidRPr="30AD777B">
        <w:rPr>
          <w:rFonts w:eastAsiaTheme="minorEastAsia" w:cs="Arial"/>
          <w:color w:val="000000" w:themeColor="text1"/>
        </w:rPr>
        <w:t xml:space="preserve">, where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T</m:t>
            </m:r>
          </m:e>
          <m:sub>
            <m:r>
              <w:rPr>
                <w:rFonts w:ascii="Cambria Math" w:eastAsiaTheme="minorEastAsia" w:hAnsi="Cambria Math" w:cs="Arial"/>
                <w:color w:val="000000" w:themeColor="text1"/>
                <w:szCs w:val="24"/>
              </w:rPr>
              <m:t>subset</m:t>
            </m:r>
          </m:sub>
        </m:sSub>
      </m:oMath>
      <w:r w:rsidRPr="30AD777B">
        <w:rPr>
          <w:rFonts w:eastAsiaTheme="minorEastAsia" w:cs="Arial"/>
          <w:color w:val="000000" w:themeColor="text1"/>
        </w:rPr>
        <w:t xml:space="preserve"> is the  </w:t>
      </w:r>
      <m:oMath>
        <m:r>
          <w:rPr>
            <w:rFonts w:ascii="Cambria Math" w:eastAsiaTheme="minorEastAsia" w:hAnsi="Cambria Math" w:cs="Arial"/>
            <w:color w:val="000000" w:themeColor="text1"/>
            <w:szCs w:val="24"/>
          </w:rPr>
          <m:t>n×</m:t>
        </m:r>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GENEEXP_subset</m:t>
            </m:r>
          </m:sub>
        </m:sSub>
      </m:oMath>
      <w:r w:rsidRPr="30AD777B">
        <w:rPr>
          <w:rFonts w:eastAsiaTheme="minorEastAsia" w:cs="Arial"/>
          <w:color w:val="000000" w:themeColor="text1"/>
        </w:rPr>
        <w:t xml:space="preserve"> standardized transcriptomic matrix where </w:t>
      </w:r>
      <m:oMath>
        <m:sSub>
          <m:sSubPr>
            <m:ctrlPr>
              <w:rPr>
                <w:rFonts w:ascii="Cambria Math" w:eastAsiaTheme="minorEastAsia" w:hAnsi="Cambria Math" w:cs="Arial"/>
                <w:i/>
                <w:color w:val="000000" w:themeColor="text1"/>
                <w:szCs w:val="24"/>
              </w:rPr>
            </m:ctrlPr>
          </m:sSubPr>
          <m:e>
            <m:r>
              <w:rPr>
                <w:rFonts w:ascii="Cambria Math" w:eastAsiaTheme="minorEastAsia" w:hAnsi="Cambria Math" w:cs="Arial"/>
                <w:color w:val="000000" w:themeColor="text1"/>
                <w:szCs w:val="24"/>
              </w:rPr>
              <m:t>N</m:t>
            </m:r>
          </m:e>
          <m:sub>
            <m:r>
              <w:rPr>
                <w:rFonts w:ascii="Cambria Math" w:eastAsiaTheme="minorEastAsia" w:hAnsi="Cambria Math" w:cs="Arial"/>
                <w:color w:val="000000" w:themeColor="text1"/>
                <w:szCs w:val="24"/>
              </w:rPr>
              <m:t>GENEEXP_subset</m:t>
            </m:r>
          </m:sub>
        </m:sSub>
      </m:oMath>
      <w:r w:rsidRPr="30AD777B">
        <w:rPr>
          <w:rFonts w:eastAsiaTheme="minorEastAsia" w:cs="Arial"/>
          <w:color w:val="000000" w:themeColor="text1"/>
        </w:rPr>
        <w:t xml:space="preserve"> represents the number of transcripts in the corresponding subset.</w:t>
      </w:r>
      <w:r w:rsidRPr="00B250A0">
        <w:rPr>
          <w:rStyle w:val="Refdecomentario"/>
          <w:rFonts w:cs="Arial"/>
        </w:rPr>
        <w:t xml:space="preserve"> </w:t>
      </w:r>
      <w:r w:rsidRPr="30AD777B">
        <w:rPr>
          <w:rFonts w:eastAsiaTheme="minorEastAsia" w:cs="Arial"/>
          <w:color w:val="000000" w:themeColor="text1"/>
        </w:rPr>
        <w:t xml:space="preserve"> </w:t>
      </w:r>
    </w:p>
    <w:p w14:paraId="4D22E7F0" w14:textId="29CF70F4" w:rsidR="0095451F" w:rsidRDefault="00690086" w:rsidP="0095451F">
      <w:pPr>
        <w:rPr>
          <w:rFonts w:cs="Arial"/>
          <w:color w:val="000000" w:themeColor="text1"/>
        </w:rPr>
      </w:pPr>
      <w:r w:rsidRPr="439F5E4A">
        <w:rPr>
          <w:rFonts w:eastAsiaTheme="minorEastAsia" w:cs="Arial"/>
          <w:color w:val="000000" w:themeColor="text1"/>
        </w:rPr>
        <w:t>NN-LM</w:t>
      </w:r>
      <w:r w:rsidR="00535ACB" w:rsidRPr="439F5E4A">
        <w:rPr>
          <w:rFonts w:eastAsiaTheme="minorEastAsia" w:cs="Arial"/>
          <w:color w:val="000000" w:themeColor="text1"/>
        </w:rPr>
        <w:t>M</w:t>
      </w:r>
      <w:r w:rsidR="001D3F49" w:rsidRPr="439F5E4A">
        <w:rPr>
          <w:rFonts w:eastAsiaTheme="minorEastAsia" w:cs="Arial"/>
          <w:color w:val="000000" w:themeColor="text1"/>
        </w:rPr>
        <w:t xml:space="preserve"> was </w:t>
      </w:r>
      <w:r w:rsidR="00535ACB" w:rsidRPr="439F5E4A">
        <w:rPr>
          <w:rFonts w:eastAsiaTheme="minorEastAsia" w:cs="Arial"/>
          <w:color w:val="000000" w:themeColor="text1"/>
        </w:rPr>
        <w:t>implemented</w:t>
      </w:r>
      <w:r w:rsidRPr="439F5E4A">
        <w:rPr>
          <w:rFonts w:eastAsiaTheme="minorEastAsia" w:cs="Arial"/>
          <w:color w:val="000000" w:themeColor="text1"/>
        </w:rPr>
        <w:t xml:space="preserve"> as well</w:t>
      </w:r>
      <w:r w:rsidR="001D3F49" w:rsidRPr="439F5E4A">
        <w:rPr>
          <w:rFonts w:eastAsiaTheme="minorEastAsia" w:cs="Arial"/>
          <w:color w:val="000000" w:themeColor="text1"/>
        </w:rPr>
        <w:t xml:space="preserve"> for subset</w:t>
      </w:r>
      <w:r w:rsidR="00535ACB" w:rsidRPr="439F5E4A">
        <w:rPr>
          <w:rFonts w:eastAsiaTheme="minorEastAsia" w:cs="Arial"/>
          <w:color w:val="000000" w:themeColor="text1"/>
        </w:rPr>
        <w:t>s of transcripts as intermediate layers (</w:t>
      </w:r>
      <w:r w:rsidR="005A55A2" w:rsidRPr="439F5E4A">
        <w:rPr>
          <w:rFonts w:eastAsiaTheme="minorEastAsia" w:cs="Arial"/>
          <w:color w:val="000000" w:themeColor="text1"/>
        </w:rPr>
        <w:t>e</w:t>
      </w:r>
      <w:r w:rsidR="00535ACB" w:rsidRPr="439F5E4A">
        <w:rPr>
          <w:rFonts w:eastAsiaTheme="minorEastAsia" w:cs="Arial"/>
          <w:color w:val="000000" w:themeColor="text1"/>
        </w:rPr>
        <w:t xml:space="preserve">quation 7). </w:t>
      </w:r>
      <w:r w:rsidR="001D3F49" w:rsidRPr="439F5E4A">
        <w:rPr>
          <w:rFonts w:eastAsiaTheme="minorEastAsia" w:cs="Arial"/>
          <w:color w:val="000000" w:themeColor="text1"/>
        </w:rPr>
        <w:t xml:space="preserve"> </w:t>
      </w:r>
      <w:r w:rsidR="001D3F49" w:rsidRPr="439F5E4A">
        <w:rPr>
          <w:rFonts w:cs="Arial"/>
          <w:color w:val="000000" w:themeColor="text1"/>
        </w:rPr>
        <w:t xml:space="preserve">The latter model was </w:t>
      </w:r>
      <w:r w:rsidR="00912AF3" w:rsidRPr="439F5E4A">
        <w:rPr>
          <w:rFonts w:cs="Arial"/>
          <w:color w:val="000000" w:themeColor="text1"/>
        </w:rPr>
        <w:t>applied</w:t>
      </w:r>
      <w:r w:rsidR="001D3F49" w:rsidRPr="439F5E4A">
        <w:rPr>
          <w:rFonts w:cs="Arial"/>
          <w:color w:val="000000" w:themeColor="text1"/>
        </w:rPr>
        <w:t xml:space="preserve"> for each of the five subsets of the selected gene expression features. While the NN-LMM model is highly flexible and versatile, it requires substantial computational resources when intermediate </w:t>
      </w:r>
      <w:r w:rsidR="001D3F49" w:rsidRPr="439F5E4A">
        <w:rPr>
          <w:rFonts w:cs="Arial"/>
          <w:color w:val="000000" w:themeColor="text1"/>
        </w:rPr>
        <w:lastRenderedPageBreak/>
        <w:t xml:space="preserve">omics features exceed 1000. Thus, we did not apply the model using the complete transcriptomic dataset (16,063 features) in the middle layer. For a better representation of the designed input strategies please see Fig. </w:t>
      </w:r>
      <w:r w:rsidR="446D7C87" w:rsidRPr="439F5E4A">
        <w:rPr>
          <w:rFonts w:cs="Arial"/>
          <w:color w:val="000000" w:themeColor="text1"/>
        </w:rPr>
        <w:t>3</w:t>
      </w:r>
      <w:r w:rsidR="001D3F49" w:rsidRPr="439F5E4A">
        <w:rPr>
          <w:rFonts w:cs="Arial"/>
          <w:color w:val="000000" w:themeColor="text1"/>
        </w:rPr>
        <w:t>.</w:t>
      </w:r>
    </w:p>
    <w:p w14:paraId="4E5EC430" w14:textId="77777777" w:rsidR="000A0DC8" w:rsidRDefault="000A0DC8" w:rsidP="0095451F">
      <w:pPr>
        <w:rPr>
          <w:rFonts w:cs="Arial"/>
          <w:color w:val="000000" w:themeColor="text1"/>
        </w:rPr>
      </w:pPr>
    </w:p>
    <w:p w14:paraId="716488B0" w14:textId="13CBF699" w:rsidR="000A0DC8" w:rsidRPr="00585AE7" w:rsidRDefault="00585AE7" w:rsidP="0095451F">
      <w:pPr>
        <w:rPr>
          <w:rFonts w:cs="Arial"/>
          <w:b/>
          <w:bCs/>
          <w:i/>
          <w:iCs/>
          <w:color w:val="000000" w:themeColor="text1"/>
        </w:rPr>
      </w:pPr>
      <w:r w:rsidRPr="000A0ACE">
        <w:rPr>
          <w:rFonts w:cs="Arial"/>
          <w:b/>
          <w:bCs/>
          <w:i/>
          <w:iCs/>
          <w:color w:val="000000" w:themeColor="text1"/>
          <w:highlight w:val="yellow"/>
        </w:rPr>
        <w:t>Gene f</w:t>
      </w:r>
      <w:r w:rsidR="000A0DC8" w:rsidRPr="000A0ACE">
        <w:rPr>
          <w:rFonts w:cs="Arial"/>
          <w:b/>
          <w:bCs/>
          <w:i/>
          <w:iCs/>
          <w:color w:val="000000" w:themeColor="text1"/>
          <w:highlight w:val="yellow"/>
        </w:rPr>
        <w:t xml:space="preserve">unctional </w:t>
      </w:r>
      <w:r w:rsidRPr="000A0ACE">
        <w:rPr>
          <w:rFonts w:cs="Arial"/>
          <w:b/>
          <w:bCs/>
          <w:i/>
          <w:iCs/>
          <w:color w:val="000000" w:themeColor="text1"/>
          <w:highlight w:val="yellow"/>
        </w:rPr>
        <w:t>analysis</w:t>
      </w:r>
      <w:r w:rsidR="000A0DC8" w:rsidRPr="00585AE7">
        <w:rPr>
          <w:rFonts w:cs="Arial"/>
          <w:b/>
          <w:bCs/>
          <w:i/>
          <w:iCs/>
          <w:color w:val="000000" w:themeColor="text1"/>
        </w:rPr>
        <w:t xml:space="preserve"> </w:t>
      </w:r>
    </w:p>
    <w:p w14:paraId="4F28D02E" w14:textId="77777777" w:rsidR="0095451F" w:rsidRDefault="0095451F" w:rsidP="7862F459">
      <w:pPr>
        <w:rPr>
          <w:rFonts w:eastAsiaTheme="minorEastAsia" w:cs="Arial"/>
          <w:color w:val="000000" w:themeColor="text1"/>
        </w:rPr>
      </w:pPr>
      <w:r w:rsidRPr="7862F459">
        <w:rPr>
          <w:rFonts w:eastAsiaTheme="minorEastAsia" w:cs="Arial"/>
          <w:color w:val="000000" w:themeColor="text1"/>
        </w:rPr>
        <w:t xml:space="preserve">Functional annotation of the genes from the subset of 10 and 500 selected features, was performed using the </w:t>
      </w:r>
      <w:proofErr w:type="spellStart"/>
      <w:r w:rsidRPr="7862F459">
        <w:rPr>
          <w:rFonts w:eastAsiaTheme="minorEastAsia" w:cs="Arial"/>
          <w:color w:val="000000" w:themeColor="text1"/>
        </w:rPr>
        <w:t>ClueGO</w:t>
      </w:r>
      <w:proofErr w:type="spellEnd"/>
      <w:r w:rsidRPr="7862F459">
        <w:rPr>
          <w:rFonts w:eastAsiaTheme="minorEastAsia" w:cs="Arial"/>
          <w:color w:val="000000" w:themeColor="text1"/>
        </w:rPr>
        <w:t xml:space="preserve"> v2.5.8 plugin in </w:t>
      </w:r>
      <w:proofErr w:type="spellStart"/>
      <w:r w:rsidRPr="7862F459">
        <w:rPr>
          <w:rFonts w:eastAsiaTheme="minorEastAsia" w:cs="Arial"/>
          <w:color w:val="000000" w:themeColor="text1"/>
        </w:rPr>
        <w:t>Cytoscape</w:t>
      </w:r>
      <w:proofErr w:type="spellEnd"/>
      <w:r w:rsidRPr="7862F459">
        <w:rPr>
          <w:rFonts w:eastAsiaTheme="minorEastAsia" w:cs="Arial"/>
          <w:color w:val="000000" w:themeColor="text1"/>
        </w:rPr>
        <w:t xml:space="preserve"> (</w:t>
      </w:r>
      <w:proofErr w:type="spellStart"/>
      <w:r w:rsidRPr="7862F459">
        <w:rPr>
          <w:rFonts w:eastAsiaTheme="minorEastAsia" w:cs="Arial"/>
          <w:color w:val="000000" w:themeColor="text1"/>
        </w:rPr>
        <w:t>Bindea</w:t>
      </w:r>
      <w:proofErr w:type="spellEnd"/>
      <w:r w:rsidRPr="7862F459">
        <w:rPr>
          <w:rFonts w:eastAsiaTheme="minorEastAsia" w:cs="Arial"/>
          <w:color w:val="000000" w:themeColor="text1"/>
        </w:rPr>
        <w:t xml:space="preserve"> et al. 2009). This analysis allowed to study the relationship of the selected genes with the traits under investigation by examining the enriched biological processes associated with the selected genes. The orthologous human gene names for the pig genes lacking annotations were retrieved from the </w:t>
      </w:r>
      <w:proofErr w:type="spellStart"/>
      <w:r w:rsidRPr="7862F459">
        <w:rPr>
          <w:rFonts w:eastAsiaTheme="minorEastAsia" w:cs="Arial"/>
          <w:color w:val="000000" w:themeColor="text1"/>
        </w:rPr>
        <w:t>Ensembl</w:t>
      </w:r>
      <w:proofErr w:type="spellEnd"/>
      <w:r w:rsidRPr="7862F459">
        <w:rPr>
          <w:rFonts w:eastAsiaTheme="minorEastAsia" w:cs="Arial"/>
          <w:color w:val="000000" w:themeColor="text1"/>
        </w:rPr>
        <w:t xml:space="preserve"> Genes 113 Database using the </w:t>
      </w:r>
      <w:proofErr w:type="spellStart"/>
      <w:r w:rsidRPr="7862F459">
        <w:rPr>
          <w:rFonts w:eastAsiaTheme="minorEastAsia" w:cs="Arial"/>
          <w:color w:val="000000" w:themeColor="text1"/>
        </w:rPr>
        <w:t>Biomart</w:t>
      </w:r>
      <w:proofErr w:type="spellEnd"/>
      <w:r w:rsidRPr="7862F459">
        <w:rPr>
          <w:rFonts w:eastAsiaTheme="minorEastAsia" w:cs="Arial"/>
          <w:color w:val="000000" w:themeColor="text1"/>
        </w:rPr>
        <w:t xml:space="preserve"> software (Smedley et al. 2015).  </w:t>
      </w:r>
    </w:p>
    <w:p w14:paraId="46916500" w14:textId="663F0A66" w:rsidR="00D03F93" w:rsidRPr="00B250A0" w:rsidRDefault="00D03F93" w:rsidP="7862F459">
      <w:pPr>
        <w:rPr>
          <w:rFonts w:eastAsiaTheme="minorEastAsia" w:cs="Arial"/>
          <w:color w:val="000000" w:themeColor="text1"/>
        </w:rPr>
      </w:pPr>
      <w:r w:rsidRPr="000A0ACE">
        <w:rPr>
          <w:rFonts w:eastAsiaTheme="minorEastAsia" w:cs="Arial"/>
          <w:color w:val="000000" w:themeColor="text1"/>
          <w:highlight w:val="yellow"/>
        </w:rPr>
        <w:t xml:space="preserve">Phenotypic </w:t>
      </w:r>
      <w:r w:rsidR="007A5B07" w:rsidRPr="000A0ACE">
        <w:rPr>
          <w:rFonts w:eastAsiaTheme="minorEastAsia" w:cs="Arial"/>
          <w:color w:val="000000" w:themeColor="text1"/>
          <w:highlight w:val="yellow"/>
        </w:rPr>
        <w:t xml:space="preserve">correlations between </w:t>
      </w:r>
      <w:r w:rsidR="001757CB" w:rsidRPr="000A0ACE">
        <w:rPr>
          <w:rFonts w:eastAsiaTheme="minorEastAsia" w:cs="Arial"/>
          <w:color w:val="000000" w:themeColor="text1"/>
          <w:highlight w:val="yellow"/>
        </w:rPr>
        <w:t xml:space="preserve">the </w:t>
      </w:r>
      <w:r w:rsidR="006B536C" w:rsidRPr="000A0ACE">
        <w:rPr>
          <w:rFonts w:eastAsiaTheme="minorEastAsia" w:cs="Arial"/>
          <w:color w:val="000000" w:themeColor="text1"/>
          <w:highlight w:val="yellow"/>
        </w:rPr>
        <w:t xml:space="preserve">normalized expression levels of the key genes </w:t>
      </w:r>
      <w:r w:rsidR="001757CB" w:rsidRPr="000A0ACE">
        <w:rPr>
          <w:rFonts w:eastAsiaTheme="minorEastAsia" w:cs="Arial"/>
          <w:color w:val="000000" w:themeColor="text1"/>
          <w:highlight w:val="yellow"/>
        </w:rPr>
        <w:t xml:space="preserve">and </w:t>
      </w:r>
      <w:r w:rsidR="00AD79EB" w:rsidRPr="000A0ACE">
        <w:rPr>
          <w:rFonts w:eastAsiaTheme="minorEastAsia" w:cs="Arial"/>
          <w:color w:val="000000" w:themeColor="text1"/>
          <w:highlight w:val="yellow"/>
        </w:rPr>
        <w:t>the residuals (after correcting for fixed effects</w:t>
      </w:r>
      <w:r w:rsidR="00695469" w:rsidRPr="000A0ACE">
        <w:rPr>
          <w:rFonts w:eastAsiaTheme="minorEastAsia" w:cs="Arial"/>
          <w:color w:val="000000" w:themeColor="text1"/>
          <w:highlight w:val="yellow"/>
        </w:rPr>
        <w:t xml:space="preserve">) of </w:t>
      </w:r>
      <w:r w:rsidR="008E5FC1" w:rsidRPr="000A0ACE">
        <w:rPr>
          <w:rFonts w:eastAsiaTheme="minorEastAsia" w:cs="Arial"/>
          <w:color w:val="000000" w:themeColor="text1"/>
          <w:highlight w:val="yellow"/>
        </w:rPr>
        <w:t xml:space="preserve">phenotypes </w:t>
      </w:r>
      <w:r w:rsidR="00B53C77" w:rsidRPr="000A0ACE">
        <w:rPr>
          <w:rFonts w:eastAsiaTheme="minorEastAsia" w:cs="Arial"/>
          <w:color w:val="000000" w:themeColor="text1"/>
          <w:highlight w:val="yellow"/>
        </w:rPr>
        <w:t>were obtained</w:t>
      </w:r>
      <w:r w:rsidR="002B4869" w:rsidRPr="000A0ACE">
        <w:rPr>
          <w:rFonts w:eastAsiaTheme="minorEastAsia" w:cs="Arial"/>
          <w:color w:val="000000" w:themeColor="text1"/>
          <w:highlight w:val="yellow"/>
        </w:rPr>
        <w:t xml:space="preserve"> using Pearson correlation</w:t>
      </w:r>
      <w:r w:rsidR="008E5FC1" w:rsidRPr="000A0ACE">
        <w:rPr>
          <w:rFonts w:eastAsiaTheme="minorEastAsia" w:cs="Arial"/>
          <w:color w:val="000000" w:themeColor="text1"/>
          <w:highlight w:val="yellow"/>
        </w:rPr>
        <w:t xml:space="preserve"> using the </w:t>
      </w:r>
      <w:proofErr w:type="spellStart"/>
      <w:r w:rsidR="008E5FC1" w:rsidRPr="000A0ACE">
        <w:rPr>
          <w:rFonts w:eastAsiaTheme="minorEastAsia" w:cs="Arial"/>
          <w:color w:val="000000" w:themeColor="text1"/>
          <w:highlight w:val="yellow"/>
        </w:rPr>
        <w:t>cor.test</w:t>
      </w:r>
      <w:proofErr w:type="spellEnd"/>
      <w:r w:rsidR="008E5FC1" w:rsidRPr="000A0ACE">
        <w:rPr>
          <w:rFonts w:eastAsiaTheme="minorEastAsia" w:cs="Arial"/>
          <w:color w:val="000000" w:themeColor="text1"/>
          <w:highlight w:val="yellow"/>
        </w:rPr>
        <w:t xml:space="preserve"> function of base R.</w:t>
      </w:r>
    </w:p>
    <w:p w14:paraId="0CAFFEFE" w14:textId="77777777" w:rsidR="0095451F" w:rsidRPr="00B250A0" w:rsidRDefault="0095451F" w:rsidP="005F39A1">
      <w:pPr>
        <w:rPr>
          <w:rFonts w:cs="Arial"/>
          <w:b/>
          <w:bCs/>
        </w:rPr>
      </w:pPr>
    </w:p>
    <w:p w14:paraId="4E42DE23" w14:textId="2FF6D6B8" w:rsidR="0058296F" w:rsidRPr="00476A1E" w:rsidRDefault="0058296F" w:rsidP="00E40935">
      <w:pPr>
        <w:pStyle w:val="Ttulo3"/>
        <w:rPr>
          <w:rFonts w:cs="Arial"/>
          <w:b/>
          <w:bCs/>
          <w:lang w:val="en-GB"/>
        </w:rPr>
      </w:pPr>
      <w:r w:rsidRPr="00476A1E">
        <w:rPr>
          <w:rFonts w:cs="Arial"/>
          <w:b/>
          <w:bCs/>
          <w:lang w:val="en-GB"/>
        </w:rPr>
        <w:t xml:space="preserve">Cross validation and Predictive performance </w:t>
      </w:r>
    </w:p>
    <w:p w14:paraId="4CAAC48B" w14:textId="4FF14242" w:rsidR="0058296F" w:rsidRPr="00B250A0" w:rsidRDefault="007159BE" w:rsidP="004856B6">
      <w:pPr>
        <w:rPr>
          <w:rFonts w:cs="Arial"/>
          <w:color w:val="000000" w:themeColor="text1"/>
          <w:szCs w:val="24"/>
        </w:rPr>
      </w:pPr>
      <w:r w:rsidRPr="00B250A0">
        <w:rPr>
          <w:rFonts w:cs="Arial"/>
          <w:color w:val="000000" w:themeColor="text1"/>
          <w:szCs w:val="24"/>
        </w:rPr>
        <w:t>W</w:t>
      </w:r>
      <w:r w:rsidR="0058296F" w:rsidRPr="00B250A0">
        <w:rPr>
          <w:rFonts w:cs="Arial"/>
          <w:color w:val="000000" w:themeColor="text1"/>
          <w:szCs w:val="24"/>
        </w:rPr>
        <w:t>e conducted a 5-fold cross validation ensuring that each testing set was unique. Specifically, the dataset was divided into five non-overlapping test partitions. Each of these partitions contained a different 20% of the data as the test set with the remaining 80% used for training. This process was repeated twice, using a different seed for random number generation in each iteration to ensure reproducibility. As a result, a total of 10 partitions were generated (</w:t>
      </w:r>
      <w:r w:rsidR="009545A0" w:rsidRPr="00B250A0">
        <w:rPr>
          <w:rFonts w:cs="Arial"/>
          <w:color w:val="000000" w:themeColor="text1"/>
          <w:szCs w:val="24"/>
        </w:rPr>
        <w:t>Supplementary</w:t>
      </w:r>
      <w:r w:rsidR="0058296F" w:rsidRPr="00B250A0">
        <w:rPr>
          <w:rFonts w:cs="Arial"/>
          <w:color w:val="000000" w:themeColor="text1"/>
          <w:szCs w:val="24"/>
        </w:rPr>
        <w:t xml:space="preserve"> </w:t>
      </w:r>
      <w:r w:rsidR="0094127B" w:rsidRPr="00B250A0">
        <w:rPr>
          <w:rFonts w:cs="Arial"/>
          <w:color w:val="000000" w:themeColor="text1"/>
          <w:szCs w:val="24"/>
        </w:rPr>
        <w:lastRenderedPageBreak/>
        <w:t>Fig</w:t>
      </w:r>
      <w:r w:rsidR="009545A0" w:rsidRPr="00B250A0">
        <w:rPr>
          <w:rFonts w:cs="Arial"/>
          <w:color w:val="000000" w:themeColor="text1"/>
          <w:szCs w:val="24"/>
        </w:rPr>
        <w:t>ure</w:t>
      </w:r>
      <w:r w:rsidR="0058296F" w:rsidRPr="00B250A0">
        <w:rPr>
          <w:rFonts w:cs="Arial"/>
          <w:color w:val="000000" w:themeColor="text1"/>
          <w:szCs w:val="24"/>
        </w:rPr>
        <w:t xml:space="preserve"> </w:t>
      </w:r>
      <w:r w:rsidR="00A23EE4" w:rsidRPr="00B250A0">
        <w:rPr>
          <w:rFonts w:cs="Arial"/>
          <w:color w:val="000000" w:themeColor="text1"/>
          <w:szCs w:val="24"/>
        </w:rPr>
        <w:t>S</w:t>
      </w:r>
      <w:r w:rsidR="0058296F" w:rsidRPr="00B250A0">
        <w:rPr>
          <w:rFonts w:cs="Arial"/>
          <w:color w:val="000000" w:themeColor="text1"/>
          <w:szCs w:val="24"/>
        </w:rPr>
        <w:t xml:space="preserve">1). All analyses were performed on each of the 10 training sets and evaluated against their respective test sets, which served as the gold standard for achieving an unbiased assessment of the model’s accuracy. </w:t>
      </w:r>
      <w:r w:rsidR="00243723" w:rsidRPr="00B250A0">
        <w:rPr>
          <w:rFonts w:cs="Arial"/>
          <w:color w:val="000000" w:themeColor="text1"/>
          <w:szCs w:val="24"/>
        </w:rPr>
        <w:t>F</w:t>
      </w:r>
      <w:r w:rsidR="0058296F" w:rsidRPr="00B250A0">
        <w:rPr>
          <w:rFonts w:cs="Arial"/>
          <w:color w:val="000000" w:themeColor="text1"/>
          <w:szCs w:val="24"/>
        </w:rPr>
        <w:t xml:space="preserve">eature selection using PLS was applied separately to each of these training partitions. For the RKHS method, the GRM was computed from the resulting matrix of the selected features while for </w:t>
      </w:r>
      <w:proofErr w:type="spellStart"/>
      <w:r w:rsidR="0058296F" w:rsidRPr="00B250A0">
        <w:rPr>
          <w:rFonts w:cs="Arial"/>
          <w:color w:val="000000" w:themeColor="text1"/>
          <w:szCs w:val="24"/>
        </w:rPr>
        <w:t>BayesC</w:t>
      </w:r>
      <w:proofErr w:type="spellEnd"/>
      <w:r w:rsidR="0058296F" w:rsidRPr="00B250A0">
        <w:rPr>
          <w:rFonts w:cs="Arial"/>
          <w:color w:val="000000" w:themeColor="text1"/>
          <w:szCs w:val="24"/>
        </w:rPr>
        <w:t xml:space="preserve"> and NN-LMM the corresponding genotypic and transcriptomic matrix, respectively, were used</w:t>
      </w:r>
      <w:r w:rsidR="001118B3" w:rsidRPr="00B250A0">
        <w:rPr>
          <w:rFonts w:cs="Arial"/>
          <w:color w:val="000000" w:themeColor="text1"/>
          <w:szCs w:val="24"/>
        </w:rPr>
        <w:t xml:space="preserve"> as it was indicated before</w:t>
      </w:r>
      <w:r w:rsidR="0058296F" w:rsidRPr="00B250A0">
        <w:rPr>
          <w:rFonts w:cs="Arial"/>
          <w:color w:val="000000" w:themeColor="text1"/>
          <w:szCs w:val="24"/>
        </w:rPr>
        <w:t xml:space="preserve">. </w:t>
      </w:r>
    </w:p>
    <w:p w14:paraId="30CBC5D9" w14:textId="2E654F50" w:rsidR="009B5228" w:rsidRPr="00B250A0" w:rsidRDefault="009B5228" w:rsidP="004856B6">
      <w:pPr>
        <w:rPr>
          <w:rFonts w:cs="Arial"/>
          <w:color w:val="000000" w:themeColor="text1"/>
          <w:szCs w:val="24"/>
        </w:rPr>
      </w:pPr>
      <w:r w:rsidRPr="00B250A0">
        <w:rPr>
          <w:rFonts w:cs="Arial"/>
          <w:color w:val="000000" w:themeColor="text1"/>
          <w:szCs w:val="24"/>
        </w:rPr>
        <w:t xml:space="preserve">Prediction ability was evaluated by computing Pearson correlation coefficient </w:t>
      </w:r>
      <w:r w:rsidR="0031711A" w:rsidRPr="00B250A0">
        <w:rPr>
          <w:rFonts w:cs="Arial"/>
          <w:color w:val="000000" w:themeColor="text1"/>
          <w:szCs w:val="24"/>
        </w:rPr>
        <w:t>between predicted</w:t>
      </w:r>
      <w:r w:rsidRPr="00B250A0">
        <w:rPr>
          <w:rFonts w:cs="Arial"/>
          <w:color w:val="000000" w:themeColor="text1"/>
          <w:szCs w:val="24"/>
        </w:rPr>
        <w:t xml:space="preserve"> and real phenotypic value</w:t>
      </w:r>
      <w:r w:rsidR="002459A0" w:rsidRPr="00B250A0">
        <w:rPr>
          <w:rFonts w:cs="Arial"/>
          <w:color w:val="000000" w:themeColor="text1"/>
          <w:szCs w:val="24"/>
        </w:rPr>
        <w:t>s</w:t>
      </w:r>
      <w:r w:rsidRPr="00B250A0">
        <w:rPr>
          <w:rFonts w:cs="Arial"/>
          <w:color w:val="000000" w:themeColor="text1"/>
          <w:szCs w:val="24"/>
        </w:rPr>
        <w:t xml:space="preserve"> for the test set of each trait. Finally, the highest posterior density interval</w:t>
      </w:r>
      <w:r w:rsidR="002459A0" w:rsidRPr="00B250A0">
        <w:rPr>
          <w:rFonts w:cs="Arial"/>
          <w:color w:val="000000" w:themeColor="text1"/>
          <w:szCs w:val="24"/>
        </w:rPr>
        <w:t xml:space="preserve"> at</w:t>
      </w:r>
      <w:r w:rsidRPr="00B250A0">
        <w:rPr>
          <w:rFonts w:cs="Arial"/>
          <w:color w:val="000000" w:themeColor="text1"/>
          <w:szCs w:val="24"/>
        </w:rPr>
        <w:t xml:space="preserve"> 95% (HDP95) was computed using the coda package (Plummer et al. 2006) in R. We also performed the Tukey Honest Significant Difference (HSD, Tukey, 1949) test to determine whether there were statistically significant differences between the three method outputs. Particularly, ANOVA test (Analysis of Variance) is conducted to suggest that there are differences among the tested group means. Then, Tukey´s (HSD) performs pairwise comparison between the group means to show which one differs significantly. </w:t>
      </w:r>
    </w:p>
    <w:p w14:paraId="00C8102D" w14:textId="77777777" w:rsidR="00FB5CFB" w:rsidRPr="00B250A0" w:rsidRDefault="00FB5CFB" w:rsidP="004856B6">
      <w:pPr>
        <w:rPr>
          <w:rFonts w:cs="Arial"/>
          <w:color w:val="000000" w:themeColor="text1"/>
          <w:szCs w:val="24"/>
        </w:rPr>
      </w:pPr>
    </w:p>
    <w:p w14:paraId="6C3DFD3A" w14:textId="7EEB3296" w:rsidR="006421F8" w:rsidRPr="00B250A0" w:rsidRDefault="006421F8" w:rsidP="0054059F">
      <w:pPr>
        <w:pStyle w:val="Ttulo1"/>
        <w:rPr>
          <w:rFonts w:cs="Arial"/>
          <w:lang w:val="en-GB"/>
        </w:rPr>
      </w:pPr>
      <w:r w:rsidRPr="00B250A0">
        <w:rPr>
          <w:rFonts w:cs="Arial"/>
          <w:lang w:val="en-GB"/>
        </w:rPr>
        <w:t>Results</w:t>
      </w:r>
    </w:p>
    <w:p w14:paraId="58AC2BA1" w14:textId="63321E34" w:rsidR="006421F8" w:rsidRPr="00B250A0" w:rsidRDefault="006421F8" w:rsidP="006421F8">
      <w:pPr>
        <w:rPr>
          <w:rFonts w:cs="Arial"/>
          <w:b/>
          <w:i/>
          <w:color w:val="000000" w:themeColor="text1"/>
          <w:szCs w:val="24"/>
        </w:rPr>
      </w:pPr>
    </w:p>
    <w:p w14:paraId="742C3044" w14:textId="700A6E78" w:rsidR="006421F8" w:rsidRPr="00195080" w:rsidRDefault="006421F8" w:rsidP="21F33381">
      <w:pPr>
        <w:pStyle w:val="Ttulo2"/>
        <w:spacing w:after="0"/>
        <w:rPr>
          <w:rFonts w:ascii="Arial" w:hAnsi="Arial" w:cs="Arial"/>
          <w:b/>
          <w:bCs/>
          <w:i/>
          <w:iCs/>
          <w:color w:val="000000" w:themeColor="text1"/>
          <w:sz w:val="24"/>
          <w:szCs w:val="24"/>
          <w:lang w:val="en-GB"/>
        </w:rPr>
      </w:pPr>
      <w:r w:rsidRPr="00195080">
        <w:rPr>
          <w:rFonts w:ascii="Arial" w:hAnsi="Arial" w:cs="Arial"/>
          <w:b/>
          <w:bCs/>
          <w:i/>
          <w:iCs/>
          <w:color w:val="000000" w:themeColor="text1"/>
          <w:sz w:val="24"/>
          <w:szCs w:val="24"/>
          <w:lang w:val="en-GB"/>
        </w:rPr>
        <w:t xml:space="preserve">Phenotypic </w:t>
      </w:r>
      <w:r w:rsidR="004301C8" w:rsidRPr="00195080">
        <w:rPr>
          <w:rFonts w:ascii="Arial" w:hAnsi="Arial" w:cs="Arial"/>
          <w:b/>
          <w:bCs/>
          <w:i/>
          <w:iCs/>
          <w:color w:val="000000" w:themeColor="text1"/>
          <w:sz w:val="24"/>
          <w:szCs w:val="24"/>
          <w:lang w:val="en-GB"/>
        </w:rPr>
        <w:t>p</w:t>
      </w:r>
      <w:r w:rsidRPr="00195080">
        <w:rPr>
          <w:rFonts w:ascii="Arial" w:hAnsi="Arial" w:cs="Arial"/>
          <w:b/>
          <w:bCs/>
          <w:i/>
          <w:iCs/>
          <w:color w:val="000000" w:themeColor="text1"/>
          <w:sz w:val="24"/>
          <w:szCs w:val="24"/>
          <w:lang w:val="en-GB"/>
        </w:rPr>
        <w:t>rediction and comparison of model performances</w:t>
      </w:r>
    </w:p>
    <w:p w14:paraId="5E4497C3" w14:textId="3426ADE1" w:rsidR="006421F8" w:rsidRPr="00B250A0" w:rsidRDefault="006421F8" w:rsidP="006421F8">
      <w:pPr>
        <w:rPr>
          <w:rFonts w:cs="Arial"/>
          <w:color w:val="000000" w:themeColor="text1"/>
        </w:rPr>
      </w:pPr>
      <w:r w:rsidRPr="30AD777B">
        <w:rPr>
          <w:rFonts w:cs="Arial"/>
          <w:color w:val="000000" w:themeColor="text1"/>
        </w:rPr>
        <w:t xml:space="preserve">The prediction </w:t>
      </w:r>
      <w:r w:rsidR="00C91814" w:rsidRPr="30AD777B">
        <w:rPr>
          <w:rFonts w:cs="Arial"/>
          <w:color w:val="000000" w:themeColor="text1"/>
        </w:rPr>
        <w:t>ability</w:t>
      </w:r>
      <w:r w:rsidRPr="30AD777B">
        <w:rPr>
          <w:rFonts w:cs="Arial"/>
          <w:color w:val="000000" w:themeColor="text1"/>
        </w:rPr>
        <w:t xml:space="preserve"> of the three tested methods </w:t>
      </w:r>
      <w:r w:rsidR="00C91814" w:rsidRPr="30AD777B">
        <w:rPr>
          <w:rFonts w:cs="Arial"/>
          <w:color w:val="000000" w:themeColor="text1"/>
        </w:rPr>
        <w:t>under the 10-par</w:t>
      </w:r>
      <w:r w:rsidR="00A61F7B">
        <w:rPr>
          <w:rFonts w:cs="Arial"/>
          <w:color w:val="000000" w:themeColor="text1"/>
        </w:rPr>
        <w:t>t</w:t>
      </w:r>
      <w:r w:rsidR="00C91814" w:rsidRPr="30AD777B">
        <w:rPr>
          <w:rFonts w:cs="Arial"/>
          <w:color w:val="000000" w:themeColor="text1"/>
        </w:rPr>
        <w:t xml:space="preserve">ition strategy </w:t>
      </w:r>
      <w:r w:rsidR="00DA69D1" w:rsidRPr="30AD777B">
        <w:rPr>
          <w:rFonts w:cs="Arial"/>
          <w:color w:val="000000" w:themeColor="text1"/>
        </w:rPr>
        <w:t>was compared</w:t>
      </w:r>
      <w:r w:rsidRPr="30AD777B">
        <w:rPr>
          <w:rFonts w:cs="Arial"/>
          <w:color w:val="000000" w:themeColor="text1"/>
        </w:rPr>
        <w:t>.</w:t>
      </w:r>
      <w:r w:rsidR="00DA69D1" w:rsidRPr="30AD777B">
        <w:rPr>
          <w:rFonts w:cs="Arial"/>
          <w:color w:val="000000" w:themeColor="text1"/>
        </w:rPr>
        <w:t xml:space="preserve"> Fig. </w:t>
      </w:r>
      <w:r w:rsidR="63D56077" w:rsidRPr="30AD777B">
        <w:rPr>
          <w:rFonts w:cs="Arial"/>
          <w:color w:val="000000" w:themeColor="text1"/>
        </w:rPr>
        <w:t>4</w:t>
      </w:r>
      <w:r w:rsidR="00DA69D1" w:rsidRPr="30AD777B">
        <w:rPr>
          <w:rFonts w:cs="Arial"/>
          <w:color w:val="000000" w:themeColor="text1"/>
        </w:rPr>
        <w:t xml:space="preserve"> shows</w:t>
      </w:r>
      <w:r w:rsidRPr="30AD777B">
        <w:rPr>
          <w:rFonts w:cs="Arial"/>
          <w:color w:val="000000" w:themeColor="text1"/>
        </w:rPr>
        <w:t xml:space="preserve"> </w:t>
      </w:r>
      <w:r w:rsidR="00522C82" w:rsidRPr="30AD777B">
        <w:rPr>
          <w:rFonts w:cs="Arial"/>
          <w:color w:val="000000" w:themeColor="text1"/>
        </w:rPr>
        <w:t xml:space="preserve">pairwise comparisons </w:t>
      </w:r>
      <w:r w:rsidR="001869F7" w:rsidRPr="30AD777B">
        <w:rPr>
          <w:rFonts w:cs="Arial"/>
          <w:color w:val="000000" w:themeColor="text1"/>
        </w:rPr>
        <w:t>in the prediction accuracy obtained</w:t>
      </w:r>
      <w:r w:rsidR="009C526C" w:rsidRPr="30AD777B">
        <w:rPr>
          <w:rFonts w:cs="Arial"/>
          <w:color w:val="000000" w:themeColor="text1"/>
        </w:rPr>
        <w:t xml:space="preserve"> with the</w:t>
      </w:r>
      <w:r w:rsidRPr="30AD777B">
        <w:rPr>
          <w:rFonts w:cs="Arial"/>
          <w:color w:val="000000" w:themeColor="text1"/>
        </w:rPr>
        <w:t xml:space="preserve"> Tukey HSD test. </w:t>
      </w:r>
      <w:r w:rsidR="00AB086F" w:rsidRPr="30AD777B">
        <w:rPr>
          <w:rFonts w:cs="Arial"/>
          <w:color w:val="000000" w:themeColor="text1"/>
        </w:rPr>
        <w:t xml:space="preserve">Results </w:t>
      </w:r>
      <w:r w:rsidRPr="30AD777B">
        <w:rPr>
          <w:rFonts w:cs="Arial"/>
          <w:color w:val="000000" w:themeColor="text1"/>
        </w:rPr>
        <w:t>reveal significant difference</w:t>
      </w:r>
      <w:r w:rsidR="00194CF0" w:rsidRPr="30AD777B">
        <w:rPr>
          <w:rFonts w:cs="Arial"/>
          <w:color w:val="000000" w:themeColor="text1"/>
        </w:rPr>
        <w:t>s</w:t>
      </w:r>
      <w:r w:rsidR="00A41AF7" w:rsidRPr="30AD777B">
        <w:rPr>
          <w:rFonts w:cs="Arial"/>
          <w:color w:val="000000" w:themeColor="text1"/>
        </w:rPr>
        <w:t xml:space="preserve"> between </w:t>
      </w:r>
      <w:proofErr w:type="spellStart"/>
      <w:r w:rsidR="00A41AF7" w:rsidRPr="30AD777B">
        <w:rPr>
          <w:rFonts w:cs="Arial"/>
          <w:color w:val="000000" w:themeColor="text1"/>
        </w:rPr>
        <w:lastRenderedPageBreak/>
        <w:t>BayesC</w:t>
      </w:r>
      <w:proofErr w:type="spellEnd"/>
      <w:r w:rsidR="00A41AF7" w:rsidRPr="30AD777B">
        <w:rPr>
          <w:rFonts w:cs="Arial"/>
          <w:color w:val="000000" w:themeColor="text1"/>
        </w:rPr>
        <w:t xml:space="preserve"> and NN-LMM, and between RKHS and NN-LMM</w:t>
      </w:r>
      <w:r w:rsidR="00014464" w:rsidRPr="30AD777B">
        <w:rPr>
          <w:rFonts w:cs="Arial"/>
          <w:color w:val="000000" w:themeColor="text1"/>
        </w:rPr>
        <w:t>,</w:t>
      </w:r>
      <w:r w:rsidRPr="30AD777B">
        <w:rPr>
          <w:rFonts w:cs="Arial"/>
          <w:color w:val="000000" w:themeColor="text1"/>
        </w:rPr>
        <w:t xml:space="preserve"> while the difference between RKHS</w:t>
      </w:r>
      <w:r w:rsidR="00EC7705" w:rsidRPr="30AD777B">
        <w:rPr>
          <w:rFonts w:cs="Arial"/>
          <w:color w:val="000000" w:themeColor="text1"/>
        </w:rPr>
        <w:t xml:space="preserve"> and</w:t>
      </w:r>
      <w:r w:rsidR="00303847" w:rsidRPr="30AD777B">
        <w:rPr>
          <w:rFonts w:cs="Arial"/>
          <w:color w:val="000000" w:themeColor="text1"/>
        </w:rPr>
        <w:t xml:space="preserve"> </w:t>
      </w:r>
      <w:proofErr w:type="spellStart"/>
      <w:r w:rsidRPr="30AD777B">
        <w:rPr>
          <w:rFonts w:cs="Arial"/>
          <w:color w:val="000000" w:themeColor="text1"/>
        </w:rPr>
        <w:t>BayesC</w:t>
      </w:r>
      <w:proofErr w:type="spellEnd"/>
      <w:r w:rsidRPr="30AD777B">
        <w:rPr>
          <w:rFonts w:cs="Arial"/>
          <w:color w:val="000000" w:themeColor="text1"/>
        </w:rPr>
        <w:t xml:space="preserve"> </w:t>
      </w:r>
      <w:r w:rsidR="00194CF0" w:rsidRPr="30AD777B">
        <w:rPr>
          <w:rFonts w:cs="Arial"/>
          <w:color w:val="000000" w:themeColor="text1"/>
        </w:rPr>
        <w:t xml:space="preserve">was </w:t>
      </w:r>
      <w:r w:rsidRPr="30AD777B">
        <w:rPr>
          <w:rFonts w:cs="Arial"/>
          <w:color w:val="000000" w:themeColor="text1"/>
        </w:rPr>
        <w:t>not statistically significant</w:t>
      </w:r>
      <w:r w:rsidR="00711420" w:rsidRPr="30AD777B">
        <w:rPr>
          <w:rFonts w:cs="Arial"/>
          <w:color w:val="000000" w:themeColor="text1"/>
        </w:rPr>
        <w:t xml:space="preserve"> (Supplementary </w:t>
      </w:r>
      <w:r w:rsidR="00AB086F" w:rsidRPr="30AD777B">
        <w:rPr>
          <w:rFonts w:cs="Arial"/>
          <w:color w:val="000000" w:themeColor="text1"/>
        </w:rPr>
        <w:t>Table 1)</w:t>
      </w:r>
      <w:r w:rsidRPr="30AD777B">
        <w:rPr>
          <w:rFonts w:cs="Arial"/>
          <w:color w:val="000000" w:themeColor="text1"/>
        </w:rPr>
        <w:t xml:space="preserve">.  </w:t>
      </w:r>
    </w:p>
    <w:p w14:paraId="033BD69E" w14:textId="354CDB4B" w:rsidR="003B6B93" w:rsidRPr="00B250A0" w:rsidRDefault="00AE1CC2" w:rsidP="006421F8">
      <w:pPr>
        <w:rPr>
          <w:rFonts w:cs="Arial"/>
          <w:color w:val="000000" w:themeColor="text1"/>
          <w:highlight w:val="yellow"/>
        </w:rPr>
      </w:pPr>
      <w:r w:rsidRPr="7F56C862">
        <w:rPr>
          <w:rFonts w:cs="Arial"/>
          <w:color w:val="000000" w:themeColor="text1"/>
        </w:rPr>
        <w:t xml:space="preserve">Figs </w:t>
      </w:r>
      <w:r w:rsidR="775A425C" w:rsidRPr="7F56C862">
        <w:rPr>
          <w:rFonts w:cs="Arial"/>
          <w:color w:val="000000" w:themeColor="text1"/>
        </w:rPr>
        <w:t>5</w:t>
      </w:r>
      <w:r w:rsidRPr="7F56C862">
        <w:rPr>
          <w:rFonts w:cs="Arial"/>
          <w:color w:val="000000" w:themeColor="text1"/>
        </w:rPr>
        <w:t xml:space="preserve"> and </w:t>
      </w:r>
      <w:r w:rsidR="513FCD16" w:rsidRPr="7F56C862">
        <w:rPr>
          <w:rFonts w:cs="Arial"/>
          <w:color w:val="000000" w:themeColor="text1"/>
        </w:rPr>
        <w:t>6</w:t>
      </w:r>
      <w:r w:rsidRPr="7F56C862">
        <w:rPr>
          <w:rFonts w:cs="Arial"/>
          <w:color w:val="000000" w:themeColor="text1"/>
        </w:rPr>
        <w:t xml:space="preserve"> show, within method, the prediction performance of the different models for each of the six traits, using the Pearson´s correlation as the evaluation metric. Thus, the highest the correlation value, the closest the model predictions are to the actual values. </w:t>
      </w:r>
      <w:r w:rsidRPr="7F56C862">
        <w:rPr>
          <w:rFonts w:cs="Arial"/>
          <w:color w:val="000000" w:themeColor="text1"/>
          <w:highlight w:val="yellow"/>
        </w:rPr>
        <w:t xml:space="preserve">It can be observed that incorporating transcriptome data </w:t>
      </w:r>
      <w:r w:rsidR="4E8B8BFE" w:rsidRPr="7F56C862">
        <w:rPr>
          <w:rFonts w:cs="Arial"/>
          <w:color w:val="000000" w:themeColor="text1"/>
          <w:highlight w:val="yellow"/>
        </w:rPr>
        <w:t xml:space="preserve">alone or in combination with SNPs </w:t>
      </w:r>
      <w:r w:rsidR="069FF931" w:rsidRPr="7F56C862">
        <w:rPr>
          <w:rFonts w:cs="Arial"/>
          <w:color w:val="000000" w:themeColor="text1"/>
          <w:highlight w:val="yellow"/>
        </w:rPr>
        <w:t xml:space="preserve">substantially </w:t>
      </w:r>
      <w:r w:rsidRPr="7F56C862">
        <w:rPr>
          <w:rFonts w:cs="Arial"/>
          <w:color w:val="000000" w:themeColor="text1"/>
          <w:highlight w:val="yellow"/>
        </w:rPr>
        <w:t>enhance</w:t>
      </w:r>
      <w:r w:rsidR="7B41FC9E" w:rsidRPr="7F56C862">
        <w:rPr>
          <w:rFonts w:cs="Arial"/>
          <w:color w:val="000000" w:themeColor="text1"/>
          <w:highlight w:val="yellow"/>
        </w:rPr>
        <w:t>s</w:t>
      </w:r>
      <w:r w:rsidRPr="7F56C862">
        <w:rPr>
          <w:rFonts w:cs="Arial"/>
          <w:color w:val="000000" w:themeColor="text1"/>
          <w:highlight w:val="yellow"/>
        </w:rPr>
        <w:t xml:space="preserve"> the prediction performance for most traits </w:t>
      </w:r>
      <w:r w:rsidR="348FA62A" w:rsidRPr="7F56C862">
        <w:rPr>
          <w:rFonts w:cs="Arial"/>
          <w:color w:val="000000" w:themeColor="text1"/>
          <w:highlight w:val="yellow"/>
        </w:rPr>
        <w:t>when using</w:t>
      </w:r>
      <w:r w:rsidRPr="7F56C862">
        <w:rPr>
          <w:rFonts w:cs="Arial"/>
          <w:color w:val="000000" w:themeColor="text1"/>
          <w:highlight w:val="yellow"/>
        </w:rPr>
        <w:t xml:space="preserve"> the RKHS and </w:t>
      </w:r>
      <w:proofErr w:type="spellStart"/>
      <w:r w:rsidRPr="7F56C862">
        <w:rPr>
          <w:rFonts w:cs="Arial"/>
          <w:color w:val="000000" w:themeColor="text1"/>
          <w:highlight w:val="yellow"/>
        </w:rPr>
        <w:t>BayesC</w:t>
      </w:r>
      <w:proofErr w:type="spellEnd"/>
      <w:r w:rsidRPr="7F56C862">
        <w:rPr>
          <w:rFonts w:cs="Arial"/>
          <w:color w:val="000000" w:themeColor="text1"/>
          <w:highlight w:val="yellow"/>
        </w:rPr>
        <w:t xml:space="preserve"> </w:t>
      </w:r>
      <w:r w:rsidR="77BFE9A6" w:rsidRPr="7F56C862">
        <w:rPr>
          <w:rFonts w:cs="Arial"/>
          <w:color w:val="000000" w:themeColor="text1"/>
          <w:highlight w:val="yellow"/>
        </w:rPr>
        <w:t>methods</w:t>
      </w:r>
      <w:r w:rsidRPr="7F56C862">
        <w:rPr>
          <w:rFonts w:cs="Arial"/>
          <w:color w:val="000000" w:themeColor="text1"/>
          <w:highlight w:val="yellow"/>
        </w:rPr>
        <w:t>.</w:t>
      </w:r>
    </w:p>
    <w:p w14:paraId="4D40F031" w14:textId="03CCFF90" w:rsidR="00EB6871" w:rsidRPr="00B250A0" w:rsidRDefault="00EB6871" w:rsidP="00EB6871">
      <w:pPr>
        <w:rPr>
          <w:rFonts w:cs="Arial"/>
        </w:rPr>
      </w:pPr>
      <w:r w:rsidRPr="21F33381">
        <w:rPr>
          <w:rFonts w:cs="Arial"/>
          <w:color w:val="000000" w:themeColor="text1"/>
        </w:rPr>
        <w:t>Across the feature selection process, five different subsets of transcripts were selected (10, 100, 200, 500, and 1</w:t>
      </w:r>
      <w:r w:rsidR="00612B04">
        <w:rPr>
          <w:rFonts w:cs="Arial"/>
          <w:color w:val="000000" w:themeColor="text1"/>
        </w:rPr>
        <w:t>,</w:t>
      </w:r>
      <w:r w:rsidRPr="21F33381">
        <w:rPr>
          <w:rFonts w:cs="Arial"/>
          <w:color w:val="000000" w:themeColor="text1"/>
        </w:rPr>
        <w:t xml:space="preserve">000 </w:t>
      </w:r>
      <w:r w:rsidRPr="21F33381">
        <w:rPr>
          <w:rFonts w:cs="Arial"/>
        </w:rPr>
        <w:t>features). However, since we employed a 10-fold cross-validation strategy, the selection was performed independently for each trait in each fold</w:t>
      </w:r>
      <w:r w:rsidR="00904FDB" w:rsidRPr="21F33381">
        <w:rPr>
          <w:rFonts w:cs="Arial"/>
        </w:rPr>
        <w:t xml:space="preserve"> using exclusively the training data</w:t>
      </w:r>
      <w:r w:rsidRPr="21F33381">
        <w:rPr>
          <w:rFonts w:cs="Arial"/>
        </w:rPr>
        <w:t xml:space="preserve">, as already described in the Materials and Methods section. Table </w:t>
      </w:r>
      <w:r w:rsidR="754987EF" w:rsidRPr="21F33381">
        <w:rPr>
          <w:rFonts w:cs="Arial"/>
        </w:rPr>
        <w:t>1</w:t>
      </w:r>
      <w:r w:rsidRPr="21F33381">
        <w:rPr>
          <w:rFonts w:cs="Arial"/>
        </w:rPr>
        <w:t xml:space="preserve"> presents the total number of unique genes selected across the 10 cross-validation partitions for each subset size of gene expression features.</w:t>
      </w:r>
    </w:p>
    <w:p w14:paraId="24874BFD" w14:textId="6A13C219" w:rsidR="006421F8" w:rsidRPr="00B250A0" w:rsidRDefault="0094127B" w:rsidP="006421F8">
      <w:pPr>
        <w:rPr>
          <w:rFonts w:cs="Arial"/>
        </w:rPr>
      </w:pPr>
      <w:r w:rsidRPr="25084606">
        <w:rPr>
          <w:rFonts w:cs="Arial"/>
          <w:color w:val="000000" w:themeColor="text1"/>
        </w:rPr>
        <w:t>Fig.</w:t>
      </w:r>
      <w:r w:rsidR="000B48A8" w:rsidRPr="25084606">
        <w:rPr>
          <w:rFonts w:cs="Arial"/>
          <w:color w:val="000000" w:themeColor="text1"/>
        </w:rPr>
        <w:t xml:space="preserve"> </w:t>
      </w:r>
      <w:r w:rsidR="22397DF4" w:rsidRPr="6507EF2B">
        <w:rPr>
          <w:rFonts w:cs="Arial"/>
          <w:color w:val="000000" w:themeColor="text1"/>
        </w:rPr>
        <w:t>5</w:t>
      </w:r>
      <w:r w:rsidR="000B48A8" w:rsidRPr="25084606">
        <w:rPr>
          <w:rFonts w:cs="Arial"/>
          <w:color w:val="000000" w:themeColor="text1"/>
        </w:rPr>
        <w:t xml:space="preserve"> presents the</w:t>
      </w:r>
      <w:r w:rsidR="008E37C8" w:rsidRPr="25084606">
        <w:rPr>
          <w:rFonts w:cs="Arial"/>
          <w:color w:val="000000" w:themeColor="text1"/>
        </w:rPr>
        <w:t xml:space="preserve"> prediction accuracy</w:t>
      </w:r>
      <w:r w:rsidR="000B48A8" w:rsidRPr="25084606">
        <w:rPr>
          <w:rFonts w:cs="Arial"/>
          <w:color w:val="000000" w:themeColor="text1"/>
        </w:rPr>
        <w:t xml:space="preserve"> </w:t>
      </w:r>
      <w:r w:rsidR="008E37C8" w:rsidRPr="25084606">
        <w:rPr>
          <w:rFonts w:cs="Arial"/>
          <w:color w:val="000000" w:themeColor="text1"/>
        </w:rPr>
        <w:t>of the different methods-models</w:t>
      </w:r>
      <w:r w:rsidR="000B48A8" w:rsidRPr="25084606">
        <w:rPr>
          <w:rFonts w:cs="Arial"/>
          <w:color w:val="000000" w:themeColor="text1"/>
        </w:rPr>
        <w:t xml:space="preserve"> for traits related to white blood cells—specifically leucocytes, monocytes, and lymphocytes. For leucocytes, the highest mean correlation (r</w:t>
      </w:r>
      <w:r w:rsidR="006F0F59">
        <w:rPr>
          <w:rFonts w:cs="Arial"/>
          <w:color w:val="000000" w:themeColor="text1"/>
        </w:rPr>
        <w:t xml:space="preserve"> </w:t>
      </w:r>
      <w:r w:rsidR="000B48A8" w:rsidRPr="25084606">
        <w:rPr>
          <w:rFonts w:cs="Arial"/>
          <w:color w:val="000000" w:themeColor="text1"/>
        </w:rPr>
        <w:t>=</w:t>
      </w:r>
      <w:r w:rsidR="006F0F59">
        <w:rPr>
          <w:rFonts w:cs="Arial"/>
          <w:color w:val="000000" w:themeColor="text1"/>
        </w:rPr>
        <w:t xml:space="preserve"> </w:t>
      </w:r>
      <w:r w:rsidR="000B48A8" w:rsidRPr="25084606">
        <w:rPr>
          <w:rFonts w:cs="Arial"/>
          <w:color w:val="000000" w:themeColor="text1"/>
        </w:rPr>
        <w:t xml:space="preserve">0.67) was achieved using the </w:t>
      </w:r>
      <w:proofErr w:type="spellStart"/>
      <w:r w:rsidR="000B48A8" w:rsidRPr="25084606">
        <w:rPr>
          <w:rFonts w:cs="Arial"/>
          <w:color w:val="000000" w:themeColor="text1"/>
        </w:rPr>
        <w:t>BayesC</w:t>
      </w:r>
      <w:proofErr w:type="spellEnd"/>
      <w:r w:rsidR="000B48A8" w:rsidRPr="25084606">
        <w:rPr>
          <w:rFonts w:cs="Arial"/>
          <w:color w:val="000000" w:themeColor="text1"/>
        </w:rPr>
        <w:t xml:space="preserve"> model across different model-input strategies. </w:t>
      </w:r>
      <w:r w:rsidR="000B48A8" w:rsidRPr="25084606">
        <w:rPr>
          <w:rFonts w:cs="Arial"/>
        </w:rPr>
        <w:t xml:space="preserve">Notably, equal correlation values were obtained </w:t>
      </w:r>
      <w:r w:rsidR="00A97775">
        <w:rPr>
          <w:rFonts w:cs="Arial"/>
        </w:rPr>
        <w:t xml:space="preserve">when </w:t>
      </w:r>
      <w:r w:rsidR="000B48A8" w:rsidRPr="25084606">
        <w:rPr>
          <w:rFonts w:cs="Arial"/>
        </w:rPr>
        <w:t>using the PLS-selected subset of 1</w:t>
      </w:r>
      <w:r w:rsidR="00612B04">
        <w:rPr>
          <w:rFonts w:cs="Arial"/>
        </w:rPr>
        <w:t>,</w:t>
      </w:r>
      <w:r w:rsidR="000B48A8" w:rsidRPr="25084606">
        <w:rPr>
          <w:rFonts w:cs="Arial"/>
        </w:rPr>
        <w:t xml:space="preserve">000 </w:t>
      </w:r>
      <w:r w:rsidR="005F1372" w:rsidRPr="25084606">
        <w:rPr>
          <w:rFonts w:cs="Arial"/>
        </w:rPr>
        <w:t>transcripts alone</w:t>
      </w:r>
      <w:r w:rsidR="00DF4116" w:rsidRPr="25084606">
        <w:rPr>
          <w:rFonts w:cs="Arial"/>
        </w:rPr>
        <w:t xml:space="preserve"> </w:t>
      </w:r>
      <w:r w:rsidR="000B48A8" w:rsidRPr="25084606">
        <w:rPr>
          <w:rFonts w:cs="Arial"/>
        </w:rPr>
        <w:t>(a total of 2</w:t>
      </w:r>
      <w:r w:rsidR="006A5296">
        <w:rPr>
          <w:rFonts w:cs="Arial"/>
        </w:rPr>
        <w:t>,</w:t>
      </w:r>
      <w:r w:rsidR="000B48A8" w:rsidRPr="25084606">
        <w:rPr>
          <w:rFonts w:cs="Arial"/>
        </w:rPr>
        <w:t>736 unique transcripts</w:t>
      </w:r>
      <w:r w:rsidR="000F0C31" w:rsidRPr="25084606">
        <w:rPr>
          <w:rFonts w:cs="Arial"/>
        </w:rPr>
        <w:t xml:space="preserve"> across partitions</w:t>
      </w:r>
      <w:r w:rsidR="000B48A8" w:rsidRPr="25084606">
        <w:rPr>
          <w:rFonts w:cs="Arial"/>
        </w:rPr>
        <w:t xml:space="preserve">; see Table </w:t>
      </w:r>
      <w:r w:rsidR="09FE4F80" w:rsidRPr="21F33381">
        <w:rPr>
          <w:rFonts w:cs="Arial"/>
        </w:rPr>
        <w:t>1</w:t>
      </w:r>
      <w:r w:rsidR="00A97775" w:rsidRPr="25084606">
        <w:rPr>
          <w:rFonts w:cs="Arial"/>
        </w:rPr>
        <w:t>)</w:t>
      </w:r>
      <w:r w:rsidR="00A97775">
        <w:rPr>
          <w:rFonts w:cs="Arial"/>
        </w:rPr>
        <w:t xml:space="preserve"> or</w:t>
      </w:r>
      <w:r w:rsidR="00DF4116" w:rsidRPr="25084606">
        <w:rPr>
          <w:rFonts w:cs="Arial"/>
        </w:rPr>
        <w:t xml:space="preserve"> </w:t>
      </w:r>
      <w:r w:rsidR="00A97775">
        <w:rPr>
          <w:rFonts w:cs="Arial"/>
        </w:rPr>
        <w:t xml:space="preserve">when </w:t>
      </w:r>
      <w:r w:rsidR="00B33643" w:rsidRPr="25084606">
        <w:rPr>
          <w:rFonts w:cs="Arial"/>
        </w:rPr>
        <w:t>combining</w:t>
      </w:r>
      <w:r w:rsidR="000B48A8" w:rsidRPr="25084606">
        <w:rPr>
          <w:rFonts w:cs="Arial"/>
        </w:rPr>
        <w:t xml:space="preserve"> </w:t>
      </w:r>
      <w:r w:rsidR="30E477AD" w:rsidRPr="2480056C">
        <w:rPr>
          <w:rFonts w:cs="Arial"/>
        </w:rPr>
        <w:t>with</w:t>
      </w:r>
      <w:r w:rsidR="00DF4116" w:rsidRPr="2480056C">
        <w:rPr>
          <w:rFonts w:cs="Arial"/>
        </w:rPr>
        <w:t xml:space="preserve"> </w:t>
      </w:r>
      <w:r w:rsidR="000B48A8" w:rsidRPr="25084606">
        <w:rPr>
          <w:rFonts w:cs="Arial"/>
        </w:rPr>
        <w:t>the complete set of SNP markers.</w:t>
      </w:r>
    </w:p>
    <w:p w14:paraId="757ADEDB" w14:textId="58B1D48F" w:rsidR="006421F8" w:rsidRPr="00B250A0" w:rsidRDefault="006421F8" w:rsidP="006421F8">
      <w:pPr>
        <w:rPr>
          <w:rFonts w:cs="Arial"/>
        </w:rPr>
      </w:pPr>
      <w:r w:rsidRPr="1DDCAA9C">
        <w:rPr>
          <w:rFonts w:cs="Arial"/>
        </w:rPr>
        <w:lastRenderedPageBreak/>
        <w:t>For monocytes, the highest predictive ability (r</w:t>
      </w:r>
      <w:r w:rsidR="11A0A37D" w:rsidRPr="1DDCAA9C">
        <w:rPr>
          <w:rFonts w:cs="Arial"/>
        </w:rPr>
        <w:t xml:space="preserve"> </w:t>
      </w:r>
      <w:r w:rsidRPr="1DDCAA9C">
        <w:rPr>
          <w:rFonts w:cs="Arial"/>
        </w:rPr>
        <w:t>=</w:t>
      </w:r>
      <w:r w:rsidR="006F0F59" w:rsidRPr="1DDCAA9C">
        <w:rPr>
          <w:rFonts w:cs="Arial"/>
        </w:rPr>
        <w:t xml:space="preserve"> </w:t>
      </w:r>
      <w:r w:rsidRPr="1DDCAA9C">
        <w:rPr>
          <w:rFonts w:cs="Arial"/>
        </w:rPr>
        <w:t xml:space="preserve">0.58) was also achieved with </w:t>
      </w:r>
      <w:proofErr w:type="spellStart"/>
      <w:r w:rsidRPr="1DDCAA9C">
        <w:rPr>
          <w:rFonts w:cs="Arial"/>
        </w:rPr>
        <w:t>BayesC</w:t>
      </w:r>
      <w:proofErr w:type="spellEnd"/>
      <w:r w:rsidRPr="1DDCAA9C">
        <w:rPr>
          <w:rFonts w:cs="Arial"/>
        </w:rPr>
        <w:t xml:space="preserve">. This value was observed when using only gene expression </w:t>
      </w:r>
      <w:r w:rsidR="00BF15B8" w:rsidRPr="1DDCAA9C">
        <w:rPr>
          <w:rFonts w:cs="Arial"/>
        </w:rPr>
        <w:t>data and</w:t>
      </w:r>
      <w:r w:rsidRPr="1DDCAA9C">
        <w:rPr>
          <w:rFonts w:cs="Arial"/>
        </w:rPr>
        <w:t xml:space="preserve"> combining the </w:t>
      </w:r>
      <w:r w:rsidR="009F15CA" w:rsidRPr="1DDCAA9C">
        <w:rPr>
          <w:rFonts w:cs="Arial"/>
        </w:rPr>
        <w:t xml:space="preserve">PLS </w:t>
      </w:r>
      <w:r w:rsidR="00D81E91" w:rsidRPr="1DDCAA9C">
        <w:rPr>
          <w:rFonts w:cs="Arial"/>
        </w:rPr>
        <w:t xml:space="preserve">subset of </w:t>
      </w:r>
      <w:r w:rsidRPr="1DDCAA9C">
        <w:rPr>
          <w:rFonts w:cs="Arial"/>
        </w:rPr>
        <w:t>1</w:t>
      </w:r>
      <w:r w:rsidR="00186773" w:rsidRPr="1DDCAA9C">
        <w:rPr>
          <w:rFonts w:cs="Arial"/>
        </w:rPr>
        <w:t>,</w:t>
      </w:r>
      <w:r w:rsidRPr="1DDCAA9C">
        <w:rPr>
          <w:rFonts w:cs="Arial"/>
        </w:rPr>
        <w:t>00</w:t>
      </w:r>
      <w:r w:rsidR="008E4112" w:rsidRPr="1DDCAA9C">
        <w:rPr>
          <w:rFonts w:cs="Arial"/>
        </w:rPr>
        <w:t>0</w:t>
      </w:r>
      <w:r w:rsidRPr="1DDCAA9C">
        <w:rPr>
          <w:rFonts w:cs="Arial"/>
        </w:rPr>
        <w:t xml:space="preserve"> </w:t>
      </w:r>
      <w:r w:rsidR="00D81E91" w:rsidRPr="1DDCAA9C">
        <w:rPr>
          <w:rFonts w:cs="Arial"/>
        </w:rPr>
        <w:t>genes</w:t>
      </w:r>
      <w:r w:rsidR="009F15CA" w:rsidRPr="1DDCAA9C">
        <w:rPr>
          <w:rFonts w:cs="Arial"/>
        </w:rPr>
        <w:t xml:space="preserve"> (</w:t>
      </w:r>
      <w:r w:rsidR="006414CA" w:rsidRPr="1DDCAA9C">
        <w:rPr>
          <w:rFonts w:cs="Arial"/>
        </w:rPr>
        <w:t>a total of</w:t>
      </w:r>
      <w:r w:rsidR="009F15CA" w:rsidRPr="1DDCAA9C">
        <w:rPr>
          <w:rFonts w:cs="Arial"/>
        </w:rPr>
        <w:t xml:space="preserve"> 2</w:t>
      </w:r>
      <w:r w:rsidR="00186773" w:rsidRPr="1DDCAA9C">
        <w:rPr>
          <w:rFonts w:cs="Arial"/>
        </w:rPr>
        <w:t>,</w:t>
      </w:r>
      <w:r w:rsidR="009F15CA" w:rsidRPr="1DDCAA9C">
        <w:rPr>
          <w:rFonts w:cs="Arial"/>
        </w:rPr>
        <w:t>911</w:t>
      </w:r>
      <w:r w:rsidR="00FE7177" w:rsidRPr="1DDCAA9C">
        <w:rPr>
          <w:rFonts w:cs="Arial"/>
        </w:rPr>
        <w:t xml:space="preserve"> unique </w:t>
      </w:r>
      <w:r w:rsidR="006414CA" w:rsidRPr="1DDCAA9C">
        <w:rPr>
          <w:rFonts w:cs="Arial"/>
        </w:rPr>
        <w:t>transcripts</w:t>
      </w:r>
      <w:r w:rsidR="005F1372" w:rsidRPr="1DDCAA9C">
        <w:rPr>
          <w:rFonts w:cs="Arial"/>
        </w:rPr>
        <w:t xml:space="preserve"> across partitions</w:t>
      </w:r>
      <w:r w:rsidR="00FE7177" w:rsidRPr="1DDCAA9C">
        <w:rPr>
          <w:rFonts w:cs="Arial"/>
        </w:rPr>
        <w:t xml:space="preserve">, Table </w:t>
      </w:r>
      <w:r w:rsidR="6424ECB2" w:rsidRPr="1DDCAA9C">
        <w:rPr>
          <w:rFonts w:cs="Arial"/>
        </w:rPr>
        <w:t>1</w:t>
      </w:r>
      <w:r w:rsidR="00FE7177" w:rsidRPr="1DDCAA9C">
        <w:rPr>
          <w:rFonts w:cs="Arial"/>
        </w:rPr>
        <w:t>)</w:t>
      </w:r>
      <w:r w:rsidRPr="1DDCAA9C">
        <w:rPr>
          <w:rFonts w:cs="Arial"/>
        </w:rPr>
        <w:t xml:space="preserve"> with SNPs. </w:t>
      </w:r>
    </w:p>
    <w:p w14:paraId="05C46F5F" w14:textId="38C73EBF" w:rsidR="006421F8" w:rsidRPr="00B250A0" w:rsidRDefault="006421F8" w:rsidP="006421F8">
      <w:pPr>
        <w:rPr>
          <w:rFonts w:cs="Arial"/>
        </w:rPr>
      </w:pPr>
      <w:r w:rsidRPr="1DDCAA9C">
        <w:rPr>
          <w:rFonts w:cs="Arial"/>
        </w:rPr>
        <w:t xml:space="preserve">For lymphocytes, </w:t>
      </w:r>
      <w:proofErr w:type="spellStart"/>
      <w:r w:rsidRPr="1DDCAA9C">
        <w:rPr>
          <w:rFonts w:cs="Arial"/>
        </w:rPr>
        <w:t>BayesC</w:t>
      </w:r>
      <w:proofErr w:type="spellEnd"/>
      <w:r w:rsidRPr="1DDCAA9C">
        <w:rPr>
          <w:rFonts w:cs="Arial"/>
        </w:rPr>
        <w:t xml:space="preserve"> </w:t>
      </w:r>
      <w:r w:rsidR="00964B9A" w:rsidRPr="1DDCAA9C">
        <w:rPr>
          <w:rFonts w:cs="Arial"/>
        </w:rPr>
        <w:t xml:space="preserve">and RKHS </w:t>
      </w:r>
      <w:r w:rsidRPr="1DDCAA9C">
        <w:rPr>
          <w:rFonts w:cs="Arial"/>
        </w:rPr>
        <w:t>outperformed</w:t>
      </w:r>
      <w:r w:rsidR="00964B9A" w:rsidRPr="1DDCAA9C">
        <w:rPr>
          <w:rFonts w:cs="Arial"/>
        </w:rPr>
        <w:t xml:space="preserve"> </w:t>
      </w:r>
      <w:r w:rsidRPr="1DDCAA9C">
        <w:rPr>
          <w:rFonts w:cs="Arial"/>
        </w:rPr>
        <w:t xml:space="preserve">NN-LMM. The best </w:t>
      </w:r>
      <w:r w:rsidR="00CC158B" w:rsidRPr="1DDCAA9C">
        <w:rPr>
          <w:rFonts w:cs="Arial"/>
        </w:rPr>
        <w:t xml:space="preserve">median </w:t>
      </w:r>
      <w:r w:rsidRPr="1DDCAA9C">
        <w:rPr>
          <w:rFonts w:cs="Arial"/>
        </w:rPr>
        <w:t>prediction value (</w:t>
      </w:r>
      <w:r w:rsidR="374353F2" w:rsidRPr="1DDCAA9C">
        <w:rPr>
          <w:rFonts w:cs="Arial"/>
        </w:rPr>
        <w:t>r</w:t>
      </w:r>
      <w:r w:rsidR="1536F008" w:rsidRPr="1DDCAA9C">
        <w:rPr>
          <w:rFonts w:cs="Arial"/>
        </w:rPr>
        <w:t xml:space="preserve"> </w:t>
      </w:r>
      <w:r w:rsidR="374353F2" w:rsidRPr="1DDCAA9C">
        <w:rPr>
          <w:rFonts w:cs="Arial"/>
        </w:rPr>
        <w:t xml:space="preserve">= </w:t>
      </w:r>
      <w:r w:rsidRPr="1DDCAA9C">
        <w:rPr>
          <w:rFonts w:cs="Arial"/>
        </w:rPr>
        <w:t>0.6</w:t>
      </w:r>
      <w:r w:rsidR="00964B9A" w:rsidRPr="1DDCAA9C">
        <w:rPr>
          <w:rFonts w:cs="Arial"/>
        </w:rPr>
        <w:t>7</w:t>
      </w:r>
      <w:r w:rsidRPr="1DDCAA9C">
        <w:rPr>
          <w:rFonts w:cs="Arial"/>
        </w:rPr>
        <w:t xml:space="preserve">) was reported </w:t>
      </w:r>
      <w:r w:rsidR="00A940E5" w:rsidRPr="1DDCAA9C">
        <w:rPr>
          <w:rFonts w:cs="Arial"/>
        </w:rPr>
        <w:t xml:space="preserve">for </w:t>
      </w:r>
      <w:r w:rsidR="00626117" w:rsidRPr="1DDCAA9C">
        <w:rPr>
          <w:rFonts w:cs="Arial"/>
        </w:rPr>
        <w:t>PLS subset</w:t>
      </w:r>
      <w:r w:rsidR="00D81E91" w:rsidRPr="1DDCAA9C">
        <w:rPr>
          <w:rFonts w:cs="Arial"/>
        </w:rPr>
        <w:t xml:space="preserve"> of 1</w:t>
      </w:r>
      <w:r w:rsidR="00D7450B" w:rsidRPr="1DDCAA9C">
        <w:rPr>
          <w:rFonts w:cs="Arial"/>
        </w:rPr>
        <w:t>,</w:t>
      </w:r>
      <w:r w:rsidR="00D81E91" w:rsidRPr="1DDCAA9C">
        <w:rPr>
          <w:rFonts w:cs="Arial"/>
        </w:rPr>
        <w:t>000 genes</w:t>
      </w:r>
      <w:r w:rsidR="00FA2FD5" w:rsidRPr="1DDCAA9C">
        <w:rPr>
          <w:rFonts w:cs="Arial"/>
        </w:rPr>
        <w:t xml:space="preserve"> (</w:t>
      </w:r>
      <w:r w:rsidR="006D48AB" w:rsidRPr="1DDCAA9C">
        <w:rPr>
          <w:rFonts w:cs="Arial"/>
        </w:rPr>
        <w:t>n</w:t>
      </w:r>
      <w:r w:rsidR="518B8044" w:rsidRPr="1DDCAA9C">
        <w:rPr>
          <w:rFonts w:cs="Arial"/>
        </w:rPr>
        <w:t xml:space="preserve"> </w:t>
      </w:r>
      <w:r w:rsidR="006D48AB" w:rsidRPr="1DDCAA9C">
        <w:rPr>
          <w:rFonts w:cs="Arial"/>
        </w:rPr>
        <w:t xml:space="preserve">= </w:t>
      </w:r>
      <w:r w:rsidR="00895AB7" w:rsidRPr="1DDCAA9C">
        <w:rPr>
          <w:rFonts w:cs="Arial"/>
        </w:rPr>
        <w:t>2</w:t>
      </w:r>
      <w:r w:rsidR="00D7450B" w:rsidRPr="1DDCAA9C">
        <w:rPr>
          <w:rFonts w:cs="Arial"/>
        </w:rPr>
        <w:t>,</w:t>
      </w:r>
      <w:r w:rsidR="00895AB7" w:rsidRPr="1DDCAA9C">
        <w:rPr>
          <w:rFonts w:cs="Arial"/>
        </w:rPr>
        <w:t>894</w:t>
      </w:r>
      <w:r w:rsidR="00396544" w:rsidRPr="1DDCAA9C">
        <w:rPr>
          <w:rFonts w:cs="Arial"/>
        </w:rPr>
        <w:t xml:space="preserve"> across partitions</w:t>
      </w:r>
      <w:r w:rsidR="00895AB7" w:rsidRPr="1DDCAA9C">
        <w:rPr>
          <w:rFonts w:cs="Arial"/>
        </w:rPr>
        <w:t>, see</w:t>
      </w:r>
      <w:r w:rsidR="00FA2FD5" w:rsidRPr="1DDCAA9C">
        <w:rPr>
          <w:rFonts w:cs="Arial"/>
        </w:rPr>
        <w:t xml:space="preserve"> Table </w:t>
      </w:r>
      <w:r w:rsidR="37EC872F" w:rsidRPr="1DDCAA9C">
        <w:rPr>
          <w:rFonts w:cs="Arial"/>
        </w:rPr>
        <w:t>1</w:t>
      </w:r>
      <w:r w:rsidR="00FA2FD5" w:rsidRPr="1DDCAA9C">
        <w:rPr>
          <w:rFonts w:cs="Arial"/>
        </w:rPr>
        <w:t>)</w:t>
      </w:r>
      <w:r w:rsidR="00023779" w:rsidRPr="1DDCAA9C">
        <w:rPr>
          <w:rFonts w:cs="Arial"/>
        </w:rPr>
        <w:t xml:space="preserve"> and </w:t>
      </w:r>
      <w:r w:rsidRPr="1DDCAA9C">
        <w:rPr>
          <w:rFonts w:cs="Arial"/>
        </w:rPr>
        <w:t xml:space="preserve">when integrating </w:t>
      </w:r>
      <w:r w:rsidR="00626117" w:rsidRPr="1DDCAA9C">
        <w:rPr>
          <w:rFonts w:cs="Arial"/>
        </w:rPr>
        <w:t>PLS</w:t>
      </w:r>
      <w:r w:rsidR="00735C77" w:rsidRPr="1DDCAA9C">
        <w:rPr>
          <w:rFonts w:cs="Arial"/>
        </w:rPr>
        <w:t xml:space="preserve"> subset of</w:t>
      </w:r>
      <w:r w:rsidR="00626117" w:rsidRPr="1DDCAA9C">
        <w:rPr>
          <w:rFonts w:cs="Arial"/>
        </w:rPr>
        <w:t xml:space="preserve"> </w:t>
      </w:r>
      <w:r w:rsidR="00A940E5" w:rsidRPr="1DDCAA9C">
        <w:rPr>
          <w:rFonts w:cs="Arial"/>
        </w:rPr>
        <w:t xml:space="preserve">500 </w:t>
      </w:r>
      <w:r w:rsidR="00FA2FD5" w:rsidRPr="1DDCAA9C">
        <w:rPr>
          <w:rFonts w:cs="Arial"/>
        </w:rPr>
        <w:t>(</w:t>
      </w:r>
      <w:r w:rsidR="006D48AB" w:rsidRPr="1DDCAA9C">
        <w:rPr>
          <w:rFonts w:cs="Arial"/>
        </w:rPr>
        <w:t>n</w:t>
      </w:r>
      <w:r w:rsidR="4226FCCA" w:rsidRPr="1DDCAA9C">
        <w:rPr>
          <w:rFonts w:cs="Arial"/>
        </w:rPr>
        <w:t xml:space="preserve"> </w:t>
      </w:r>
      <w:r w:rsidR="006D48AB" w:rsidRPr="1DDCAA9C">
        <w:rPr>
          <w:rFonts w:cs="Arial"/>
        </w:rPr>
        <w:t xml:space="preserve">= </w:t>
      </w:r>
      <w:r w:rsidR="00FA2FD5" w:rsidRPr="1DDCAA9C">
        <w:rPr>
          <w:rFonts w:cs="Arial"/>
        </w:rPr>
        <w:t>1</w:t>
      </w:r>
      <w:r w:rsidR="00DC41C6" w:rsidRPr="1DDCAA9C">
        <w:rPr>
          <w:rFonts w:cs="Arial"/>
        </w:rPr>
        <w:t>,</w:t>
      </w:r>
      <w:r w:rsidR="00FA2FD5" w:rsidRPr="1DDCAA9C">
        <w:rPr>
          <w:rFonts w:cs="Arial"/>
        </w:rPr>
        <w:t>600</w:t>
      </w:r>
      <w:r w:rsidR="00396544" w:rsidRPr="1DDCAA9C">
        <w:rPr>
          <w:rFonts w:cs="Arial"/>
        </w:rPr>
        <w:t xml:space="preserve"> across partitions</w:t>
      </w:r>
      <w:r w:rsidR="00FA2FD5" w:rsidRPr="1DDCAA9C">
        <w:rPr>
          <w:rFonts w:cs="Arial"/>
        </w:rPr>
        <w:t xml:space="preserve">, see Table </w:t>
      </w:r>
      <w:r w:rsidR="5FB88D55" w:rsidRPr="1DDCAA9C">
        <w:rPr>
          <w:rFonts w:cs="Arial"/>
        </w:rPr>
        <w:t>1</w:t>
      </w:r>
      <w:r w:rsidR="00FA2FD5" w:rsidRPr="1DDCAA9C">
        <w:rPr>
          <w:rFonts w:cs="Arial"/>
        </w:rPr>
        <w:t xml:space="preserve">) </w:t>
      </w:r>
      <w:r w:rsidR="00A940E5" w:rsidRPr="1DDCAA9C">
        <w:rPr>
          <w:rFonts w:cs="Arial"/>
        </w:rPr>
        <w:t xml:space="preserve">or </w:t>
      </w:r>
      <w:r w:rsidRPr="1DDCAA9C">
        <w:rPr>
          <w:rFonts w:cs="Arial"/>
        </w:rPr>
        <w:t>1</w:t>
      </w:r>
      <w:r w:rsidR="00DC41C6" w:rsidRPr="1DDCAA9C">
        <w:rPr>
          <w:rFonts w:cs="Arial"/>
        </w:rPr>
        <w:t>,</w:t>
      </w:r>
      <w:r w:rsidRPr="1DDCAA9C">
        <w:rPr>
          <w:rFonts w:cs="Arial"/>
        </w:rPr>
        <w:t xml:space="preserve">000 </w:t>
      </w:r>
      <w:r w:rsidR="00735C77" w:rsidRPr="1DDCAA9C">
        <w:rPr>
          <w:rFonts w:cs="Arial"/>
        </w:rPr>
        <w:t xml:space="preserve">transcripts </w:t>
      </w:r>
      <w:r w:rsidRPr="1DDCAA9C">
        <w:rPr>
          <w:rFonts w:cs="Arial"/>
        </w:rPr>
        <w:t xml:space="preserve">with </w:t>
      </w:r>
      <w:r w:rsidR="00AB4738" w:rsidRPr="1DDCAA9C">
        <w:rPr>
          <w:rFonts w:cs="Arial"/>
        </w:rPr>
        <w:t xml:space="preserve">the </w:t>
      </w:r>
      <w:r w:rsidRPr="1DDCAA9C">
        <w:rPr>
          <w:rFonts w:cs="Arial"/>
        </w:rPr>
        <w:t xml:space="preserve">SNP marker set. </w:t>
      </w:r>
    </w:p>
    <w:p w14:paraId="54331818" w14:textId="66BBFC16" w:rsidR="006421F8" w:rsidRPr="00B250A0" w:rsidRDefault="002A5BB0" w:rsidP="1DDCAA9C">
      <w:pPr>
        <w:rPr>
          <w:rFonts w:cs="Arial"/>
          <w:color w:val="000000" w:themeColor="text1"/>
        </w:rPr>
      </w:pPr>
      <w:r w:rsidRPr="1DDCAA9C">
        <w:rPr>
          <w:rFonts w:cs="Arial"/>
          <w:color w:val="000000" w:themeColor="text1"/>
        </w:rPr>
        <w:t>W</w:t>
      </w:r>
      <w:r w:rsidR="00FE0424" w:rsidRPr="1DDCAA9C">
        <w:rPr>
          <w:rFonts w:cs="Arial"/>
          <w:color w:val="000000" w:themeColor="text1"/>
        </w:rPr>
        <w:t xml:space="preserve">e examined </w:t>
      </w:r>
      <w:r w:rsidR="008E1F6F" w:rsidRPr="1DDCAA9C">
        <w:rPr>
          <w:rFonts w:cs="Arial"/>
          <w:color w:val="000000" w:themeColor="text1"/>
        </w:rPr>
        <w:t>the number of common</w:t>
      </w:r>
      <w:r w:rsidR="00067237" w:rsidRPr="1DDCAA9C">
        <w:rPr>
          <w:rFonts w:cs="Arial"/>
          <w:color w:val="000000" w:themeColor="text1"/>
        </w:rPr>
        <w:t xml:space="preserve"> genes found between the 500 </w:t>
      </w:r>
      <w:r w:rsidR="001E429A" w:rsidRPr="1DDCAA9C">
        <w:rPr>
          <w:rFonts w:cs="Arial"/>
          <w:color w:val="000000" w:themeColor="text1"/>
        </w:rPr>
        <w:t>gene expression subsets</w:t>
      </w:r>
      <w:r w:rsidR="00B134D5" w:rsidRPr="1DDCAA9C">
        <w:rPr>
          <w:rFonts w:cs="Arial"/>
          <w:color w:val="000000" w:themeColor="text1"/>
        </w:rPr>
        <w:t>.</w:t>
      </w:r>
      <w:r w:rsidR="00B33643" w:rsidRPr="1DDCAA9C">
        <w:rPr>
          <w:rFonts w:cs="Arial"/>
          <w:color w:val="000000" w:themeColor="text1"/>
        </w:rPr>
        <w:t xml:space="preserve"> </w:t>
      </w:r>
      <w:r w:rsidR="00BE2D7F" w:rsidRPr="1DDCAA9C">
        <w:rPr>
          <w:rFonts w:cs="Arial"/>
          <w:color w:val="000000" w:themeColor="text1"/>
        </w:rPr>
        <w:t>L</w:t>
      </w:r>
      <w:r w:rsidR="00F3230C" w:rsidRPr="1DDCAA9C">
        <w:rPr>
          <w:rFonts w:cs="Arial"/>
          <w:color w:val="000000" w:themeColor="text1"/>
        </w:rPr>
        <w:t>eucocytes and lymphocytes traits shared the highe</w:t>
      </w:r>
      <w:r w:rsidR="00F0455D" w:rsidRPr="1DDCAA9C">
        <w:rPr>
          <w:rFonts w:cs="Arial"/>
          <w:color w:val="000000" w:themeColor="text1"/>
        </w:rPr>
        <w:t>st</w:t>
      </w:r>
      <w:r w:rsidR="00F3230C" w:rsidRPr="1DDCAA9C">
        <w:rPr>
          <w:rFonts w:cs="Arial"/>
          <w:color w:val="000000" w:themeColor="text1"/>
        </w:rPr>
        <w:t xml:space="preserve"> number of common genes</w:t>
      </w:r>
      <w:r w:rsidR="00A75173" w:rsidRPr="1DDCAA9C">
        <w:rPr>
          <w:rFonts w:cs="Arial"/>
          <w:color w:val="000000" w:themeColor="text1"/>
        </w:rPr>
        <w:t xml:space="preserve"> (n</w:t>
      </w:r>
      <w:r w:rsidR="6555D344" w:rsidRPr="1DDCAA9C">
        <w:rPr>
          <w:rFonts w:cs="Arial"/>
          <w:color w:val="000000" w:themeColor="text1"/>
        </w:rPr>
        <w:t xml:space="preserve"> </w:t>
      </w:r>
      <w:r w:rsidR="00A75173" w:rsidRPr="1DDCAA9C">
        <w:rPr>
          <w:rFonts w:cs="Arial"/>
          <w:color w:val="000000" w:themeColor="text1"/>
        </w:rPr>
        <w:t>=</w:t>
      </w:r>
      <w:r w:rsidR="006F0F59" w:rsidRPr="1DDCAA9C">
        <w:rPr>
          <w:rFonts w:cs="Arial"/>
          <w:color w:val="000000" w:themeColor="text1"/>
        </w:rPr>
        <w:t xml:space="preserve"> </w:t>
      </w:r>
      <w:r w:rsidR="004C1E42" w:rsidRPr="1DDCAA9C">
        <w:rPr>
          <w:rFonts w:cs="Arial"/>
          <w:color w:val="000000" w:themeColor="text1"/>
        </w:rPr>
        <w:t>50</w:t>
      </w:r>
      <w:r w:rsidR="00B33FDF" w:rsidRPr="1DDCAA9C">
        <w:rPr>
          <w:rFonts w:cs="Arial"/>
          <w:color w:val="000000" w:themeColor="text1"/>
        </w:rPr>
        <w:t>)</w:t>
      </w:r>
      <w:r w:rsidR="00940E53" w:rsidRPr="1DDCAA9C">
        <w:rPr>
          <w:rFonts w:cs="Arial"/>
          <w:color w:val="000000" w:themeColor="text1"/>
        </w:rPr>
        <w:t xml:space="preserve"> </w:t>
      </w:r>
      <w:r w:rsidR="003D2F50" w:rsidRPr="1DDCAA9C">
        <w:rPr>
          <w:rFonts w:cs="Arial"/>
          <w:color w:val="000000" w:themeColor="text1"/>
        </w:rPr>
        <w:t xml:space="preserve">consistently reported </w:t>
      </w:r>
      <w:r w:rsidR="00C41399" w:rsidRPr="1DDCAA9C">
        <w:rPr>
          <w:rFonts w:cs="Arial"/>
          <w:color w:val="000000" w:themeColor="text1"/>
        </w:rPr>
        <w:t>across the 10-folds cross validation</w:t>
      </w:r>
      <w:r w:rsidR="00024680" w:rsidRPr="1DDCAA9C">
        <w:rPr>
          <w:rFonts w:cs="Arial"/>
          <w:color w:val="000000" w:themeColor="text1"/>
        </w:rPr>
        <w:t xml:space="preserve"> strategy</w:t>
      </w:r>
      <w:r w:rsidR="009F51F9" w:rsidRPr="1DDCAA9C">
        <w:rPr>
          <w:rFonts w:cs="Arial"/>
          <w:color w:val="000000" w:themeColor="text1"/>
        </w:rPr>
        <w:t xml:space="preserve"> (Supplementary </w:t>
      </w:r>
      <w:r w:rsidR="00B70ACD" w:rsidRPr="1DDCAA9C">
        <w:rPr>
          <w:rFonts w:cs="Arial"/>
          <w:color w:val="000000" w:themeColor="text1"/>
        </w:rPr>
        <w:t>Material</w:t>
      </w:r>
      <w:r w:rsidR="009F51F9" w:rsidRPr="1DDCAA9C">
        <w:rPr>
          <w:rFonts w:cs="Arial"/>
          <w:color w:val="000000" w:themeColor="text1"/>
        </w:rPr>
        <w:t xml:space="preserve"> </w:t>
      </w:r>
      <w:r w:rsidR="0026380C" w:rsidRPr="1DDCAA9C">
        <w:rPr>
          <w:rFonts w:cs="Arial"/>
          <w:color w:val="000000" w:themeColor="text1"/>
        </w:rPr>
        <w:t>S</w:t>
      </w:r>
      <w:r w:rsidR="00B70ACD" w:rsidRPr="1DDCAA9C">
        <w:rPr>
          <w:rFonts w:cs="Arial"/>
          <w:color w:val="000000" w:themeColor="text1"/>
        </w:rPr>
        <w:t>1</w:t>
      </w:r>
      <w:r w:rsidR="0026380C" w:rsidRPr="1DDCAA9C">
        <w:rPr>
          <w:rFonts w:cs="Arial"/>
          <w:color w:val="000000" w:themeColor="text1"/>
        </w:rPr>
        <w:t>)</w:t>
      </w:r>
      <w:r w:rsidR="00024680" w:rsidRPr="1DDCAA9C">
        <w:rPr>
          <w:rFonts w:cs="Arial"/>
          <w:color w:val="000000" w:themeColor="text1"/>
        </w:rPr>
        <w:t>.</w:t>
      </w:r>
      <w:r w:rsidR="00C41399" w:rsidRPr="1DDCAA9C">
        <w:rPr>
          <w:rFonts w:cs="Arial"/>
          <w:color w:val="000000" w:themeColor="text1"/>
        </w:rPr>
        <w:t xml:space="preserve"> </w:t>
      </w:r>
      <w:r w:rsidR="00D33FA0" w:rsidRPr="1DDCAA9C">
        <w:rPr>
          <w:rFonts w:cs="Arial"/>
          <w:color w:val="000000" w:themeColor="text1"/>
        </w:rPr>
        <w:t>Almost half</w:t>
      </w:r>
      <w:r w:rsidR="003B2A92" w:rsidRPr="1DDCAA9C">
        <w:rPr>
          <w:rFonts w:cs="Arial"/>
          <w:color w:val="000000" w:themeColor="text1"/>
        </w:rPr>
        <w:t xml:space="preserve"> of the genes</w:t>
      </w:r>
      <w:r w:rsidR="00D33FA0" w:rsidRPr="1DDCAA9C">
        <w:rPr>
          <w:rFonts w:cs="Arial"/>
          <w:color w:val="000000" w:themeColor="text1"/>
        </w:rPr>
        <w:t xml:space="preserve"> (n</w:t>
      </w:r>
      <w:r w:rsidR="01B27CAD" w:rsidRPr="1DDCAA9C">
        <w:rPr>
          <w:rFonts w:cs="Arial"/>
          <w:color w:val="000000" w:themeColor="text1"/>
        </w:rPr>
        <w:t xml:space="preserve"> </w:t>
      </w:r>
      <w:r w:rsidR="00D33FA0" w:rsidRPr="1DDCAA9C">
        <w:rPr>
          <w:rFonts w:cs="Arial"/>
          <w:color w:val="000000" w:themeColor="text1"/>
        </w:rPr>
        <w:t>=</w:t>
      </w:r>
      <w:r w:rsidR="00150BD2" w:rsidRPr="1DDCAA9C">
        <w:rPr>
          <w:rFonts w:cs="Arial"/>
          <w:color w:val="000000" w:themeColor="text1"/>
        </w:rPr>
        <w:t xml:space="preserve"> </w:t>
      </w:r>
      <w:r w:rsidR="00D33FA0" w:rsidRPr="1DDCAA9C">
        <w:rPr>
          <w:rFonts w:cs="Arial"/>
          <w:color w:val="000000" w:themeColor="text1"/>
        </w:rPr>
        <w:t xml:space="preserve">23) were associated to </w:t>
      </w:r>
      <w:r w:rsidR="00BF3964" w:rsidRPr="1DDCAA9C">
        <w:rPr>
          <w:rFonts w:cs="Arial"/>
          <w:color w:val="000000" w:themeColor="text1"/>
        </w:rPr>
        <w:t>immune-related functions</w:t>
      </w:r>
      <w:r w:rsidR="00563732" w:rsidRPr="1DDCAA9C">
        <w:rPr>
          <w:rFonts w:cs="Arial"/>
          <w:color w:val="000000" w:themeColor="text1"/>
        </w:rPr>
        <w:t>.</w:t>
      </w:r>
      <w:r w:rsidR="003B2A92" w:rsidRPr="1DDCAA9C">
        <w:rPr>
          <w:rFonts w:cs="Arial"/>
          <w:color w:val="000000" w:themeColor="text1"/>
        </w:rPr>
        <w:t xml:space="preserve"> </w:t>
      </w:r>
      <w:r w:rsidR="00D60C54" w:rsidRPr="1DDCAA9C">
        <w:rPr>
          <w:rFonts w:cs="Arial"/>
          <w:color w:val="000000" w:themeColor="text1"/>
        </w:rPr>
        <w:t>Lymphocyte</w:t>
      </w:r>
      <w:r w:rsidR="008E5F98" w:rsidRPr="1DDCAA9C">
        <w:rPr>
          <w:rFonts w:cs="Arial"/>
          <w:color w:val="000000" w:themeColor="text1"/>
        </w:rPr>
        <w:t>s</w:t>
      </w:r>
      <w:r w:rsidR="00D60C54" w:rsidRPr="1DDCAA9C">
        <w:rPr>
          <w:rFonts w:cs="Arial"/>
          <w:color w:val="000000" w:themeColor="text1"/>
        </w:rPr>
        <w:t xml:space="preserve"> and monocyte</w:t>
      </w:r>
      <w:r w:rsidR="008E5F98" w:rsidRPr="1DDCAA9C">
        <w:rPr>
          <w:rFonts w:cs="Arial"/>
          <w:color w:val="000000" w:themeColor="text1"/>
        </w:rPr>
        <w:t>s</w:t>
      </w:r>
      <w:r w:rsidR="00D60C54" w:rsidRPr="1DDCAA9C">
        <w:rPr>
          <w:rFonts w:cs="Arial"/>
          <w:color w:val="000000" w:themeColor="text1"/>
        </w:rPr>
        <w:t xml:space="preserve"> traits </w:t>
      </w:r>
      <w:r w:rsidR="00746335" w:rsidRPr="1DDCAA9C">
        <w:rPr>
          <w:rFonts w:cs="Arial"/>
          <w:color w:val="000000" w:themeColor="text1"/>
        </w:rPr>
        <w:t xml:space="preserve">shared </w:t>
      </w:r>
      <w:r w:rsidR="00D60C54" w:rsidRPr="1DDCAA9C">
        <w:rPr>
          <w:rFonts w:cs="Arial"/>
          <w:color w:val="000000" w:themeColor="text1"/>
        </w:rPr>
        <w:t xml:space="preserve">only </w:t>
      </w:r>
      <w:r w:rsidR="005E3DA6" w:rsidRPr="1DDCAA9C">
        <w:rPr>
          <w:rFonts w:cs="Arial"/>
          <w:color w:val="000000" w:themeColor="text1"/>
        </w:rPr>
        <w:t xml:space="preserve">11 expressed genes </w:t>
      </w:r>
      <w:r w:rsidR="00DD3A2D" w:rsidRPr="1DDCAA9C">
        <w:rPr>
          <w:rFonts w:cs="Arial"/>
          <w:color w:val="000000" w:themeColor="text1"/>
        </w:rPr>
        <w:t>in</w:t>
      </w:r>
      <w:r w:rsidR="003B0652" w:rsidRPr="1DDCAA9C">
        <w:rPr>
          <w:rFonts w:cs="Arial"/>
          <w:color w:val="000000" w:themeColor="text1"/>
        </w:rPr>
        <w:t xml:space="preserve"> all </w:t>
      </w:r>
      <w:r w:rsidR="00F00F61" w:rsidRPr="1DDCAA9C">
        <w:rPr>
          <w:rFonts w:cs="Arial"/>
          <w:color w:val="000000" w:themeColor="text1"/>
        </w:rPr>
        <w:t>cross-validations,</w:t>
      </w:r>
      <w:r w:rsidR="007915CE" w:rsidRPr="1DDCAA9C">
        <w:rPr>
          <w:rFonts w:cs="Arial"/>
          <w:color w:val="000000" w:themeColor="text1"/>
        </w:rPr>
        <w:t xml:space="preserve"> highlight</w:t>
      </w:r>
      <w:r w:rsidR="00F00F61" w:rsidRPr="1DDCAA9C">
        <w:rPr>
          <w:rFonts w:cs="Arial"/>
          <w:color w:val="000000" w:themeColor="text1"/>
        </w:rPr>
        <w:t>ing</w:t>
      </w:r>
      <w:r w:rsidR="007915CE" w:rsidRPr="1DDCAA9C">
        <w:rPr>
          <w:rFonts w:cs="Arial"/>
          <w:color w:val="000000" w:themeColor="text1"/>
        </w:rPr>
        <w:t xml:space="preserve"> the </w:t>
      </w:r>
      <w:r w:rsidR="00E90F47" w:rsidRPr="1DDCAA9C">
        <w:rPr>
          <w:rFonts w:cs="Arial"/>
          <w:color w:val="000000" w:themeColor="text1"/>
        </w:rPr>
        <w:t>di</w:t>
      </w:r>
      <w:r w:rsidR="00F00F61" w:rsidRPr="1DDCAA9C">
        <w:rPr>
          <w:rFonts w:cs="Arial"/>
          <w:color w:val="000000" w:themeColor="text1"/>
        </w:rPr>
        <w:t>stinct</w:t>
      </w:r>
      <w:r w:rsidR="00E90F47" w:rsidRPr="1DDCAA9C">
        <w:rPr>
          <w:rFonts w:cs="Arial"/>
          <w:color w:val="000000" w:themeColor="text1"/>
        </w:rPr>
        <w:t xml:space="preserve"> nature of these cell populations</w:t>
      </w:r>
      <w:r w:rsidR="0026380C" w:rsidRPr="1DDCAA9C">
        <w:rPr>
          <w:rFonts w:cs="Arial"/>
          <w:color w:val="000000" w:themeColor="text1"/>
        </w:rPr>
        <w:t xml:space="preserve"> (Supplementary </w:t>
      </w:r>
      <w:r w:rsidR="00B70ACD" w:rsidRPr="1DDCAA9C">
        <w:rPr>
          <w:rFonts w:cs="Arial"/>
          <w:color w:val="000000" w:themeColor="text1"/>
        </w:rPr>
        <w:t>Material</w:t>
      </w:r>
      <w:r w:rsidR="0026380C" w:rsidRPr="1DDCAA9C">
        <w:rPr>
          <w:rFonts w:cs="Arial"/>
          <w:color w:val="000000" w:themeColor="text1"/>
        </w:rPr>
        <w:t xml:space="preserve"> S</w:t>
      </w:r>
      <w:r w:rsidR="00A313C8" w:rsidRPr="1DDCAA9C">
        <w:rPr>
          <w:rFonts w:cs="Arial"/>
          <w:color w:val="000000" w:themeColor="text1"/>
        </w:rPr>
        <w:t>2</w:t>
      </w:r>
      <w:r w:rsidR="0026380C" w:rsidRPr="1DDCAA9C">
        <w:rPr>
          <w:rFonts w:cs="Arial"/>
          <w:color w:val="000000" w:themeColor="text1"/>
        </w:rPr>
        <w:t>)</w:t>
      </w:r>
      <w:r w:rsidR="003B0652" w:rsidRPr="1DDCAA9C">
        <w:rPr>
          <w:rFonts w:cs="Arial"/>
          <w:color w:val="000000" w:themeColor="text1"/>
        </w:rPr>
        <w:t>.</w:t>
      </w:r>
      <w:r w:rsidR="00351071" w:rsidRPr="1DDCAA9C">
        <w:rPr>
          <w:rFonts w:cs="Arial"/>
          <w:color w:val="000000" w:themeColor="text1"/>
        </w:rPr>
        <w:t xml:space="preserve"> </w:t>
      </w:r>
      <w:r w:rsidR="006A4429" w:rsidRPr="1DDCAA9C">
        <w:rPr>
          <w:rFonts w:cs="Arial"/>
          <w:color w:val="000000" w:themeColor="text1"/>
        </w:rPr>
        <w:t xml:space="preserve">Next, we performed a functional annotation </w:t>
      </w:r>
      <w:r w:rsidR="00605CAA" w:rsidRPr="1DDCAA9C">
        <w:rPr>
          <w:rFonts w:cs="Arial"/>
          <w:color w:val="000000" w:themeColor="text1"/>
        </w:rPr>
        <w:t>of</w:t>
      </w:r>
      <w:r w:rsidR="00F21F0E" w:rsidRPr="1DDCAA9C">
        <w:rPr>
          <w:rFonts w:cs="Arial"/>
          <w:color w:val="000000" w:themeColor="text1"/>
        </w:rPr>
        <w:t xml:space="preserve"> </w:t>
      </w:r>
      <w:r w:rsidR="00605CAA" w:rsidRPr="1DDCAA9C">
        <w:rPr>
          <w:rFonts w:cs="Arial"/>
          <w:color w:val="000000" w:themeColor="text1"/>
        </w:rPr>
        <w:t xml:space="preserve">the expressed genes </w:t>
      </w:r>
      <w:r w:rsidR="0023108F" w:rsidRPr="1DDCAA9C">
        <w:rPr>
          <w:rFonts w:cs="Arial"/>
          <w:color w:val="000000" w:themeColor="text1"/>
        </w:rPr>
        <w:t>among</w:t>
      </w:r>
      <w:r w:rsidR="00605CAA" w:rsidRPr="1DDCAA9C">
        <w:rPr>
          <w:rFonts w:cs="Arial"/>
          <w:color w:val="000000" w:themeColor="text1"/>
        </w:rPr>
        <w:t xml:space="preserve"> the 500 feature</w:t>
      </w:r>
      <w:r w:rsidR="00781746" w:rsidRPr="1DDCAA9C">
        <w:rPr>
          <w:rFonts w:cs="Arial"/>
          <w:color w:val="000000" w:themeColor="text1"/>
        </w:rPr>
        <w:t>s</w:t>
      </w:r>
      <w:r w:rsidR="00605CAA" w:rsidRPr="1DDCAA9C">
        <w:rPr>
          <w:rFonts w:cs="Arial"/>
          <w:color w:val="000000" w:themeColor="text1"/>
        </w:rPr>
        <w:t xml:space="preserve"> </w:t>
      </w:r>
      <w:r w:rsidR="00E06054" w:rsidRPr="1DDCAA9C">
        <w:rPr>
          <w:rFonts w:cs="Arial"/>
          <w:color w:val="000000" w:themeColor="text1"/>
        </w:rPr>
        <w:t xml:space="preserve">used </w:t>
      </w:r>
      <w:r w:rsidR="000D2C6C" w:rsidRPr="1DDCAA9C">
        <w:rPr>
          <w:rFonts w:cs="Arial"/>
          <w:color w:val="000000" w:themeColor="text1"/>
        </w:rPr>
        <w:t>to</w:t>
      </w:r>
      <w:r w:rsidR="00F21F0E" w:rsidRPr="1DDCAA9C">
        <w:rPr>
          <w:rFonts w:cs="Arial"/>
          <w:color w:val="000000" w:themeColor="text1"/>
        </w:rPr>
        <w:t xml:space="preserve"> </w:t>
      </w:r>
      <w:r w:rsidR="00AA6929" w:rsidRPr="1DDCAA9C">
        <w:rPr>
          <w:rFonts w:cs="Arial"/>
          <w:color w:val="000000" w:themeColor="text1"/>
        </w:rPr>
        <w:t>predic</w:t>
      </w:r>
      <w:r w:rsidR="000D2C6C" w:rsidRPr="1DDCAA9C">
        <w:rPr>
          <w:rFonts w:cs="Arial"/>
          <w:color w:val="000000" w:themeColor="text1"/>
        </w:rPr>
        <w:t>t</w:t>
      </w:r>
      <w:r w:rsidR="001C4600" w:rsidRPr="1DDCAA9C">
        <w:rPr>
          <w:rFonts w:cs="Arial"/>
          <w:color w:val="000000" w:themeColor="text1"/>
        </w:rPr>
        <w:t xml:space="preserve"> </w:t>
      </w:r>
      <w:r w:rsidR="00F21F0E" w:rsidRPr="1DDCAA9C">
        <w:rPr>
          <w:rFonts w:cs="Arial"/>
          <w:color w:val="000000" w:themeColor="text1"/>
        </w:rPr>
        <w:t>the</w:t>
      </w:r>
      <w:r w:rsidR="001B566F" w:rsidRPr="1DDCAA9C">
        <w:rPr>
          <w:rFonts w:cs="Arial"/>
          <w:color w:val="000000" w:themeColor="text1"/>
        </w:rPr>
        <w:t>se</w:t>
      </w:r>
      <w:r w:rsidR="00F21F0E" w:rsidRPr="1DDCAA9C">
        <w:rPr>
          <w:rFonts w:cs="Arial"/>
          <w:color w:val="000000" w:themeColor="text1"/>
        </w:rPr>
        <w:t xml:space="preserve"> three traits</w:t>
      </w:r>
      <w:r w:rsidR="00AC3DB1" w:rsidRPr="1DDCAA9C">
        <w:rPr>
          <w:rFonts w:cs="Arial"/>
          <w:color w:val="000000" w:themeColor="text1"/>
        </w:rPr>
        <w:t>,</w:t>
      </w:r>
      <w:r w:rsidR="00854F9B" w:rsidRPr="1DDCAA9C">
        <w:rPr>
          <w:rFonts w:cs="Arial"/>
          <w:color w:val="000000" w:themeColor="text1"/>
        </w:rPr>
        <w:t xml:space="preserve"> identifying biological functions directly related t</w:t>
      </w:r>
      <w:r w:rsidR="000D2C6C" w:rsidRPr="1DDCAA9C">
        <w:rPr>
          <w:rFonts w:cs="Arial"/>
          <w:color w:val="000000" w:themeColor="text1"/>
        </w:rPr>
        <w:t>o these</w:t>
      </w:r>
      <w:r w:rsidR="001B566F" w:rsidRPr="1DDCAA9C">
        <w:rPr>
          <w:rFonts w:cs="Arial"/>
          <w:color w:val="000000" w:themeColor="text1"/>
        </w:rPr>
        <w:t xml:space="preserve"> </w:t>
      </w:r>
      <w:r w:rsidR="001A70E7" w:rsidRPr="1DDCAA9C">
        <w:rPr>
          <w:rFonts w:cs="Arial"/>
          <w:color w:val="000000" w:themeColor="text1"/>
        </w:rPr>
        <w:t>immune cell</w:t>
      </w:r>
      <w:r w:rsidR="00D72544" w:rsidRPr="1DDCAA9C">
        <w:rPr>
          <w:rFonts w:cs="Arial"/>
          <w:color w:val="000000" w:themeColor="text1"/>
        </w:rPr>
        <w:t xml:space="preserve"> populations</w:t>
      </w:r>
      <w:r w:rsidR="00486A5B" w:rsidRPr="1DDCAA9C">
        <w:rPr>
          <w:rFonts w:cs="Arial"/>
          <w:color w:val="000000" w:themeColor="text1"/>
        </w:rPr>
        <w:t xml:space="preserve"> </w:t>
      </w:r>
      <w:r w:rsidR="005D5F83" w:rsidRPr="1DDCAA9C">
        <w:rPr>
          <w:rFonts w:cs="Arial"/>
          <w:color w:val="000000" w:themeColor="text1"/>
        </w:rPr>
        <w:t>(</w:t>
      </w:r>
      <w:r w:rsidR="009D58F3" w:rsidRPr="1DDCAA9C">
        <w:rPr>
          <w:rFonts w:cs="Arial"/>
          <w:color w:val="000000" w:themeColor="text1"/>
        </w:rPr>
        <w:t xml:space="preserve">Supplementary </w:t>
      </w:r>
      <w:r w:rsidR="003278AC" w:rsidRPr="1DDCAA9C">
        <w:rPr>
          <w:rFonts w:cs="Arial"/>
          <w:color w:val="000000" w:themeColor="text1"/>
        </w:rPr>
        <w:t>Material</w:t>
      </w:r>
      <w:r w:rsidR="009D58F3" w:rsidRPr="1DDCAA9C">
        <w:rPr>
          <w:rFonts w:cs="Arial"/>
          <w:color w:val="000000" w:themeColor="text1"/>
        </w:rPr>
        <w:t xml:space="preserve"> S</w:t>
      </w:r>
      <w:r w:rsidR="00A313C8" w:rsidRPr="1DDCAA9C">
        <w:rPr>
          <w:rFonts w:cs="Arial"/>
          <w:color w:val="000000" w:themeColor="text1"/>
        </w:rPr>
        <w:t>3</w:t>
      </w:r>
      <w:r w:rsidR="00022CD1" w:rsidRPr="1DDCAA9C">
        <w:rPr>
          <w:rFonts w:cs="Arial"/>
          <w:color w:val="000000" w:themeColor="text1"/>
        </w:rPr>
        <w:t>)</w:t>
      </w:r>
      <w:r w:rsidR="00E6671F" w:rsidRPr="1DDCAA9C">
        <w:rPr>
          <w:rFonts w:cs="Arial"/>
          <w:color w:val="000000" w:themeColor="text1"/>
        </w:rPr>
        <w:t>.</w:t>
      </w:r>
      <w:r w:rsidR="00073056" w:rsidRPr="1DDCAA9C">
        <w:rPr>
          <w:rFonts w:cs="Arial"/>
          <w:color w:val="000000" w:themeColor="text1"/>
        </w:rPr>
        <w:t xml:space="preserve"> The</w:t>
      </w:r>
      <w:r w:rsidR="0023108F" w:rsidRPr="1DDCAA9C">
        <w:rPr>
          <w:rFonts w:cs="Arial"/>
          <w:color w:val="000000" w:themeColor="text1"/>
        </w:rPr>
        <w:t xml:space="preserve"> </w:t>
      </w:r>
      <w:r w:rsidR="001E7210" w:rsidRPr="1DDCAA9C">
        <w:rPr>
          <w:rFonts w:cs="Arial"/>
          <w:color w:val="000000" w:themeColor="text1"/>
        </w:rPr>
        <w:t>lymphocytes</w:t>
      </w:r>
      <w:r w:rsidR="00073056" w:rsidRPr="1DDCAA9C">
        <w:rPr>
          <w:rFonts w:cs="Arial"/>
          <w:color w:val="000000" w:themeColor="text1"/>
        </w:rPr>
        <w:t xml:space="preserve"> </w:t>
      </w:r>
      <w:r w:rsidR="0023108F" w:rsidRPr="1DDCAA9C">
        <w:rPr>
          <w:rFonts w:cs="Arial"/>
          <w:color w:val="000000" w:themeColor="text1"/>
        </w:rPr>
        <w:t>trait showed the high</w:t>
      </w:r>
      <w:r w:rsidR="000A4057" w:rsidRPr="1DDCAA9C">
        <w:rPr>
          <w:rFonts w:cs="Arial"/>
          <w:color w:val="000000" w:themeColor="text1"/>
        </w:rPr>
        <w:t>e</w:t>
      </w:r>
      <w:r w:rsidR="00650DCB" w:rsidRPr="1DDCAA9C">
        <w:rPr>
          <w:rFonts w:cs="Arial"/>
          <w:color w:val="000000" w:themeColor="text1"/>
        </w:rPr>
        <w:t>st</w:t>
      </w:r>
      <w:r w:rsidR="0023108F" w:rsidRPr="1DDCAA9C">
        <w:rPr>
          <w:rFonts w:cs="Arial"/>
          <w:color w:val="000000" w:themeColor="text1"/>
        </w:rPr>
        <w:t xml:space="preserve"> proportion </w:t>
      </w:r>
      <w:r w:rsidR="00C70BBD" w:rsidRPr="1DDCAA9C">
        <w:rPr>
          <w:rFonts w:cs="Arial"/>
          <w:color w:val="000000" w:themeColor="text1"/>
        </w:rPr>
        <w:t xml:space="preserve">of </w:t>
      </w:r>
      <w:r w:rsidR="0023108F" w:rsidRPr="1DDCAA9C">
        <w:rPr>
          <w:rFonts w:cs="Arial"/>
          <w:color w:val="000000" w:themeColor="text1"/>
        </w:rPr>
        <w:t>genes</w:t>
      </w:r>
      <w:r w:rsidR="00DE48DC" w:rsidRPr="1DDCAA9C">
        <w:rPr>
          <w:rFonts w:cs="Arial"/>
          <w:color w:val="000000" w:themeColor="text1"/>
        </w:rPr>
        <w:t xml:space="preserve"> </w:t>
      </w:r>
      <w:r w:rsidR="00C70BBD" w:rsidRPr="1DDCAA9C">
        <w:rPr>
          <w:rFonts w:cs="Arial"/>
          <w:color w:val="000000" w:themeColor="text1"/>
        </w:rPr>
        <w:t xml:space="preserve">related with immune functions </w:t>
      </w:r>
      <w:r w:rsidR="00DE48DC" w:rsidRPr="1DDCAA9C">
        <w:rPr>
          <w:rFonts w:cs="Arial"/>
          <w:color w:val="000000" w:themeColor="text1"/>
        </w:rPr>
        <w:t>(</w:t>
      </w:r>
      <w:r w:rsidR="001E7210" w:rsidRPr="1DDCAA9C">
        <w:rPr>
          <w:rFonts w:cs="Arial"/>
          <w:color w:val="000000" w:themeColor="text1"/>
        </w:rPr>
        <w:t>29</w:t>
      </w:r>
      <w:r w:rsidR="00C42008" w:rsidRPr="1DDCAA9C">
        <w:rPr>
          <w:rFonts w:cs="Arial"/>
          <w:color w:val="000000" w:themeColor="text1"/>
        </w:rPr>
        <w:t xml:space="preserve">%), followed by </w:t>
      </w:r>
      <w:r w:rsidR="0077599F" w:rsidRPr="1DDCAA9C">
        <w:rPr>
          <w:rFonts w:cs="Arial"/>
          <w:color w:val="000000" w:themeColor="text1"/>
        </w:rPr>
        <w:t xml:space="preserve">monocytes (26%) and </w:t>
      </w:r>
      <w:r w:rsidR="00C42008" w:rsidRPr="1DDCAA9C">
        <w:rPr>
          <w:rFonts w:cs="Arial"/>
          <w:color w:val="000000" w:themeColor="text1"/>
        </w:rPr>
        <w:t>l</w:t>
      </w:r>
      <w:r w:rsidR="001E7210" w:rsidRPr="1DDCAA9C">
        <w:rPr>
          <w:rFonts w:cs="Arial"/>
          <w:color w:val="000000" w:themeColor="text1"/>
        </w:rPr>
        <w:t>eukocytes</w:t>
      </w:r>
      <w:r w:rsidR="00C42008" w:rsidRPr="1DDCAA9C">
        <w:rPr>
          <w:rFonts w:cs="Arial"/>
          <w:color w:val="000000" w:themeColor="text1"/>
        </w:rPr>
        <w:t xml:space="preserve"> </w:t>
      </w:r>
      <w:r w:rsidR="0077599F" w:rsidRPr="1DDCAA9C">
        <w:rPr>
          <w:rFonts w:cs="Arial"/>
          <w:color w:val="000000" w:themeColor="text1"/>
        </w:rPr>
        <w:t>(25%)</w:t>
      </w:r>
      <w:r w:rsidR="00C42008" w:rsidRPr="1DDCAA9C">
        <w:rPr>
          <w:rFonts w:cs="Arial"/>
          <w:color w:val="000000" w:themeColor="text1"/>
        </w:rPr>
        <w:t xml:space="preserve"> traits.</w:t>
      </w:r>
      <w:r w:rsidR="0023108F" w:rsidRPr="1DDCAA9C">
        <w:rPr>
          <w:rFonts w:cs="Arial"/>
          <w:color w:val="000000" w:themeColor="text1"/>
        </w:rPr>
        <w:t xml:space="preserve"> </w:t>
      </w:r>
      <w:r w:rsidR="006A4C9C" w:rsidRPr="1DDCAA9C">
        <w:rPr>
          <w:rFonts w:cs="Arial"/>
          <w:color w:val="000000" w:themeColor="text1"/>
        </w:rPr>
        <w:t xml:space="preserve"> </w:t>
      </w:r>
    </w:p>
    <w:p w14:paraId="68F25BE5" w14:textId="1AB6C341" w:rsidR="006421F8" w:rsidRPr="00B250A0" w:rsidRDefault="00247D1C" w:rsidP="006421F8">
      <w:pPr>
        <w:rPr>
          <w:rFonts w:cs="Arial"/>
          <w:color w:val="000000" w:themeColor="text1"/>
        </w:rPr>
      </w:pPr>
      <w:r w:rsidRPr="1DDCAA9C">
        <w:rPr>
          <w:rFonts w:cs="Arial"/>
          <w:color w:val="000000" w:themeColor="text1"/>
        </w:rPr>
        <w:t xml:space="preserve">The prediction results for </w:t>
      </w:r>
      <w:r w:rsidR="00935DD3" w:rsidRPr="1DDCAA9C">
        <w:rPr>
          <w:rFonts w:ascii="Symbol" w:eastAsia="Symbol" w:hAnsi="Symbol" w:cs="Symbol"/>
          <w:color w:val="000000" w:themeColor="text1"/>
        </w:rPr>
        <w:t>gd</w:t>
      </w:r>
      <w:r w:rsidR="00935DD3" w:rsidRPr="1DDCAA9C">
        <w:rPr>
          <w:rFonts w:cs="Arial"/>
          <w:color w:val="000000" w:themeColor="text1"/>
        </w:rPr>
        <w:t xml:space="preserve"> T cells</w:t>
      </w:r>
      <w:r w:rsidRPr="1DDCAA9C">
        <w:rPr>
          <w:rFonts w:cs="Arial"/>
          <w:color w:val="000000" w:themeColor="text1"/>
        </w:rPr>
        <w:t xml:space="preserve">, cortisol and carcass traits are illustrated in </w:t>
      </w:r>
      <w:r w:rsidR="0094127B" w:rsidRPr="1DDCAA9C">
        <w:rPr>
          <w:rFonts w:cs="Arial"/>
          <w:color w:val="000000" w:themeColor="text1"/>
        </w:rPr>
        <w:t>Fig.</w:t>
      </w:r>
      <w:r w:rsidRPr="1DDCAA9C">
        <w:rPr>
          <w:rFonts w:cs="Arial"/>
          <w:color w:val="000000" w:themeColor="text1"/>
        </w:rPr>
        <w:t xml:space="preserve"> </w:t>
      </w:r>
      <w:r w:rsidR="7EC34FF8" w:rsidRPr="1DDCAA9C">
        <w:rPr>
          <w:rFonts w:cs="Arial"/>
          <w:color w:val="000000" w:themeColor="text1"/>
        </w:rPr>
        <w:t>6</w:t>
      </w:r>
      <w:r w:rsidRPr="1DDCAA9C">
        <w:rPr>
          <w:rFonts w:cs="Arial"/>
          <w:color w:val="000000" w:themeColor="text1"/>
        </w:rPr>
        <w:t xml:space="preserve">. </w:t>
      </w:r>
      <w:r w:rsidR="006421F8" w:rsidRPr="1DDCAA9C">
        <w:rPr>
          <w:rFonts w:cs="Arial"/>
          <w:color w:val="000000" w:themeColor="text1"/>
        </w:rPr>
        <w:t>The largest prediction ability</w:t>
      </w:r>
      <w:r w:rsidR="004605E4" w:rsidRPr="1DDCAA9C">
        <w:rPr>
          <w:rFonts w:cs="Arial"/>
          <w:color w:val="000000" w:themeColor="text1"/>
        </w:rPr>
        <w:t xml:space="preserve"> (</w:t>
      </w:r>
      <w:r w:rsidR="13A16135" w:rsidRPr="1DDCAA9C">
        <w:rPr>
          <w:rFonts w:cs="Arial"/>
          <w:color w:val="000000" w:themeColor="text1"/>
        </w:rPr>
        <w:t>r</w:t>
      </w:r>
      <w:r w:rsidR="2CA3EE40" w:rsidRPr="1DDCAA9C">
        <w:rPr>
          <w:rFonts w:cs="Arial"/>
          <w:color w:val="000000" w:themeColor="text1"/>
        </w:rPr>
        <w:t xml:space="preserve"> </w:t>
      </w:r>
      <w:r w:rsidR="13A16135" w:rsidRPr="1DDCAA9C">
        <w:rPr>
          <w:rFonts w:cs="Arial"/>
          <w:color w:val="000000" w:themeColor="text1"/>
        </w:rPr>
        <w:t xml:space="preserve">= </w:t>
      </w:r>
      <w:r w:rsidR="004605E4" w:rsidRPr="1DDCAA9C">
        <w:rPr>
          <w:rFonts w:cs="Arial"/>
          <w:color w:val="000000" w:themeColor="text1"/>
        </w:rPr>
        <w:t>0.74)</w:t>
      </w:r>
      <w:r w:rsidR="006421F8" w:rsidRPr="1DDCAA9C">
        <w:rPr>
          <w:rFonts w:cs="Arial"/>
          <w:color w:val="000000" w:themeColor="text1"/>
        </w:rPr>
        <w:t xml:space="preserve"> for the </w:t>
      </w:r>
      <w:r w:rsidR="00BC1D00" w:rsidRPr="1DDCAA9C">
        <w:rPr>
          <w:rFonts w:ascii="Symbol" w:eastAsia="Symbol" w:hAnsi="Symbol" w:cs="Symbol"/>
          <w:color w:val="000000" w:themeColor="text1"/>
        </w:rPr>
        <w:t>gd</w:t>
      </w:r>
      <w:r w:rsidR="00BC1D00" w:rsidRPr="1DDCAA9C">
        <w:rPr>
          <w:rFonts w:cs="Arial"/>
          <w:color w:val="000000" w:themeColor="text1"/>
        </w:rPr>
        <w:t xml:space="preserve"> T cells </w:t>
      </w:r>
      <w:r w:rsidR="006421F8" w:rsidRPr="1DDCAA9C">
        <w:rPr>
          <w:rFonts w:cs="Arial"/>
          <w:color w:val="000000" w:themeColor="text1"/>
        </w:rPr>
        <w:t xml:space="preserve">was </w:t>
      </w:r>
      <w:r w:rsidR="004E57B1" w:rsidRPr="1DDCAA9C">
        <w:rPr>
          <w:rFonts w:cs="Arial"/>
          <w:color w:val="000000" w:themeColor="text1"/>
        </w:rPr>
        <w:t>provided</w:t>
      </w:r>
      <w:r w:rsidR="006421F8" w:rsidRPr="1DDCAA9C">
        <w:rPr>
          <w:rFonts w:cs="Arial"/>
          <w:color w:val="000000" w:themeColor="text1"/>
        </w:rPr>
        <w:t xml:space="preserve"> by the </w:t>
      </w:r>
      <w:proofErr w:type="spellStart"/>
      <w:r w:rsidR="006421F8" w:rsidRPr="1DDCAA9C">
        <w:rPr>
          <w:rFonts w:cs="Arial"/>
          <w:color w:val="000000" w:themeColor="text1"/>
        </w:rPr>
        <w:t>BayesC</w:t>
      </w:r>
      <w:proofErr w:type="spellEnd"/>
      <w:r w:rsidR="004E119C" w:rsidRPr="1DDCAA9C">
        <w:rPr>
          <w:rFonts w:cs="Arial"/>
          <w:color w:val="000000" w:themeColor="text1"/>
        </w:rPr>
        <w:t xml:space="preserve"> with the best performance </w:t>
      </w:r>
      <w:r w:rsidR="00133391" w:rsidRPr="1DDCAA9C">
        <w:rPr>
          <w:rFonts w:cs="Arial"/>
          <w:color w:val="000000" w:themeColor="text1"/>
        </w:rPr>
        <w:t xml:space="preserve">observed </w:t>
      </w:r>
      <w:r w:rsidR="004E119C" w:rsidRPr="1DDCAA9C">
        <w:rPr>
          <w:rFonts w:cs="Arial"/>
          <w:color w:val="000000" w:themeColor="text1"/>
        </w:rPr>
        <w:t xml:space="preserve">when </w:t>
      </w:r>
      <w:r w:rsidR="00133391" w:rsidRPr="1DDCAA9C">
        <w:rPr>
          <w:rFonts w:cs="Arial"/>
          <w:color w:val="000000" w:themeColor="text1"/>
        </w:rPr>
        <w:t>combining</w:t>
      </w:r>
      <w:r w:rsidR="006421F8" w:rsidRPr="1DDCAA9C">
        <w:rPr>
          <w:rFonts w:cs="Arial"/>
          <w:color w:val="000000" w:themeColor="text1"/>
        </w:rPr>
        <w:t xml:space="preserve"> SNPs and gene </w:t>
      </w:r>
      <w:r w:rsidR="006421F8" w:rsidRPr="1DDCAA9C">
        <w:rPr>
          <w:rFonts w:cs="Arial"/>
          <w:color w:val="000000" w:themeColor="text1"/>
        </w:rPr>
        <w:lastRenderedPageBreak/>
        <w:t>expression levels. Notably, a strong correlation</w:t>
      </w:r>
      <w:r w:rsidR="0A8E9C07" w:rsidRPr="1DDCAA9C">
        <w:rPr>
          <w:rFonts w:cs="Arial"/>
          <w:color w:val="000000" w:themeColor="text1"/>
        </w:rPr>
        <w:t xml:space="preserve"> (r = </w:t>
      </w:r>
      <w:r w:rsidR="006421F8" w:rsidRPr="1DDCAA9C">
        <w:rPr>
          <w:rFonts w:cs="Arial"/>
          <w:color w:val="000000" w:themeColor="text1"/>
        </w:rPr>
        <w:t>0.</w:t>
      </w:r>
      <w:r w:rsidR="001F3526" w:rsidRPr="1DDCAA9C">
        <w:rPr>
          <w:rFonts w:cs="Arial"/>
          <w:color w:val="000000" w:themeColor="text1"/>
        </w:rPr>
        <w:t>71</w:t>
      </w:r>
      <w:r w:rsidR="757F1B6F" w:rsidRPr="1DDCAA9C">
        <w:rPr>
          <w:rFonts w:cs="Arial"/>
          <w:color w:val="000000" w:themeColor="text1"/>
        </w:rPr>
        <w:t>)</w:t>
      </w:r>
      <w:r w:rsidR="006421F8" w:rsidRPr="1DDCAA9C">
        <w:rPr>
          <w:rFonts w:cs="Arial"/>
          <w:color w:val="000000" w:themeColor="text1"/>
        </w:rPr>
        <w:t xml:space="preserve"> was also ob</w:t>
      </w:r>
      <w:r w:rsidR="0009752B" w:rsidRPr="1DDCAA9C">
        <w:rPr>
          <w:rFonts w:cs="Arial"/>
          <w:color w:val="000000" w:themeColor="text1"/>
        </w:rPr>
        <w:t>tained</w:t>
      </w:r>
      <w:r w:rsidR="006421F8" w:rsidRPr="1DDCAA9C">
        <w:rPr>
          <w:rFonts w:cs="Arial"/>
          <w:color w:val="000000" w:themeColor="text1"/>
        </w:rPr>
        <w:t xml:space="preserve"> when SNPs were combined with </w:t>
      </w:r>
      <w:r w:rsidR="00BC61C3" w:rsidRPr="1DDCAA9C">
        <w:rPr>
          <w:rFonts w:cs="Arial"/>
          <w:color w:val="000000" w:themeColor="text1"/>
        </w:rPr>
        <w:t>the</w:t>
      </w:r>
      <w:r w:rsidR="006421F8" w:rsidRPr="1DDCAA9C">
        <w:rPr>
          <w:rFonts w:cs="Arial"/>
          <w:color w:val="000000" w:themeColor="text1"/>
        </w:rPr>
        <w:t xml:space="preserve"> </w:t>
      </w:r>
      <w:r w:rsidR="006A7876" w:rsidRPr="1DDCAA9C">
        <w:rPr>
          <w:rFonts w:cs="Arial"/>
          <w:color w:val="000000" w:themeColor="text1"/>
        </w:rPr>
        <w:t>PLS</w:t>
      </w:r>
      <w:r w:rsidR="006421F8" w:rsidRPr="1DDCAA9C">
        <w:rPr>
          <w:rFonts w:cs="Arial"/>
          <w:color w:val="000000" w:themeColor="text1"/>
        </w:rPr>
        <w:t xml:space="preserve"> </w:t>
      </w:r>
      <w:r w:rsidR="006A7876" w:rsidRPr="1DDCAA9C">
        <w:rPr>
          <w:rFonts w:cs="Arial"/>
          <w:color w:val="000000" w:themeColor="text1"/>
        </w:rPr>
        <w:t>subset</w:t>
      </w:r>
      <w:r w:rsidR="00384063" w:rsidRPr="1DDCAA9C">
        <w:rPr>
          <w:rFonts w:cs="Arial"/>
          <w:color w:val="000000" w:themeColor="text1"/>
        </w:rPr>
        <w:t xml:space="preserve"> of </w:t>
      </w:r>
      <w:r w:rsidR="005232F5" w:rsidRPr="1DDCAA9C">
        <w:rPr>
          <w:rFonts w:cs="Arial"/>
          <w:color w:val="000000" w:themeColor="text1"/>
        </w:rPr>
        <w:t xml:space="preserve">only </w:t>
      </w:r>
      <w:r w:rsidR="00384063" w:rsidRPr="1DDCAA9C">
        <w:rPr>
          <w:rFonts w:cs="Arial"/>
          <w:color w:val="000000" w:themeColor="text1"/>
        </w:rPr>
        <w:t>10 genes</w:t>
      </w:r>
      <w:r w:rsidR="006A7876" w:rsidRPr="1DDCAA9C">
        <w:rPr>
          <w:rFonts w:cs="Arial"/>
          <w:color w:val="000000" w:themeColor="text1"/>
        </w:rPr>
        <w:t xml:space="preserve"> (</w:t>
      </w:r>
      <w:r w:rsidR="006D48AB" w:rsidRPr="1DDCAA9C">
        <w:rPr>
          <w:rFonts w:cs="Arial"/>
          <w:color w:val="000000" w:themeColor="text1"/>
        </w:rPr>
        <w:t>n</w:t>
      </w:r>
      <w:r w:rsidR="1A09A7FA" w:rsidRPr="1DDCAA9C">
        <w:rPr>
          <w:rFonts w:cs="Arial"/>
          <w:color w:val="000000" w:themeColor="text1"/>
        </w:rPr>
        <w:t xml:space="preserve"> </w:t>
      </w:r>
      <w:r w:rsidR="006D48AB" w:rsidRPr="1DDCAA9C">
        <w:rPr>
          <w:rFonts w:cs="Arial"/>
          <w:color w:val="000000" w:themeColor="text1"/>
        </w:rPr>
        <w:t xml:space="preserve">= </w:t>
      </w:r>
      <w:r w:rsidR="006A7876" w:rsidRPr="1DDCAA9C">
        <w:rPr>
          <w:rFonts w:cs="Arial"/>
          <w:color w:val="000000" w:themeColor="text1"/>
        </w:rPr>
        <w:t xml:space="preserve">19, </w:t>
      </w:r>
      <w:r w:rsidR="002150AA" w:rsidRPr="1DDCAA9C">
        <w:rPr>
          <w:rFonts w:cs="Arial"/>
          <w:color w:val="000000" w:themeColor="text1"/>
        </w:rPr>
        <w:t xml:space="preserve">see </w:t>
      </w:r>
      <w:r w:rsidR="006A7876" w:rsidRPr="1DDCAA9C">
        <w:rPr>
          <w:rFonts w:cs="Arial"/>
          <w:color w:val="000000" w:themeColor="text1"/>
        </w:rPr>
        <w:t xml:space="preserve">Table </w:t>
      </w:r>
      <w:r w:rsidR="573B8960" w:rsidRPr="1DDCAA9C">
        <w:rPr>
          <w:rFonts w:cs="Arial"/>
          <w:color w:val="000000" w:themeColor="text1"/>
        </w:rPr>
        <w:t>1</w:t>
      </w:r>
      <w:r w:rsidR="002150AA" w:rsidRPr="1DDCAA9C">
        <w:rPr>
          <w:rFonts w:cs="Arial"/>
          <w:color w:val="000000" w:themeColor="text1"/>
        </w:rPr>
        <w:t xml:space="preserve"> and Supplementary Table S2</w:t>
      </w:r>
      <w:r w:rsidR="006A7876" w:rsidRPr="1DDCAA9C">
        <w:rPr>
          <w:rFonts w:cs="Arial"/>
          <w:color w:val="000000" w:themeColor="text1"/>
        </w:rPr>
        <w:t>)</w:t>
      </w:r>
      <w:r w:rsidR="006421F8" w:rsidRPr="1DDCAA9C">
        <w:rPr>
          <w:rFonts w:cs="Arial"/>
          <w:color w:val="000000" w:themeColor="text1"/>
        </w:rPr>
        <w:t xml:space="preserve">. </w:t>
      </w:r>
    </w:p>
    <w:p w14:paraId="34BC462B" w14:textId="68D1E6FF" w:rsidR="006421F8" w:rsidRPr="00B250A0" w:rsidRDefault="006421F8" w:rsidP="006421F8">
      <w:pPr>
        <w:rPr>
          <w:rFonts w:cs="Arial"/>
          <w:color w:val="000000" w:themeColor="text1"/>
        </w:rPr>
      </w:pPr>
      <w:r w:rsidRPr="1DDCAA9C">
        <w:rPr>
          <w:rFonts w:cs="Arial"/>
          <w:color w:val="000000" w:themeColor="text1"/>
        </w:rPr>
        <w:t xml:space="preserve">For the cortisol trait, </w:t>
      </w:r>
      <w:proofErr w:type="spellStart"/>
      <w:r w:rsidRPr="1DDCAA9C">
        <w:rPr>
          <w:rFonts w:cs="Arial"/>
          <w:color w:val="000000" w:themeColor="text1"/>
        </w:rPr>
        <w:t>BayesC</w:t>
      </w:r>
      <w:proofErr w:type="spellEnd"/>
      <w:r w:rsidRPr="1DDCAA9C">
        <w:rPr>
          <w:rFonts w:cs="Arial"/>
          <w:color w:val="000000" w:themeColor="text1"/>
        </w:rPr>
        <w:t xml:space="preserve"> showed the highest predictive accuracy (</w:t>
      </w:r>
      <w:r w:rsidR="5B893E23" w:rsidRPr="1DDCAA9C">
        <w:rPr>
          <w:rFonts w:cs="Arial"/>
          <w:color w:val="000000" w:themeColor="text1"/>
        </w:rPr>
        <w:t>r</w:t>
      </w:r>
      <w:r w:rsidR="5B727888" w:rsidRPr="1DDCAA9C">
        <w:rPr>
          <w:rFonts w:cs="Arial"/>
          <w:color w:val="000000" w:themeColor="text1"/>
        </w:rPr>
        <w:t xml:space="preserve"> </w:t>
      </w:r>
      <w:r w:rsidR="5B893E23" w:rsidRPr="1DDCAA9C">
        <w:rPr>
          <w:rFonts w:cs="Arial"/>
          <w:color w:val="000000" w:themeColor="text1"/>
        </w:rPr>
        <w:t xml:space="preserve">= </w:t>
      </w:r>
      <w:r w:rsidRPr="1DDCAA9C">
        <w:rPr>
          <w:rFonts w:cs="Arial"/>
          <w:color w:val="000000" w:themeColor="text1"/>
        </w:rPr>
        <w:t xml:space="preserve">0.45) when the full set of transcripts was integrated with SNPs. </w:t>
      </w:r>
      <w:r w:rsidR="007B2982" w:rsidRPr="1DDCAA9C">
        <w:rPr>
          <w:rFonts w:cs="Arial"/>
          <w:color w:val="000000" w:themeColor="text1"/>
        </w:rPr>
        <w:t>It is n</w:t>
      </w:r>
      <w:r w:rsidRPr="1DDCAA9C">
        <w:rPr>
          <w:rFonts w:cs="Arial"/>
          <w:color w:val="000000" w:themeColor="text1"/>
        </w:rPr>
        <w:t xml:space="preserve">oteworthy, that RKSH achieved its highest value </w:t>
      </w:r>
      <w:r w:rsidR="00296EDD" w:rsidRPr="1DDCAA9C">
        <w:rPr>
          <w:rFonts w:cs="Arial"/>
          <w:color w:val="000000" w:themeColor="text1"/>
        </w:rPr>
        <w:t>when</w:t>
      </w:r>
      <w:r w:rsidRPr="1DDCAA9C">
        <w:rPr>
          <w:rFonts w:cs="Arial"/>
          <w:color w:val="000000" w:themeColor="text1"/>
        </w:rPr>
        <w:t xml:space="preserve"> </w:t>
      </w:r>
      <w:r w:rsidR="00FE7AB9" w:rsidRPr="1DDCAA9C">
        <w:rPr>
          <w:rFonts w:cs="Arial"/>
          <w:color w:val="000000" w:themeColor="text1"/>
        </w:rPr>
        <w:t>PLS subset</w:t>
      </w:r>
      <w:r w:rsidR="001901D9" w:rsidRPr="1DDCAA9C">
        <w:rPr>
          <w:rFonts w:cs="Arial"/>
          <w:color w:val="000000" w:themeColor="text1"/>
        </w:rPr>
        <w:t xml:space="preserve"> </w:t>
      </w:r>
      <w:r w:rsidR="00384063" w:rsidRPr="1DDCAA9C">
        <w:rPr>
          <w:rFonts w:cs="Arial"/>
          <w:color w:val="000000" w:themeColor="text1"/>
        </w:rPr>
        <w:t xml:space="preserve">of 10 transcripts </w:t>
      </w:r>
      <w:r w:rsidR="001901D9" w:rsidRPr="1DDCAA9C">
        <w:rPr>
          <w:rFonts w:cs="Arial"/>
          <w:color w:val="000000" w:themeColor="text1"/>
        </w:rPr>
        <w:t>w</w:t>
      </w:r>
      <w:r w:rsidR="00FE7AB9" w:rsidRPr="1DDCAA9C">
        <w:rPr>
          <w:rFonts w:cs="Arial"/>
          <w:color w:val="000000" w:themeColor="text1"/>
        </w:rPr>
        <w:t>as</w:t>
      </w:r>
      <w:r w:rsidR="001901D9" w:rsidRPr="1DDCAA9C">
        <w:rPr>
          <w:rFonts w:cs="Arial"/>
          <w:color w:val="000000" w:themeColor="text1"/>
        </w:rPr>
        <w:t xml:space="preserve"> used</w:t>
      </w:r>
      <w:r w:rsidR="00FE7AB9" w:rsidRPr="1DDCAA9C">
        <w:rPr>
          <w:rFonts w:cs="Arial"/>
          <w:color w:val="000000" w:themeColor="text1"/>
        </w:rPr>
        <w:t xml:space="preserve"> (</w:t>
      </w:r>
      <w:r w:rsidR="006D48AB" w:rsidRPr="1DDCAA9C">
        <w:rPr>
          <w:rFonts w:cs="Arial"/>
          <w:color w:val="000000" w:themeColor="text1"/>
        </w:rPr>
        <w:t>n</w:t>
      </w:r>
      <w:r w:rsidR="78F5E0EA" w:rsidRPr="1DDCAA9C">
        <w:rPr>
          <w:rFonts w:cs="Arial"/>
          <w:color w:val="000000" w:themeColor="text1"/>
        </w:rPr>
        <w:t xml:space="preserve"> </w:t>
      </w:r>
      <w:r w:rsidR="006D48AB" w:rsidRPr="1DDCAA9C">
        <w:rPr>
          <w:rFonts w:cs="Arial"/>
          <w:color w:val="000000" w:themeColor="text1"/>
        </w:rPr>
        <w:t xml:space="preserve">= </w:t>
      </w:r>
      <w:r w:rsidR="00FE7AB9" w:rsidRPr="1DDCAA9C">
        <w:rPr>
          <w:rFonts w:cs="Arial"/>
          <w:color w:val="000000" w:themeColor="text1"/>
        </w:rPr>
        <w:t>3</w:t>
      </w:r>
      <w:r w:rsidR="006F0456" w:rsidRPr="1DDCAA9C">
        <w:rPr>
          <w:rFonts w:cs="Arial"/>
          <w:color w:val="000000" w:themeColor="text1"/>
        </w:rPr>
        <w:t>7</w:t>
      </w:r>
      <w:r w:rsidR="00FE7AB9" w:rsidRPr="1DDCAA9C">
        <w:rPr>
          <w:rFonts w:cs="Arial"/>
          <w:color w:val="000000" w:themeColor="text1"/>
        </w:rPr>
        <w:t xml:space="preserve">, </w:t>
      </w:r>
      <w:r w:rsidR="002150AA" w:rsidRPr="1DDCAA9C">
        <w:rPr>
          <w:rFonts w:cs="Arial"/>
          <w:color w:val="000000" w:themeColor="text1"/>
        </w:rPr>
        <w:t xml:space="preserve">see </w:t>
      </w:r>
      <w:r w:rsidR="00FE7AB9" w:rsidRPr="1DDCAA9C">
        <w:rPr>
          <w:rFonts w:cs="Arial"/>
          <w:color w:val="000000" w:themeColor="text1"/>
        </w:rPr>
        <w:t xml:space="preserve">Table </w:t>
      </w:r>
      <w:r w:rsidR="15EF21B8" w:rsidRPr="1DDCAA9C">
        <w:rPr>
          <w:rFonts w:cs="Arial"/>
          <w:color w:val="000000" w:themeColor="text1"/>
        </w:rPr>
        <w:t>1</w:t>
      </w:r>
      <w:r w:rsidR="002150AA" w:rsidRPr="1DDCAA9C">
        <w:rPr>
          <w:rFonts w:cs="Arial"/>
          <w:color w:val="000000" w:themeColor="text1"/>
        </w:rPr>
        <w:t xml:space="preserve"> and Supplementary Table S3</w:t>
      </w:r>
      <w:r w:rsidR="00FE7AB9" w:rsidRPr="1DDCAA9C">
        <w:rPr>
          <w:rFonts w:cs="Arial"/>
          <w:color w:val="000000" w:themeColor="text1"/>
        </w:rPr>
        <w:t>)</w:t>
      </w:r>
      <w:r w:rsidRPr="1DDCAA9C">
        <w:rPr>
          <w:rFonts w:cs="Arial"/>
          <w:color w:val="000000" w:themeColor="text1"/>
        </w:rPr>
        <w:t xml:space="preserve">. </w:t>
      </w:r>
    </w:p>
    <w:p w14:paraId="35DCC1A1" w14:textId="24AE4748" w:rsidR="006421F8" w:rsidRPr="00B250A0" w:rsidRDefault="006421F8" w:rsidP="3208D4E5">
      <w:pPr>
        <w:rPr>
          <w:rFonts w:cs="Arial"/>
          <w:color w:val="000000" w:themeColor="text1"/>
        </w:rPr>
      </w:pPr>
      <w:r w:rsidRPr="277E9CF7">
        <w:rPr>
          <w:rFonts w:cs="Arial"/>
          <w:color w:val="000000" w:themeColor="text1"/>
        </w:rPr>
        <w:t>Across the five previously mentioned traits, Bayesian regression methods consistently outperformed NN-LMM</w:t>
      </w:r>
      <w:r w:rsidR="53B286E3" w:rsidRPr="2E2CAA47">
        <w:rPr>
          <w:rFonts w:cs="Arial"/>
          <w:color w:val="000000" w:themeColor="text1"/>
        </w:rPr>
        <w:t>.</w:t>
      </w:r>
      <w:r w:rsidRPr="277E9CF7">
        <w:rPr>
          <w:rFonts w:cs="Arial"/>
          <w:color w:val="000000" w:themeColor="text1"/>
        </w:rPr>
        <w:t xml:space="preserve"> However, this was not the case for the carcass weight. For this trait, the highest correlation value (</w:t>
      </w:r>
      <w:r w:rsidR="47F32772" w:rsidRPr="277E9CF7">
        <w:rPr>
          <w:rFonts w:cs="Arial"/>
          <w:color w:val="000000" w:themeColor="text1"/>
        </w:rPr>
        <w:t xml:space="preserve">r = </w:t>
      </w:r>
      <w:r w:rsidRPr="277E9CF7">
        <w:rPr>
          <w:rFonts w:cs="Arial"/>
          <w:color w:val="000000" w:themeColor="text1"/>
        </w:rPr>
        <w:t>0.4</w:t>
      </w:r>
      <w:r w:rsidR="00615F52" w:rsidRPr="277E9CF7">
        <w:rPr>
          <w:rFonts w:cs="Arial"/>
          <w:color w:val="000000" w:themeColor="text1"/>
        </w:rPr>
        <w:t>5</w:t>
      </w:r>
      <w:r w:rsidRPr="277E9CF7">
        <w:rPr>
          <w:rFonts w:cs="Arial"/>
          <w:color w:val="000000" w:themeColor="text1"/>
        </w:rPr>
        <w:t xml:space="preserve">) was observed with the NN-LMM method using various input strategies, such as SNPs alone and SNPs combined with transcriptomic data. Similarly, for the linear Bayesian models, using only SNPs produced the same correlation value as using SNPs with the full transcriptomic dataset. </w:t>
      </w:r>
    </w:p>
    <w:p w14:paraId="5584D2B9" w14:textId="3A881F41" w:rsidR="277E9CF7" w:rsidRDefault="2AE42CDB" w:rsidP="277E9CF7">
      <w:pPr>
        <w:rPr>
          <w:rFonts w:eastAsia="Arial" w:cs="Arial"/>
          <w:szCs w:val="24"/>
          <w:highlight w:val="yellow"/>
        </w:rPr>
      </w:pPr>
      <w:r w:rsidRPr="48944A96">
        <w:rPr>
          <w:rFonts w:eastAsia="Arial" w:cs="Arial"/>
          <w:szCs w:val="24"/>
          <w:highlight w:val="yellow"/>
        </w:rPr>
        <w:t>We highlight that, although some of the highest prediction values were observed when combining SNPs and transcripts, for almost all traits, using transcriptomic data alone substantially increased prediction accuracy</w:t>
      </w:r>
      <w:r w:rsidR="01A635F6" w:rsidRPr="48944A96">
        <w:rPr>
          <w:rFonts w:eastAsia="Arial" w:cs="Arial"/>
          <w:szCs w:val="24"/>
          <w:highlight w:val="yellow"/>
        </w:rPr>
        <w:t>, with differences compared to the combined case not being statistically significant.</w:t>
      </w:r>
      <w:r w:rsidRPr="48944A96">
        <w:rPr>
          <w:rFonts w:eastAsia="Arial" w:cs="Arial"/>
          <w:szCs w:val="24"/>
          <w:highlight w:val="yellow"/>
        </w:rPr>
        <w:t xml:space="preserve"> As illustrated in Fig. 5, including all transcripts versus SNPs alone resulted in a 2.24-fold increase in leucocyte prediction accuracy (0.65 vs. 0.29), a 5.27-fold increase for monocytes (0.58 vs. 0.11), and a 2.21-fold increase for lymphocytes (0.64 vs. 0.29). Additionally, prediction accuracies for </w:t>
      </w:r>
      <w:proofErr w:type="spellStart"/>
      <w:r w:rsidRPr="48944A96">
        <w:rPr>
          <w:rFonts w:eastAsia="Arial" w:cs="Arial"/>
          <w:szCs w:val="24"/>
          <w:highlight w:val="yellow"/>
        </w:rPr>
        <w:t>γδ</w:t>
      </w:r>
      <w:proofErr w:type="spellEnd"/>
      <w:r w:rsidRPr="48944A96">
        <w:rPr>
          <w:rFonts w:eastAsia="Arial" w:cs="Arial"/>
          <w:szCs w:val="24"/>
          <w:highlight w:val="yellow"/>
        </w:rPr>
        <w:t xml:space="preserve"> T cells and cortisol increased by 1.47-fold (0.72 vs. 0.49) and 1.15-fold (0.39 vs. 0.34), respectively (Fig. 6). Finally, no improvement was observed for the carcass trait, where prediction accuracy remained unchanged (0.45 vs. 0.45).</w:t>
      </w:r>
    </w:p>
    <w:p w14:paraId="6A6525FA" w14:textId="2A74B1BC" w:rsidR="4872CD40" w:rsidRDefault="4872CD40" w:rsidP="1DDCAA9C">
      <w:pPr>
        <w:rPr>
          <w:rFonts w:eastAsia="Arial" w:cs="Arial"/>
          <w:highlight w:val="yellow"/>
        </w:rPr>
      </w:pPr>
      <w:r w:rsidRPr="1DDCAA9C">
        <w:rPr>
          <w:rFonts w:eastAsia="Arial" w:cs="Arial"/>
          <w:highlight w:val="yellow"/>
        </w:rPr>
        <w:lastRenderedPageBreak/>
        <w:t xml:space="preserve">For </w:t>
      </w:r>
      <w:proofErr w:type="spellStart"/>
      <w:r w:rsidRPr="1DDCAA9C">
        <w:rPr>
          <w:rFonts w:eastAsia="Arial" w:cs="Arial"/>
          <w:highlight w:val="yellow"/>
        </w:rPr>
        <w:t>BayesC</w:t>
      </w:r>
      <w:proofErr w:type="spellEnd"/>
      <w:r w:rsidRPr="1DDCAA9C">
        <w:rPr>
          <w:rFonts w:eastAsia="Arial" w:cs="Arial"/>
          <w:highlight w:val="yellow"/>
        </w:rPr>
        <w:t>, although the choice of</w:t>
      </w:r>
      <w:r w:rsidR="2106C201" w:rsidRPr="1DDCAA9C">
        <w:rPr>
          <w:rFonts w:eastAsia="Arial" w:cs="Arial"/>
          <w:color w:val="000000" w:themeColor="text1"/>
          <w:highlight w:val="yellow"/>
        </w:rPr>
        <w:t xml:space="preserve"> π₀ = 0.01 is a stringent prior for cases where only PLS-selected features were used, the observed predictive ability for traits such as </w:t>
      </w:r>
      <w:proofErr w:type="spellStart"/>
      <w:r w:rsidR="2106C201" w:rsidRPr="1DDCAA9C">
        <w:rPr>
          <w:rFonts w:eastAsia="Arial" w:cs="Arial"/>
          <w:color w:val="000000" w:themeColor="text1"/>
          <w:highlight w:val="yellow"/>
        </w:rPr>
        <w:t>γδ</w:t>
      </w:r>
      <w:proofErr w:type="spellEnd"/>
      <w:r w:rsidR="2106C201" w:rsidRPr="1DDCAA9C">
        <w:rPr>
          <w:rFonts w:eastAsia="Arial" w:cs="Arial"/>
          <w:color w:val="000000" w:themeColor="text1"/>
          <w:highlight w:val="yellow"/>
        </w:rPr>
        <w:t xml:space="preserve"> T cells and cortisol remained high. For most other WBC traits, predictive ability was very similar—and in many cases even higher—than when all SNPs were included, suggesting that even a small number of transcripts (as few as 10) can have relatively large effects. Notably, our results show that </w:t>
      </w:r>
      <w:proofErr w:type="spellStart"/>
      <w:r w:rsidR="2106C201" w:rsidRPr="1DDCAA9C">
        <w:rPr>
          <w:rFonts w:eastAsia="Arial" w:cs="Arial"/>
          <w:color w:val="000000" w:themeColor="text1"/>
          <w:highlight w:val="yellow"/>
        </w:rPr>
        <w:t>BayesC</w:t>
      </w:r>
      <w:proofErr w:type="spellEnd"/>
      <w:r w:rsidR="2106C201" w:rsidRPr="1DDCAA9C">
        <w:rPr>
          <w:rFonts w:eastAsia="Arial" w:cs="Arial"/>
          <w:color w:val="000000" w:themeColor="text1"/>
          <w:highlight w:val="yellow"/>
        </w:rPr>
        <w:t xml:space="preserve"> and RKHS yield very similar predictive ability patterns, both for cases with only 10 markers and for large marker sets, supporting the choice of π₀ = 0.01 and p₀ = 5 as stable and reliable across a wide range of marker densities</w:t>
      </w:r>
      <w:r w:rsidR="0AF46BA0" w:rsidRPr="1DDCAA9C">
        <w:rPr>
          <w:rFonts w:eastAsia="Arial" w:cs="Arial"/>
          <w:color w:val="000000" w:themeColor="text1"/>
          <w:highlight w:val="yellow"/>
        </w:rPr>
        <w:t>.</w:t>
      </w:r>
    </w:p>
    <w:p w14:paraId="67094F31" w14:textId="245B6D1B" w:rsidR="00A84430" w:rsidRPr="00B250A0" w:rsidRDefault="006421F8" w:rsidP="7862F459">
      <w:pPr>
        <w:rPr>
          <w:rFonts w:cs="Arial"/>
          <w:color w:val="000000" w:themeColor="text1"/>
        </w:rPr>
      </w:pPr>
      <w:r w:rsidRPr="3208D4E5">
        <w:rPr>
          <w:rFonts w:cs="Arial"/>
          <w:color w:val="000000" w:themeColor="text1"/>
        </w:rPr>
        <w:t xml:space="preserve">Overall, </w:t>
      </w:r>
      <w:r w:rsidR="00CE004B" w:rsidRPr="3208D4E5">
        <w:rPr>
          <w:rFonts w:ascii="Symbol" w:eastAsia="Symbol" w:hAnsi="Symbol" w:cs="Symbol"/>
          <w:color w:val="000000" w:themeColor="text1"/>
        </w:rPr>
        <w:t>gd</w:t>
      </w:r>
      <w:r w:rsidR="00CE004B" w:rsidRPr="3208D4E5">
        <w:rPr>
          <w:rFonts w:cs="Arial"/>
          <w:color w:val="000000" w:themeColor="text1"/>
        </w:rPr>
        <w:t xml:space="preserve"> T cells </w:t>
      </w:r>
      <w:r w:rsidRPr="3208D4E5">
        <w:rPr>
          <w:rFonts w:cs="Arial"/>
          <w:color w:val="000000" w:themeColor="text1"/>
        </w:rPr>
        <w:t>w</w:t>
      </w:r>
      <w:r w:rsidR="00F13060" w:rsidRPr="3208D4E5">
        <w:rPr>
          <w:rFonts w:cs="Arial"/>
          <w:color w:val="000000" w:themeColor="text1"/>
        </w:rPr>
        <w:t>as</w:t>
      </w:r>
      <w:r w:rsidRPr="3208D4E5">
        <w:rPr>
          <w:rFonts w:cs="Arial"/>
          <w:color w:val="000000" w:themeColor="text1"/>
        </w:rPr>
        <w:t xml:space="preserve"> the best predicted trait whereas cortisol and carcass </w:t>
      </w:r>
      <w:r w:rsidR="00B8184D" w:rsidRPr="3208D4E5">
        <w:rPr>
          <w:rFonts w:cs="Arial"/>
          <w:color w:val="000000" w:themeColor="text1"/>
        </w:rPr>
        <w:t xml:space="preserve">weight </w:t>
      </w:r>
      <w:r w:rsidRPr="3208D4E5">
        <w:rPr>
          <w:rFonts w:cs="Arial"/>
          <w:color w:val="000000" w:themeColor="text1"/>
        </w:rPr>
        <w:t xml:space="preserve">showed the </w:t>
      </w:r>
      <w:r w:rsidR="00B56272" w:rsidRPr="3208D4E5">
        <w:rPr>
          <w:rFonts w:cs="Arial"/>
          <w:color w:val="000000" w:themeColor="text1"/>
        </w:rPr>
        <w:t>poorest</w:t>
      </w:r>
      <w:r w:rsidRPr="3208D4E5">
        <w:rPr>
          <w:rFonts w:cs="Arial"/>
          <w:color w:val="000000" w:themeColor="text1"/>
        </w:rPr>
        <w:t xml:space="preserve"> prediction performance in comparison. </w:t>
      </w:r>
      <w:r w:rsidR="000D0F0B" w:rsidRPr="3208D4E5">
        <w:rPr>
          <w:rFonts w:cs="Arial"/>
          <w:color w:val="000000" w:themeColor="text1"/>
        </w:rPr>
        <w:t>Remarkably,</w:t>
      </w:r>
      <w:r w:rsidR="00870428" w:rsidRPr="3208D4E5">
        <w:rPr>
          <w:rFonts w:cs="Arial"/>
          <w:color w:val="000000" w:themeColor="text1"/>
        </w:rPr>
        <w:t xml:space="preserve"> </w:t>
      </w:r>
      <w:r w:rsidR="004038FF" w:rsidRPr="3208D4E5">
        <w:rPr>
          <w:rFonts w:cs="Arial"/>
          <w:color w:val="000000" w:themeColor="text1"/>
        </w:rPr>
        <w:t xml:space="preserve">among the </w:t>
      </w:r>
      <w:r w:rsidR="00D1153C" w:rsidRPr="3208D4E5">
        <w:rPr>
          <w:rFonts w:cs="Arial"/>
          <w:color w:val="000000" w:themeColor="text1"/>
        </w:rPr>
        <w:t xml:space="preserve">expressed </w:t>
      </w:r>
      <w:r w:rsidR="004038FF" w:rsidRPr="3208D4E5">
        <w:rPr>
          <w:rFonts w:cs="Arial"/>
          <w:color w:val="000000" w:themeColor="text1"/>
        </w:rPr>
        <w:t xml:space="preserve">genes </w:t>
      </w:r>
      <w:r w:rsidR="00D1153C" w:rsidRPr="3208D4E5">
        <w:rPr>
          <w:rFonts w:cs="Arial"/>
          <w:color w:val="000000" w:themeColor="text1"/>
        </w:rPr>
        <w:t>that improve</w:t>
      </w:r>
      <w:r w:rsidR="00FF50C4" w:rsidRPr="3208D4E5">
        <w:rPr>
          <w:rFonts w:cs="Arial"/>
          <w:color w:val="000000" w:themeColor="text1"/>
        </w:rPr>
        <w:t>d</w:t>
      </w:r>
      <w:r w:rsidR="00D1153C" w:rsidRPr="3208D4E5">
        <w:rPr>
          <w:rFonts w:cs="Arial"/>
          <w:color w:val="000000" w:themeColor="text1"/>
        </w:rPr>
        <w:t xml:space="preserve"> </w:t>
      </w:r>
      <w:r w:rsidR="00FF50C4" w:rsidRPr="3208D4E5">
        <w:rPr>
          <w:rFonts w:cs="Arial"/>
          <w:color w:val="000000" w:themeColor="text1"/>
        </w:rPr>
        <w:t>the prediction</w:t>
      </w:r>
      <w:r w:rsidR="00F272A0" w:rsidRPr="3208D4E5">
        <w:rPr>
          <w:rFonts w:cs="Arial"/>
          <w:color w:val="000000" w:themeColor="text1"/>
        </w:rPr>
        <w:t xml:space="preserve"> of</w:t>
      </w:r>
      <w:r w:rsidR="00FF50C4" w:rsidRPr="3208D4E5">
        <w:rPr>
          <w:rFonts w:cs="Arial"/>
          <w:color w:val="000000" w:themeColor="text1"/>
        </w:rPr>
        <w:t xml:space="preserve"> </w:t>
      </w:r>
      <w:r w:rsidR="00D1153C" w:rsidRPr="3208D4E5">
        <w:rPr>
          <w:rFonts w:ascii="Symbol" w:eastAsia="Symbol" w:hAnsi="Symbol" w:cs="Symbol"/>
          <w:color w:val="000000" w:themeColor="text1"/>
        </w:rPr>
        <w:t>gd</w:t>
      </w:r>
      <w:r w:rsidR="00D1153C" w:rsidRPr="3208D4E5">
        <w:rPr>
          <w:rFonts w:cs="Arial"/>
          <w:color w:val="000000" w:themeColor="text1"/>
        </w:rPr>
        <w:t xml:space="preserve"> T cell</w:t>
      </w:r>
      <w:r w:rsidR="00ED19C5" w:rsidRPr="3208D4E5">
        <w:rPr>
          <w:rFonts w:cs="Arial"/>
          <w:color w:val="000000" w:themeColor="text1"/>
        </w:rPr>
        <w:t xml:space="preserve"> trait, we identified </w:t>
      </w:r>
      <w:r w:rsidR="00FC3391" w:rsidRPr="3208D4E5">
        <w:rPr>
          <w:rFonts w:cs="Arial"/>
          <w:color w:val="000000" w:themeColor="text1"/>
        </w:rPr>
        <w:t xml:space="preserve">two </w:t>
      </w:r>
      <w:r w:rsidR="007F720E" w:rsidRPr="3208D4E5">
        <w:rPr>
          <w:rFonts w:cs="Arial"/>
          <w:color w:val="000000" w:themeColor="text1"/>
        </w:rPr>
        <w:t xml:space="preserve">genes encoding </w:t>
      </w:r>
      <w:r w:rsidR="00FC3391" w:rsidRPr="3208D4E5">
        <w:rPr>
          <w:rFonts w:cs="Arial"/>
          <w:color w:val="000000" w:themeColor="text1"/>
        </w:rPr>
        <w:t>transcription factors (</w:t>
      </w:r>
      <w:r w:rsidR="00173182" w:rsidRPr="3208D4E5">
        <w:rPr>
          <w:rFonts w:cs="Arial"/>
          <w:i/>
          <w:iCs/>
          <w:color w:val="000000" w:themeColor="text1"/>
        </w:rPr>
        <w:t>SOX13</w:t>
      </w:r>
      <w:r w:rsidR="00FC3391" w:rsidRPr="3208D4E5">
        <w:rPr>
          <w:rFonts w:cs="Arial"/>
          <w:i/>
          <w:iCs/>
          <w:color w:val="000000" w:themeColor="text1"/>
        </w:rPr>
        <w:t xml:space="preserve"> </w:t>
      </w:r>
      <w:r w:rsidR="00FC3391" w:rsidRPr="3208D4E5">
        <w:rPr>
          <w:rFonts w:cs="Arial"/>
          <w:color w:val="000000" w:themeColor="text1"/>
        </w:rPr>
        <w:t xml:space="preserve">and </w:t>
      </w:r>
      <w:r w:rsidR="007F720E" w:rsidRPr="3208D4E5">
        <w:rPr>
          <w:rFonts w:cs="Arial"/>
          <w:i/>
          <w:iCs/>
          <w:color w:val="000000" w:themeColor="text1"/>
        </w:rPr>
        <w:t>MAF</w:t>
      </w:r>
      <w:r w:rsidR="007F720E" w:rsidRPr="3208D4E5">
        <w:rPr>
          <w:rFonts w:cs="Arial"/>
          <w:color w:val="000000" w:themeColor="text1"/>
        </w:rPr>
        <w:t>)</w:t>
      </w:r>
      <w:r w:rsidR="0009420F" w:rsidRPr="3208D4E5">
        <w:rPr>
          <w:rFonts w:cs="Arial"/>
          <w:i/>
          <w:iCs/>
          <w:color w:val="000000" w:themeColor="text1"/>
        </w:rPr>
        <w:t xml:space="preserve"> </w:t>
      </w:r>
      <w:r w:rsidR="00215B75" w:rsidRPr="3208D4E5">
        <w:rPr>
          <w:rFonts w:cs="Arial"/>
          <w:color w:val="000000" w:themeColor="text1"/>
        </w:rPr>
        <w:t xml:space="preserve">that are </w:t>
      </w:r>
      <w:r w:rsidR="00BE3F58" w:rsidRPr="3208D4E5">
        <w:rPr>
          <w:rFonts w:cs="Arial"/>
          <w:color w:val="000000" w:themeColor="text1"/>
        </w:rPr>
        <w:t xml:space="preserve">essential </w:t>
      </w:r>
      <w:r w:rsidR="008F5802" w:rsidRPr="3208D4E5">
        <w:rPr>
          <w:rFonts w:cs="Arial"/>
          <w:color w:val="000000" w:themeColor="text1"/>
        </w:rPr>
        <w:t>for</w:t>
      </w:r>
      <w:r w:rsidR="00F272A0" w:rsidRPr="3208D4E5">
        <w:rPr>
          <w:rFonts w:cs="Arial"/>
          <w:color w:val="000000" w:themeColor="text1"/>
        </w:rPr>
        <w:t xml:space="preserve"> </w:t>
      </w:r>
      <w:r w:rsidR="00F272A0" w:rsidRPr="3208D4E5">
        <w:rPr>
          <w:rFonts w:ascii="Symbol" w:eastAsia="Symbol" w:hAnsi="Symbol" w:cs="Symbol"/>
          <w:color w:val="000000" w:themeColor="text1"/>
        </w:rPr>
        <w:t>gd</w:t>
      </w:r>
      <w:r w:rsidR="00F272A0" w:rsidRPr="3208D4E5">
        <w:rPr>
          <w:rFonts w:cs="Arial"/>
          <w:color w:val="000000" w:themeColor="text1"/>
        </w:rPr>
        <w:t xml:space="preserve"> T cell </w:t>
      </w:r>
      <w:r w:rsidR="00F00732" w:rsidRPr="3208D4E5">
        <w:rPr>
          <w:rFonts w:cs="Arial"/>
          <w:color w:val="000000" w:themeColor="text1"/>
        </w:rPr>
        <w:t xml:space="preserve">development </w:t>
      </w:r>
      <w:r w:rsidR="0016766D" w:rsidRPr="3208D4E5">
        <w:rPr>
          <w:rFonts w:cs="Arial"/>
          <w:color w:val="000000" w:themeColor="text1"/>
        </w:rPr>
        <w:t>(</w:t>
      </w:r>
      <w:r w:rsidR="007D6BAB" w:rsidRPr="3208D4E5">
        <w:rPr>
          <w:rFonts w:cs="Arial"/>
          <w:color w:val="000000" w:themeColor="text1"/>
        </w:rPr>
        <w:t>Melichar et al. 2007</w:t>
      </w:r>
      <w:r w:rsidR="0016766D" w:rsidRPr="3208D4E5">
        <w:rPr>
          <w:rFonts w:cs="Arial"/>
          <w:color w:val="000000" w:themeColor="text1"/>
        </w:rPr>
        <w:t>)</w:t>
      </w:r>
      <w:r w:rsidR="00CF63A4" w:rsidRPr="3208D4E5">
        <w:rPr>
          <w:rFonts w:cs="Arial"/>
          <w:color w:val="000000" w:themeColor="text1"/>
        </w:rPr>
        <w:t xml:space="preserve"> and differentiation (</w:t>
      </w:r>
      <w:proofErr w:type="spellStart"/>
      <w:r w:rsidR="00192EE0" w:rsidRPr="3208D4E5">
        <w:rPr>
          <w:rFonts w:cs="Arial"/>
          <w:color w:val="000000" w:themeColor="text1"/>
        </w:rPr>
        <w:t>Zuberbuehler</w:t>
      </w:r>
      <w:proofErr w:type="spellEnd"/>
      <w:r w:rsidR="00192EE0" w:rsidRPr="3208D4E5">
        <w:rPr>
          <w:rFonts w:cs="Arial"/>
          <w:color w:val="000000" w:themeColor="text1"/>
        </w:rPr>
        <w:t xml:space="preserve"> et al. 2019</w:t>
      </w:r>
      <w:r w:rsidR="00CF63A4" w:rsidRPr="3208D4E5">
        <w:rPr>
          <w:rFonts w:cs="Arial"/>
          <w:color w:val="000000" w:themeColor="text1"/>
        </w:rPr>
        <w:t>)</w:t>
      </w:r>
      <w:r w:rsidR="00BE3F58" w:rsidRPr="3208D4E5">
        <w:rPr>
          <w:rFonts w:cs="Arial"/>
          <w:color w:val="000000" w:themeColor="text1"/>
        </w:rPr>
        <w:t>,</w:t>
      </w:r>
      <w:r w:rsidR="0016766D" w:rsidRPr="3208D4E5">
        <w:rPr>
          <w:rFonts w:cs="Arial"/>
          <w:color w:val="000000" w:themeColor="text1"/>
        </w:rPr>
        <w:t xml:space="preserve"> </w:t>
      </w:r>
      <w:r w:rsidR="00BE3F58" w:rsidRPr="3208D4E5">
        <w:rPr>
          <w:rFonts w:cs="Arial"/>
          <w:color w:val="000000" w:themeColor="text1"/>
        </w:rPr>
        <w:t>which</w:t>
      </w:r>
      <w:r w:rsidR="00090CB8" w:rsidRPr="3208D4E5">
        <w:rPr>
          <w:rFonts w:cs="Arial"/>
          <w:color w:val="000000" w:themeColor="text1"/>
        </w:rPr>
        <w:t xml:space="preserve"> consistently appeared </w:t>
      </w:r>
      <w:r w:rsidR="00BE3F58" w:rsidRPr="3208D4E5">
        <w:rPr>
          <w:rFonts w:cs="Arial"/>
          <w:color w:val="000000" w:themeColor="text1"/>
        </w:rPr>
        <w:t>across</w:t>
      </w:r>
      <w:r w:rsidR="001708CC" w:rsidRPr="3208D4E5">
        <w:rPr>
          <w:rFonts w:cs="Arial"/>
          <w:color w:val="000000" w:themeColor="text1"/>
        </w:rPr>
        <w:t xml:space="preserve"> most of</w:t>
      </w:r>
      <w:r w:rsidR="00090CB8" w:rsidRPr="3208D4E5">
        <w:rPr>
          <w:rFonts w:cs="Arial"/>
          <w:color w:val="000000" w:themeColor="text1"/>
        </w:rPr>
        <w:t xml:space="preserve"> </w:t>
      </w:r>
      <w:r w:rsidR="004238DA" w:rsidRPr="3208D4E5">
        <w:rPr>
          <w:rFonts w:cs="Arial"/>
          <w:color w:val="000000" w:themeColor="text1"/>
        </w:rPr>
        <w:t>all</w:t>
      </w:r>
      <w:r w:rsidR="006C5278" w:rsidRPr="3208D4E5">
        <w:rPr>
          <w:rFonts w:cs="Arial"/>
          <w:color w:val="000000" w:themeColor="text1"/>
        </w:rPr>
        <w:t xml:space="preserve"> </w:t>
      </w:r>
      <w:r w:rsidR="00220BB1" w:rsidRPr="3208D4E5">
        <w:rPr>
          <w:rFonts w:cs="Arial"/>
          <w:color w:val="000000" w:themeColor="text1"/>
        </w:rPr>
        <w:t>cross</w:t>
      </w:r>
      <w:r w:rsidR="006C5278" w:rsidRPr="3208D4E5">
        <w:rPr>
          <w:rFonts w:cs="Arial"/>
          <w:color w:val="000000" w:themeColor="text1"/>
        </w:rPr>
        <w:t>-</w:t>
      </w:r>
      <w:r w:rsidR="00220BB1" w:rsidRPr="3208D4E5">
        <w:rPr>
          <w:rFonts w:cs="Arial"/>
          <w:color w:val="000000" w:themeColor="text1"/>
        </w:rPr>
        <w:t>validation</w:t>
      </w:r>
      <w:r w:rsidR="004238DA" w:rsidRPr="3208D4E5">
        <w:rPr>
          <w:rFonts w:cs="Arial"/>
          <w:color w:val="000000" w:themeColor="text1"/>
        </w:rPr>
        <w:t>s</w:t>
      </w:r>
      <w:r w:rsidR="0016766D" w:rsidRPr="3208D4E5">
        <w:rPr>
          <w:rFonts w:cs="Arial"/>
          <w:color w:val="000000" w:themeColor="text1"/>
        </w:rPr>
        <w:t>.</w:t>
      </w:r>
      <w:r w:rsidR="00881F93" w:rsidRPr="3208D4E5">
        <w:rPr>
          <w:rFonts w:cs="Arial"/>
          <w:color w:val="000000" w:themeColor="text1"/>
        </w:rPr>
        <w:t xml:space="preserve"> </w:t>
      </w:r>
      <w:r w:rsidR="00C50F18" w:rsidRPr="3208D4E5">
        <w:rPr>
          <w:rFonts w:cs="Arial"/>
          <w:color w:val="000000" w:themeColor="text1"/>
          <w:highlight w:val="yellow"/>
        </w:rPr>
        <w:t>P</w:t>
      </w:r>
      <w:r w:rsidR="00EF5CA0" w:rsidRPr="3208D4E5">
        <w:rPr>
          <w:rFonts w:cs="Arial"/>
          <w:color w:val="000000" w:themeColor="text1"/>
          <w:highlight w:val="yellow"/>
        </w:rPr>
        <w:t>ositive</w:t>
      </w:r>
      <w:r w:rsidR="00974615" w:rsidRPr="3208D4E5">
        <w:rPr>
          <w:rFonts w:cs="Arial"/>
          <w:color w:val="000000" w:themeColor="text1"/>
          <w:highlight w:val="yellow"/>
        </w:rPr>
        <w:t xml:space="preserve"> phenotypic correlations between</w:t>
      </w:r>
      <w:r w:rsidR="0014677A" w:rsidRPr="3208D4E5">
        <w:rPr>
          <w:rFonts w:cs="Arial"/>
          <w:color w:val="000000" w:themeColor="text1"/>
          <w:highlight w:val="yellow"/>
        </w:rPr>
        <w:t xml:space="preserve"> both genes and </w:t>
      </w:r>
      <w:r w:rsidR="00482B44" w:rsidRPr="3208D4E5">
        <w:rPr>
          <w:rFonts w:ascii="Symbol" w:eastAsia="Symbol" w:hAnsi="Symbol" w:cs="Symbol"/>
          <w:color w:val="000000" w:themeColor="text1"/>
          <w:highlight w:val="yellow"/>
        </w:rPr>
        <w:t>gd</w:t>
      </w:r>
      <w:r w:rsidR="00482B44" w:rsidRPr="3208D4E5">
        <w:rPr>
          <w:rFonts w:cs="Arial"/>
          <w:color w:val="000000" w:themeColor="text1"/>
          <w:highlight w:val="yellow"/>
        </w:rPr>
        <w:t xml:space="preserve"> T cells were </w:t>
      </w:r>
      <w:r w:rsidR="00087DF6" w:rsidRPr="3208D4E5">
        <w:rPr>
          <w:rFonts w:cs="Arial"/>
          <w:color w:val="000000" w:themeColor="text1"/>
          <w:highlight w:val="yellow"/>
        </w:rPr>
        <w:t>shown (</w:t>
      </w:r>
      <w:r w:rsidR="00C37E20" w:rsidRPr="3208D4E5">
        <w:rPr>
          <w:rFonts w:cs="Arial"/>
          <w:color w:val="000000" w:themeColor="text1"/>
          <w:highlight w:val="yellow"/>
        </w:rPr>
        <w:t>r</w:t>
      </w:r>
      <w:r w:rsidR="00F76338" w:rsidRPr="3208D4E5">
        <w:rPr>
          <w:rFonts w:cs="Arial"/>
          <w:color w:val="000000" w:themeColor="text1"/>
          <w:highlight w:val="yellow"/>
        </w:rPr>
        <w:t xml:space="preserve"> = </w:t>
      </w:r>
      <w:r w:rsidR="00FF277F" w:rsidRPr="3208D4E5">
        <w:rPr>
          <w:rFonts w:cs="Arial"/>
          <w:color w:val="000000" w:themeColor="text1"/>
          <w:highlight w:val="yellow"/>
        </w:rPr>
        <w:t>0.607</w:t>
      </w:r>
      <w:r w:rsidR="00022BD3" w:rsidRPr="3208D4E5">
        <w:rPr>
          <w:rFonts w:cs="Arial"/>
          <w:color w:val="000000" w:themeColor="text1"/>
          <w:highlight w:val="yellow"/>
        </w:rPr>
        <w:t xml:space="preserve"> between </w:t>
      </w:r>
      <w:r w:rsidR="00022BD3" w:rsidRPr="3208D4E5">
        <w:rPr>
          <w:rFonts w:cs="Arial"/>
          <w:i/>
          <w:iCs/>
          <w:color w:val="000000" w:themeColor="text1"/>
          <w:highlight w:val="yellow"/>
        </w:rPr>
        <w:t>SOX13</w:t>
      </w:r>
      <w:r w:rsidR="00022BD3" w:rsidRPr="3208D4E5">
        <w:rPr>
          <w:rFonts w:cs="Arial"/>
          <w:color w:val="000000" w:themeColor="text1"/>
          <w:highlight w:val="yellow"/>
        </w:rPr>
        <w:t xml:space="preserve"> and </w:t>
      </w:r>
      <w:r w:rsidR="00022BD3" w:rsidRPr="3208D4E5">
        <w:rPr>
          <w:rFonts w:ascii="Symbol" w:eastAsia="Symbol" w:hAnsi="Symbol" w:cs="Symbol"/>
          <w:color w:val="000000" w:themeColor="text1"/>
          <w:highlight w:val="yellow"/>
        </w:rPr>
        <w:t>gd</w:t>
      </w:r>
      <w:r w:rsidR="00022BD3" w:rsidRPr="3208D4E5">
        <w:rPr>
          <w:rFonts w:cs="Arial"/>
          <w:color w:val="000000" w:themeColor="text1"/>
          <w:highlight w:val="yellow"/>
        </w:rPr>
        <w:t xml:space="preserve"> T cells and r = 0.559 between </w:t>
      </w:r>
      <w:r w:rsidR="00022BD3" w:rsidRPr="3208D4E5">
        <w:rPr>
          <w:rFonts w:cs="Arial"/>
          <w:i/>
          <w:iCs/>
          <w:color w:val="000000" w:themeColor="text1"/>
          <w:highlight w:val="yellow"/>
        </w:rPr>
        <w:t>MAF</w:t>
      </w:r>
      <w:r w:rsidR="00022BD3" w:rsidRPr="3208D4E5">
        <w:rPr>
          <w:rFonts w:cs="Arial"/>
          <w:color w:val="000000" w:themeColor="text1"/>
          <w:highlight w:val="yellow"/>
        </w:rPr>
        <w:t xml:space="preserve"> and </w:t>
      </w:r>
      <w:r w:rsidR="00022BD3" w:rsidRPr="3208D4E5">
        <w:rPr>
          <w:rFonts w:ascii="Symbol" w:eastAsia="Symbol" w:hAnsi="Symbol" w:cs="Symbol"/>
          <w:color w:val="000000" w:themeColor="text1"/>
          <w:highlight w:val="yellow"/>
        </w:rPr>
        <w:t>gd</w:t>
      </w:r>
      <w:r w:rsidR="00022BD3" w:rsidRPr="3208D4E5">
        <w:rPr>
          <w:rFonts w:cs="Arial"/>
          <w:color w:val="000000" w:themeColor="text1"/>
          <w:highlight w:val="yellow"/>
        </w:rPr>
        <w:t xml:space="preserve"> T cells)</w:t>
      </w:r>
      <w:r w:rsidR="00022BD3" w:rsidRPr="3208D4E5">
        <w:rPr>
          <w:rFonts w:cs="Arial"/>
          <w:color w:val="000000" w:themeColor="text1"/>
        </w:rPr>
        <w:t>.</w:t>
      </w:r>
      <w:r w:rsidR="0016766D" w:rsidRPr="3208D4E5">
        <w:rPr>
          <w:rFonts w:cs="Arial"/>
          <w:color w:val="000000" w:themeColor="text1"/>
        </w:rPr>
        <w:t xml:space="preserve"> </w:t>
      </w:r>
      <w:r w:rsidR="0098093B" w:rsidRPr="3208D4E5">
        <w:rPr>
          <w:rFonts w:cs="Arial"/>
          <w:color w:val="000000" w:themeColor="text1"/>
        </w:rPr>
        <w:t>Furthermore, other immune</w:t>
      </w:r>
      <w:r w:rsidR="009B2C49" w:rsidRPr="3208D4E5">
        <w:rPr>
          <w:rFonts w:cs="Arial"/>
          <w:color w:val="000000" w:themeColor="text1"/>
        </w:rPr>
        <w:t>-related genes (</w:t>
      </w:r>
      <w:r w:rsidR="009B2C49" w:rsidRPr="3208D4E5">
        <w:rPr>
          <w:rFonts w:cs="Arial"/>
          <w:i/>
          <w:iCs/>
          <w:color w:val="000000" w:themeColor="text1"/>
        </w:rPr>
        <w:t>IL1RL1</w:t>
      </w:r>
      <w:r w:rsidR="00A0358D" w:rsidRPr="3208D4E5">
        <w:rPr>
          <w:rFonts w:cs="Arial"/>
          <w:color w:val="000000" w:themeColor="text1"/>
        </w:rPr>
        <w:t xml:space="preserve">, </w:t>
      </w:r>
      <w:r w:rsidR="00F803FA" w:rsidRPr="3208D4E5">
        <w:rPr>
          <w:rFonts w:cs="Arial"/>
          <w:i/>
          <w:iCs/>
          <w:color w:val="000000" w:themeColor="text1"/>
        </w:rPr>
        <w:t>IL9R</w:t>
      </w:r>
      <w:r w:rsidR="00F803FA" w:rsidRPr="3208D4E5">
        <w:rPr>
          <w:rFonts w:cs="Arial"/>
          <w:color w:val="000000" w:themeColor="text1"/>
        </w:rPr>
        <w:t xml:space="preserve">, </w:t>
      </w:r>
      <w:r w:rsidR="004D3CF3" w:rsidRPr="3208D4E5">
        <w:rPr>
          <w:rFonts w:cs="Arial"/>
          <w:i/>
          <w:iCs/>
          <w:color w:val="000000" w:themeColor="text1"/>
        </w:rPr>
        <w:t>RHEX</w:t>
      </w:r>
      <w:r w:rsidR="004D3CF3" w:rsidRPr="3208D4E5">
        <w:rPr>
          <w:rFonts w:cs="Arial"/>
          <w:color w:val="000000" w:themeColor="text1"/>
        </w:rPr>
        <w:t xml:space="preserve">, and </w:t>
      </w:r>
      <w:r w:rsidR="009B2C49" w:rsidRPr="3208D4E5">
        <w:rPr>
          <w:rFonts w:cs="Arial"/>
          <w:i/>
          <w:iCs/>
          <w:color w:val="000000" w:themeColor="text1"/>
        </w:rPr>
        <w:t>TNFSF11</w:t>
      </w:r>
      <w:r w:rsidR="009B2C49" w:rsidRPr="3208D4E5">
        <w:rPr>
          <w:rFonts w:cs="Arial"/>
          <w:color w:val="000000" w:themeColor="text1"/>
        </w:rPr>
        <w:t>)</w:t>
      </w:r>
      <w:r w:rsidR="0098093B" w:rsidRPr="3208D4E5">
        <w:rPr>
          <w:rFonts w:cs="Arial"/>
          <w:color w:val="000000" w:themeColor="text1"/>
        </w:rPr>
        <w:t xml:space="preserve"> were </w:t>
      </w:r>
      <w:r w:rsidR="009B2C49" w:rsidRPr="3208D4E5">
        <w:rPr>
          <w:rFonts w:cs="Arial"/>
          <w:color w:val="000000" w:themeColor="text1"/>
        </w:rPr>
        <w:t xml:space="preserve">also </w:t>
      </w:r>
      <w:r w:rsidR="0098093B" w:rsidRPr="3208D4E5">
        <w:rPr>
          <w:rFonts w:cs="Arial"/>
          <w:color w:val="000000" w:themeColor="text1"/>
        </w:rPr>
        <w:t>identified</w:t>
      </w:r>
      <w:r w:rsidR="005A454F" w:rsidRPr="3208D4E5">
        <w:rPr>
          <w:rFonts w:cs="Arial"/>
          <w:color w:val="000000" w:themeColor="text1"/>
        </w:rPr>
        <w:t>.</w:t>
      </w:r>
      <w:r w:rsidR="00660286" w:rsidRPr="3208D4E5">
        <w:rPr>
          <w:rFonts w:cs="Arial"/>
          <w:color w:val="000000" w:themeColor="text1"/>
        </w:rPr>
        <w:t xml:space="preserve"> </w:t>
      </w:r>
      <w:r w:rsidR="00A84430" w:rsidRPr="3208D4E5">
        <w:rPr>
          <w:rFonts w:cs="Arial"/>
          <w:color w:val="000000" w:themeColor="text1"/>
        </w:rPr>
        <w:t>Finally, a</w:t>
      </w:r>
      <w:r w:rsidR="00EA32E4" w:rsidRPr="3208D4E5">
        <w:rPr>
          <w:rFonts w:cs="Arial"/>
          <w:color w:val="000000" w:themeColor="text1"/>
        </w:rPr>
        <w:t>ll genes</w:t>
      </w:r>
      <w:r w:rsidR="003E53E1" w:rsidRPr="3208D4E5">
        <w:rPr>
          <w:rFonts w:cs="Arial"/>
          <w:color w:val="000000" w:themeColor="text1"/>
        </w:rPr>
        <w:t xml:space="preserve"> (n=</w:t>
      </w:r>
      <w:r w:rsidR="007E4556" w:rsidRPr="3208D4E5">
        <w:rPr>
          <w:rFonts w:cs="Arial"/>
          <w:color w:val="000000" w:themeColor="text1"/>
        </w:rPr>
        <w:t>19</w:t>
      </w:r>
      <w:r w:rsidR="003E53E1" w:rsidRPr="3208D4E5">
        <w:rPr>
          <w:rFonts w:cs="Arial"/>
          <w:color w:val="000000" w:themeColor="text1"/>
        </w:rPr>
        <w:t>)</w:t>
      </w:r>
      <w:r w:rsidR="00EC0D51" w:rsidRPr="3208D4E5">
        <w:rPr>
          <w:rFonts w:cs="Arial"/>
          <w:color w:val="000000" w:themeColor="text1"/>
        </w:rPr>
        <w:t xml:space="preserve">, except </w:t>
      </w:r>
      <w:r w:rsidR="00EC0D51" w:rsidRPr="3208D4E5">
        <w:rPr>
          <w:rFonts w:cs="Arial"/>
          <w:i/>
          <w:iCs/>
          <w:color w:val="000000" w:themeColor="text1"/>
        </w:rPr>
        <w:t>DPY19L1</w:t>
      </w:r>
      <w:r w:rsidR="00EC0D51" w:rsidRPr="3208D4E5">
        <w:rPr>
          <w:rFonts w:cs="Arial"/>
          <w:color w:val="000000" w:themeColor="text1"/>
        </w:rPr>
        <w:t>,</w:t>
      </w:r>
      <w:r w:rsidR="00EA32E4" w:rsidRPr="3208D4E5">
        <w:rPr>
          <w:rFonts w:cs="Arial"/>
          <w:color w:val="000000" w:themeColor="text1"/>
        </w:rPr>
        <w:t xml:space="preserve"> were reported as differentially expressed </w:t>
      </w:r>
      <w:r w:rsidR="00BA112B" w:rsidRPr="3208D4E5">
        <w:rPr>
          <w:rFonts w:cs="Arial"/>
          <w:color w:val="000000" w:themeColor="text1"/>
        </w:rPr>
        <w:t>when compar</w:t>
      </w:r>
      <w:r w:rsidR="009B2C49" w:rsidRPr="3208D4E5">
        <w:rPr>
          <w:rFonts w:cs="Arial"/>
          <w:color w:val="000000" w:themeColor="text1"/>
        </w:rPr>
        <w:t>ing</w:t>
      </w:r>
      <w:r w:rsidR="00BA112B" w:rsidRPr="3208D4E5">
        <w:rPr>
          <w:rFonts w:cs="Arial"/>
          <w:color w:val="000000" w:themeColor="text1"/>
        </w:rPr>
        <w:t xml:space="preserve"> expression levels </w:t>
      </w:r>
      <w:r w:rsidR="009B2C49" w:rsidRPr="3208D4E5">
        <w:rPr>
          <w:rFonts w:cs="Arial"/>
          <w:color w:val="000000" w:themeColor="text1"/>
        </w:rPr>
        <w:t>between</w:t>
      </w:r>
      <w:r w:rsidR="00BA112B" w:rsidRPr="3208D4E5">
        <w:rPr>
          <w:rFonts w:cs="Arial"/>
          <w:color w:val="000000" w:themeColor="text1"/>
        </w:rPr>
        <w:t xml:space="preserve"> two groups of 1</w:t>
      </w:r>
      <w:r w:rsidR="00042DF5" w:rsidRPr="3208D4E5">
        <w:rPr>
          <w:rFonts w:cs="Arial"/>
          <w:color w:val="000000" w:themeColor="text1"/>
        </w:rPr>
        <w:t>5</w:t>
      </w:r>
      <w:r w:rsidR="00BA112B" w:rsidRPr="3208D4E5">
        <w:rPr>
          <w:rFonts w:cs="Arial"/>
          <w:color w:val="000000" w:themeColor="text1"/>
        </w:rPr>
        <w:t xml:space="preserve"> animals wit</w:t>
      </w:r>
      <w:r w:rsidR="00FB4AB4" w:rsidRPr="3208D4E5">
        <w:rPr>
          <w:rFonts w:cs="Arial"/>
          <w:color w:val="000000" w:themeColor="text1"/>
        </w:rPr>
        <w:t xml:space="preserve">h high and low </w:t>
      </w:r>
      <w:r w:rsidR="00FB4AB4" w:rsidRPr="3208D4E5">
        <w:rPr>
          <w:rFonts w:ascii="Symbol" w:eastAsia="Symbol" w:hAnsi="Symbol" w:cs="Symbol"/>
          <w:color w:val="000000" w:themeColor="text1"/>
        </w:rPr>
        <w:t>gd</w:t>
      </w:r>
      <w:r w:rsidR="00FB4AB4" w:rsidRPr="3208D4E5">
        <w:rPr>
          <w:rFonts w:cs="Arial"/>
          <w:color w:val="000000" w:themeColor="text1"/>
        </w:rPr>
        <w:t xml:space="preserve"> T cell</w:t>
      </w:r>
      <w:r w:rsidR="009B2C49" w:rsidRPr="3208D4E5">
        <w:rPr>
          <w:rFonts w:cs="Arial"/>
          <w:color w:val="000000" w:themeColor="text1"/>
        </w:rPr>
        <w:t>s percentages</w:t>
      </w:r>
      <w:r w:rsidR="00B173FC" w:rsidRPr="3208D4E5">
        <w:rPr>
          <w:rFonts w:cs="Arial"/>
          <w:color w:val="000000" w:themeColor="text1"/>
        </w:rPr>
        <w:t xml:space="preserve"> (Supplementary Table S</w:t>
      </w:r>
      <w:r w:rsidR="005B0644" w:rsidRPr="3208D4E5">
        <w:rPr>
          <w:rFonts w:cs="Arial"/>
          <w:color w:val="000000" w:themeColor="text1"/>
        </w:rPr>
        <w:t>4</w:t>
      </w:r>
      <w:r w:rsidR="00B173FC" w:rsidRPr="3208D4E5">
        <w:rPr>
          <w:rFonts w:cs="Arial"/>
          <w:color w:val="000000" w:themeColor="text1"/>
        </w:rPr>
        <w:t>)</w:t>
      </w:r>
      <w:r w:rsidR="00DE155B" w:rsidRPr="3208D4E5">
        <w:rPr>
          <w:rFonts w:cs="Arial"/>
          <w:color w:val="000000" w:themeColor="text1"/>
        </w:rPr>
        <w:t>.</w:t>
      </w:r>
      <w:r w:rsidR="00B52B94" w:rsidRPr="3208D4E5">
        <w:rPr>
          <w:rFonts w:cs="Arial"/>
          <w:color w:val="000000" w:themeColor="text1"/>
        </w:rPr>
        <w:t xml:space="preserve"> </w:t>
      </w:r>
    </w:p>
    <w:p w14:paraId="3FA4B57A" w14:textId="34FB317F" w:rsidR="00831295" w:rsidRPr="007E787C" w:rsidRDefault="00FA3FFF" w:rsidP="7862F459">
      <w:pPr>
        <w:rPr>
          <w:rFonts w:cs="Arial"/>
          <w:color w:val="000000" w:themeColor="text1"/>
        </w:rPr>
      </w:pPr>
      <w:r w:rsidRPr="7862F459">
        <w:rPr>
          <w:rFonts w:cs="Arial"/>
          <w:color w:val="000000" w:themeColor="text1"/>
        </w:rPr>
        <w:t>Regarding the cor</w:t>
      </w:r>
      <w:r w:rsidR="00794893" w:rsidRPr="7862F459">
        <w:rPr>
          <w:rFonts w:cs="Arial"/>
          <w:color w:val="000000" w:themeColor="text1"/>
        </w:rPr>
        <w:t xml:space="preserve">tisol trait, </w:t>
      </w:r>
      <w:r w:rsidR="00E912D8">
        <w:rPr>
          <w:rFonts w:cs="Arial"/>
          <w:color w:val="000000" w:themeColor="text1"/>
        </w:rPr>
        <w:t>within</w:t>
      </w:r>
      <w:r w:rsidR="00794893" w:rsidRPr="7862F459">
        <w:rPr>
          <w:rFonts w:cs="Arial"/>
          <w:color w:val="000000" w:themeColor="text1"/>
        </w:rPr>
        <w:t xml:space="preserve"> the </w:t>
      </w:r>
      <w:r w:rsidR="00E052DA" w:rsidRPr="7862F459">
        <w:rPr>
          <w:rFonts w:cs="Arial"/>
          <w:color w:val="000000" w:themeColor="text1"/>
        </w:rPr>
        <w:t>PLS</w:t>
      </w:r>
      <w:r w:rsidR="00737F77" w:rsidRPr="7862F459">
        <w:rPr>
          <w:rFonts w:cs="Arial"/>
          <w:color w:val="000000" w:themeColor="text1"/>
        </w:rPr>
        <w:t xml:space="preserve"> </w:t>
      </w:r>
      <w:r w:rsidR="00251A25" w:rsidRPr="7862F459">
        <w:rPr>
          <w:rFonts w:cs="Arial"/>
          <w:color w:val="000000" w:themeColor="text1"/>
        </w:rPr>
        <w:t>subset</w:t>
      </w:r>
      <w:r w:rsidR="00737F77" w:rsidRPr="7862F459">
        <w:rPr>
          <w:rFonts w:cs="Arial"/>
          <w:color w:val="000000" w:themeColor="text1"/>
        </w:rPr>
        <w:t xml:space="preserve"> of 10 transcripts</w:t>
      </w:r>
      <w:r w:rsidR="00251A25" w:rsidRPr="7862F459">
        <w:rPr>
          <w:rFonts w:cs="Arial"/>
          <w:color w:val="000000" w:themeColor="text1"/>
        </w:rPr>
        <w:t xml:space="preserve"> </w:t>
      </w:r>
      <w:r w:rsidR="007C5915" w:rsidRPr="7862F459">
        <w:rPr>
          <w:rFonts w:cs="Arial"/>
          <w:color w:val="000000" w:themeColor="text1"/>
        </w:rPr>
        <w:t>select</w:t>
      </w:r>
      <w:r w:rsidR="00E912D8">
        <w:rPr>
          <w:rFonts w:cs="Arial"/>
          <w:color w:val="000000" w:themeColor="text1"/>
        </w:rPr>
        <w:t>ed</w:t>
      </w:r>
      <w:r w:rsidR="007C5915" w:rsidRPr="7862F459">
        <w:rPr>
          <w:rFonts w:cs="Arial"/>
          <w:color w:val="000000" w:themeColor="text1"/>
        </w:rPr>
        <w:t xml:space="preserve"> </w:t>
      </w:r>
      <w:r w:rsidR="0025166F" w:rsidRPr="7862F459">
        <w:rPr>
          <w:rFonts w:cs="Arial"/>
          <w:color w:val="000000" w:themeColor="text1"/>
        </w:rPr>
        <w:t>across the 10-fold cross</w:t>
      </w:r>
      <w:r w:rsidR="00DE47AC" w:rsidRPr="7862F459">
        <w:rPr>
          <w:rFonts w:cs="Arial"/>
          <w:color w:val="000000" w:themeColor="text1"/>
        </w:rPr>
        <w:t>-</w:t>
      </w:r>
      <w:r w:rsidR="0025166F" w:rsidRPr="7862F459">
        <w:rPr>
          <w:rFonts w:cs="Arial"/>
          <w:color w:val="000000" w:themeColor="text1"/>
        </w:rPr>
        <w:t>validation</w:t>
      </w:r>
      <w:r w:rsidR="005B6F27" w:rsidRPr="7862F459">
        <w:rPr>
          <w:rFonts w:cs="Arial"/>
          <w:color w:val="000000" w:themeColor="text1"/>
        </w:rPr>
        <w:t>, two genes</w:t>
      </w:r>
      <w:r w:rsidR="00433428" w:rsidRPr="7862F459">
        <w:rPr>
          <w:rFonts w:cs="Arial"/>
          <w:color w:val="000000" w:themeColor="text1"/>
        </w:rPr>
        <w:t xml:space="preserve"> (</w:t>
      </w:r>
      <w:r w:rsidR="00433428" w:rsidRPr="3208D4E5">
        <w:rPr>
          <w:rFonts w:cs="Arial"/>
          <w:i/>
          <w:iCs/>
          <w:color w:val="000000" w:themeColor="text1"/>
        </w:rPr>
        <w:t>DDIT4</w:t>
      </w:r>
      <w:r w:rsidR="00433428" w:rsidRPr="7862F459">
        <w:rPr>
          <w:rFonts w:cs="Arial"/>
          <w:color w:val="000000" w:themeColor="text1"/>
        </w:rPr>
        <w:t xml:space="preserve"> and </w:t>
      </w:r>
      <w:r w:rsidR="00433428" w:rsidRPr="3208D4E5">
        <w:rPr>
          <w:rFonts w:cs="Arial"/>
          <w:i/>
          <w:iCs/>
          <w:color w:val="000000" w:themeColor="text1"/>
        </w:rPr>
        <w:t>FOS</w:t>
      </w:r>
      <w:r w:rsidR="00433428" w:rsidRPr="7862F459">
        <w:rPr>
          <w:rFonts w:cs="Arial"/>
          <w:color w:val="000000" w:themeColor="text1"/>
        </w:rPr>
        <w:t>)</w:t>
      </w:r>
      <w:r w:rsidR="008560AB" w:rsidRPr="7862F459">
        <w:rPr>
          <w:rFonts w:cs="Arial"/>
          <w:color w:val="000000" w:themeColor="text1"/>
        </w:rPr>
        <w:t xml:space="preserve"> consistently </w:t>
      </w:r>
      <w:r w:rsidR="008560AB" w:rsidRPr="7862F459">
        <w:rPr>
          <w:rFonts w:cs="Arial"/>
          <w:color w:val="000000" w:themeColor="text1"/>
        </w:rPr>
        <w:lastRenderedPageBreak/>
        <w:t>appear</w:t>
      </w:r>
      <w:r w:rsidR="00AA29AC" w:rsidRPr="7862F459">
        <w:rPr>
          <w:rFonts w:cs="Arial"/>
          <w:color w:val="000000" w:themeColor="text1"/>
        </w:rPr>
        <w:t>ed</w:t>
      </w:r>
      <w:r w:rsidR="008560AB" w:rsidRPr="7862F459">
        <w:rPr>
          <w:rFonts w:cs="Arial"/>
          <w:color w:val="000000" w:themeColor="text1"/>
        </w:rPr>
        <w:t xml:space="preserve"> </w:t>
      </w:r>
      <w:r w:rsidR="00AA29AC" w:rsidRPr="7862F459">
        <w:rPr>
          <w:rFonts w:cs="Arial"/>
          <w:color w:val="000000" w:themeColor="text1"/>
        </w:rPr>
        <w:t>in all folds and</w:t>
      </w:r>
      <w:r w:rsidR="005B6F27" w:rsidRPr="7862F459">
        <w:rPr>
          <w:rFonts w:cs="Arial"/>
          <w:color w:val="000000" w:themeColor="text1"/>
        </w:rPr>
        <w:t xml:space="preserve"> were </w:t>
      </w:r>
      <w:r w:rsidR="00FB5D3B" w:rsidRPr="7862F459">
        <w:rPr>
          <w:rFonts w:cs="Arial"/>
          <w:color w:val="000000" w:themeColor="text1"/>
        </w:rPr>
        <w:t>associated</w:t>
      </w:r>
      <w:r w:rsidR="005B6F27" w:rsidRPr="7862F459">
        <w:rPr>
          <w:rFonts w:cs="Arial"/>
          <w:color w:val="000000" w:themeColor="text1"/>
        </w:rPr>
        <w:t xml:space="preserve"> with </w:t>
      </w:r>
      <w:r w:rsidR="002172D0" w:rsidRPr="7862F459">
        <w:rPr>
          <w:rFonts w:cs="Arial"/>
          <w:color w:val="000000" w:themeColor="text1"/>
        </w:rPr>
        <w:t xml:space="preserve">the biological function </w:t>
      </w:r>
      <w:r w:rsidR="006767DE" w:rsidRPr="7862F459">
        <w:rPr>
          <w:rFonts w:cs="Arial"/>
          <w:color w:val="000000" w:themeColor="text1"/>
        </w:rPr>
        <w:t>“</w:t>
      </w:r>
      <w:r w:rsidR="005B6F27" w:rsidRPr="7862F459">
        <w:rPr>
          <w:rFonts w:cs="Arial"/>
          <w:color w:val="000000" w:themeColor="text1"/>
        </w:rPr>
        <w:t>response to steroid</w:t>
      </w:r>
      <w:r w:rsidR="006767DE" w:rsidRPr="7862F459">
        <w:rPr>
          <w:rFonts w:cs="Arial"/>
          <w:color w:val="000000" w:themeColor="text1"/>
        </w:rPr>
        <w:t>”</w:t>
      </w:r>
      <w:r w:rsidR="00433428" w:rsidRPr="7862F459">
        <w:rPr>
          <w:rFonts w:cs="Arial"/>
          <w:color w:val="000000" w:themeColor="text1"/>
        </w:rPr>
        <w:t>.</w:t>
      </w:r>
      <w:r w:rsidR="006421F8" w:rsidRPr="00B250A0">
        <w:rPr>
          <w:rFonts w:cs="Arial"/>
          <w:noProof/>
          <w:color w:val="000000" w:themeColor="text1"/>
          <w:szCs w:val="24"/>
        </w:rPr>
        <mc:AlternateContent>
          <mc:Choice Requires="wps">
            <w:drawing>
              <wp:anchor distT="0" distB="0" distL="114300" distR="114300" simplePos="0" relativeHeight="251658242" behindDoc="0" locked="0" layoutInCell="1" allowOverlap="1" wp14:anchorId="199C7B77" wp14:editId="22EB73D6">
                <wp:simplePos x="0" y="0"/>
                <wp:positionH relativeFrom="column">
                  <wp:posOffset>721995</wp:posOffset>
                </wp:positionH>
                <wp:positionV relativeFrom="paragraph">
                  <wp:posOffset>11188700</wp:posOffset>
                </wp:positionV>
                <wp:extent cx="20955" cy="867410"/>
                <wp:effectExtent l="0" t="0" r="36195" b="27940"/>
                <wp:wrapNone/>
                <wp:docPr id="1531408620" name="Conector recto 1"/>
                <wp:cNvGraphicFramePr/>
                <a:graphic xmlns:a="http://schemas.openxmlformats.org/drawingml/2006/main">
                  <a:graphicData uri="http://schemas.microsoft.com/office/word/2010/wordprocessingShape">
                    <wps:wsp>
                      <wps:cNvCnPr/>
                      <wps:spPr>
                        <a:xfrm>
                          <a:off x="0" y="0"/>
                          <a:ext cx="20955" cy="8674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7ADFF5" id="Conector recto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56.85pt,881pt" to="58.5pt,9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" strokecolor="black [3200]" strokeweight=".5pt">
                <v:stroke joinstyle="miter"/>
              </v:line>
            </w:pict>
          </mc:Fallback>
        </mc:AlternateContent>
      </w:r>
      <w:r w:rsidR="006421F8" w:rsidRPr="00B250A0">
        <w:rPr>
          <w:rFonts w:cs="Arial"/>
          <w:noProof/>
          <w:color w:val="000000" w:themeColor="text1"/>
          <w:szCs w:val="24"/>
        </w:rPr>
        <mc:AlternateContent>
          <mc:Choice Requires="wps">
            <w:drawing>
              <wp:anchor distT="0" distB="0" distL="114300" distR="114300" simplePos="0" relativeHeight="251658241" behindDoc="0" locked="0" layoutInCell="1" allowOverlap="1" wp14:anchorId="65DB83C2" wp14:editId="315AA1AA">
                <wp:simplePos x="0" y="0"/>
                <wp:positionH relativeFrom="column">
                  <wp:posOffset>2809240</wp:posOffset>
                </wp:positionH>
                <wp:positionV relativeFrom="paragraph">
                  <wp:posOffset>11187430</wp:posOffset>
                </wp:positionV>
                <wp:extent cx="20955" cy="867410"/>
                <wp:effectExtent l="0" t="0" r="36195" b="27940"/>
                <wp:wrapNone/>
                <wp:docPr id="106610828" name="Conector recto 1"/>
                <wp:cNvGraphicFramePr/>
                <a:graphic xmlns:a="http://schemas.openxmlformats.org/drawingml/2006/main">
                  <a:graphicData uri="http://schemas.microsoft.com/office/word/2010/wordprocessingShape">
                    <wps:wsp>
                      <wps:cNvCnPr/>
                      <wps:spPr>
                        <a:xfrm>
                          <a:off x="0" y="0"/>
                          <a:ext cx="20955" cy="8674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02CA1A" id="Conector recto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21.2pt,880.9pt" to="222.85pt,9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" strokecolor="black [3200]" strokeweight=".5pt">
                <v:stroke joinstyle="miter"/>
              </v:line>
            </w:pict>
          </mc:Fallback>
        </mc:AlternateContent>
      </w:r>
      <w:r w:rsidR="006421F8" w:rsidRPr="00B250A0">
        <w:rPr>
          <w:rFonts w:cs="Arial"/>
          <w:noProof/>
          <w:color w:val="000000" w:themeColor="text1"/>
          <w:szCs w:val="24"/>
        </w:rPr>
        <mc:AlternateContent>
          <mc:Choice Requires="wps">
            <w:drawing>
              <wp:anchor distT="0" distB="0" distL="114300" distR="114300" simplePos="0" relativeHeight="251658240" behindDoc="0" locked="0" layoutInCell="1" allowOverlap="1" wp14:anchorId="4306F674" wp14:editId="2B2A3437">
                <wp:simplePos x="0" y="0"/>
                <wp:positionH relativeFrom="column">
                  <wp:posOffset>2338070</wp:posOffset>
                </wp:positionH>
                <wp:positionV relativeFrom="paragraph">
                  <wp:posOffset>11193780</wp:posOffset>
                </wp:positionV>
                <wp:extent cx="20955" cy="867410"/>
                <wp:effectExtent l="0" t="0" r="36195" b="27940"/>
                <wp:wrapNone/>
                <wp:docPr id="908061160" name="Conector recto 1"/>
                <wp:cNvGraphicFramePr/>
                <a:graphic xmlns:a="http://schemas.openxmlformats.org/drawingml/2006/main">
                  <a:graphicData uri="http://schemas.microsoft.com/office/word/2010/wordprocessingShape">
                    <wps:wsp>
                      <wps:cNvCnPr/>
                      <wps:spPr>
                        <a:xfrm>
                          <a:off x="0" y="0"/>
                          <a:ext cx="20955" cy="8674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F9EBBF" id="Conector recto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4.1pt,881.4pt" to="185.75pt,9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" strokecolor="black [3200]" strokeweight=".5pt">
                <v:stroke joinstyle="miter"/>
              </v:line>
            </w:pict>
          </mc:Fallback>
        </mc:AlternateContent>
      </w:r>
      <w:r w:rsidR="006D1AF6" w:rsidRPr="006D1AF6">
        <w:t xml:space="preserve"> </w:t>
      </w:r>
      <w:r w:rsidR="00BE5C55" w:rsidRPr="3208D4E5">
        <w:rPr>
          <w:highlight w:val="yellow"/>
        </w:rPr>
        <w:t>P</w:t>
      </w:r>
      <w:r w:rsidR="006D1AF6" w:rsidRPr="3208D4E5">
        <w:rPr>
          <w:rFonts w:cs="Arial"/>
          <w:noProof/>
          <w:color w:val="000000" w:themeColor="text1"/>
          <w:highlight w:val="yellow"/>
        </w:rPr>
        <w:t xml:space="preserve">henotypic correlations between </w:t>
      </w:r>
      <w:r w:rsidR="006D1AF6" w:rsidRPr="3208D4E5">
        <w:rPr>
          <w:rFonts w:cs="Arial"/>
          <w:i/>
          <w:iCs/>
          <w:noProof/>
          <w:color w:val="000000" w:themeColor="text1"/>
          <w:highlight w:val="yellow"/>
        </w:rPr>
        <w:t>DDIT4</w:t>
      </w:r>
      <w:r w:rsidR="006D1AF6" w:rsidRPr="3208D4E5">
        <w:rPr>
          <w:rFonts w:cs="Arial"/>
          <w:noProof/>
          <w:color w:val="000000" w:themeColor="text1"/>
          <w:highlight w:val="yellow"/>
        </w:rPr>
        <w:t xml:space="preserve"> and blood cortisol and between </w:t>
      </w:r>
      <w:r w:rsidR="006D1AF6" w:rsidRPr="3208D4E5">
        <w:rPr>
          <w:rFonts w:cs="Arial"/>
          <w:i/>
          <w:iCs/>
          <w:noProof/>
          <w:color w:val="000000" w:themeColor="text1"/>
          <w:highlight w:val="yellow"/>
        </w:rPr>
        <w:t>FOS</w:t>
      </w:r>
      <w:r w:rsidR="006D1AF6" w:rsidRPr="3208D4E5">
        <w:rPr>
          <w:rFonts w:cs="Arial"/>
          <w:noProof/>
          <w:color w:val="000000" w:themeColor="text1"/>
          <w:highlight w:val="yellow"/>
        </w:rPr>
        <w:t xml:space="preserve"> and blood cortisol were r = 0.309 and r = 0.145, respectively</w:t>
      </w:r>
      <w:r w:rsidR="00D8191F" w:rsidRPr="7862F459">
        <w:rPr>
          <w:rFonts w:cs="Arial"/>
          <w:noProof/>
          <w:color w:val="000000" w:themeColor="text1"/>
        </w:rPr>
        <w:t>.</w:t>
      </w:r>
      <w:r w:rsidR="00AD565F" w:rsidRPr="7862F459">
        <w:rPr>
          <w:rFonts w:cs="Arial"/>
          <w:color w:val="000000" w:themeColor="text1"/>
        </w:rPr>
        <w:t xml:space="preserve"> </w:t>
      </w:r>
    </w:p>
    <w:p w14:paraId="1A54836D" w14:textId="77777777" w:rsidR="006421F8" w:rsidRPr="00B250A0" w:rsidRDefault="006421F8" w:rsidP="006421F8">
      <w:pPr>
        <w:pStyle w:val="Ttulo1"/>
        <w:rPr>
          <w:rFonts w:cs="Arial"/>
          <w:lang w:val="en-GB"/>
        </w:rPr>
      </w:pPr>
      <w:r w:rsidRPr="00B250A0">
        <w:rPr>
          <w:rFonts w:cs="Arial"/>
          <w:lang w:val="en-GB"/>
        </w:rPr>
        <w:t>Discussion</w:t>
      </w:r>
    </w:p>
    <w:p w14:paraId="48C7938F" w14:textId="6C9E004E" w:rsidR="4E80BB3D" w:rsidRDefault="47768A7E" w:rsidP="21F33381">
      <w:pPr>
        <w:rPr>
          <w:rFonts w:eastAsia="Arial" w:cs="Arial"/>
          <w:highlight w:val="yellow"/>
        </w:rPr>
      </w:pPr>
      <w:r w:rsidRPr="3208D4E5">
        <w:rPr>
          <w:rFonts w:eastAsia="Arial" w:cs="Arial"/>
          <w:highlight w:val="yellow"/>
        </w:rPr>
        <w:t xml:space="preserve">In this study, we evaluated the predictive potential of single and integrated omics approaches by combining gene expression and genotype data to improve the accuracy of traits related to immunocompetence and production performance. The </w:t>
      </w:r>
      <w:proofErr w:type="spellStart"/>
      <w:r w:rsidRPr="3208D4E5">
        <w:rPr>
          <w:rFonts w:eastAsia="Arial" w:cs="Arial"/>
          <w:highlight w:val="yellow"/>
        </w:rPr>
        <w:t>analyzed</w:t>
      </w:r>
      <w:proofErr w:type="spellEnd"/>
      <w:r w:rsidRPr="3208D4E5">
        <w:rPr>
          <w:rFonts w:eastAsia="Arial" w:cs="Arial"/>
          <w:highlight w:val="yellow"/>
        </w:rPr>
        <w:t xml:space="preserve"> traits were deliberately selected to represent varying degrees of tissue specificity and temporal proximity to transcriptome sampling. Traits </w:t>
      </w:r>
      <w:r w:rsidR="00451A02">
        <w:rPr>
          <w:rFonts w:eastAsia="Arial" w:cs="Arial"/>
          <w:highlight w:val="yellow"/>
        </w:rPr>
        <w:t xml:space="preserve">more </w:t>
      </w:r>
      <w:r w:rsidR="00092193">
        <w:rPr>
          <w:rFonts w:eastAsia="Arial" w:cs="Arial"/>
          <w:highlight w:val="yellow"/>
        </w:rPr>
        <w:t xml:space="preserve">closely </w:t>
      </w:r>
      <w:r w:rsidRPr="3208D4E5">
        <w:rPr>
          <w:rFonts w:eastAsia="Arial" w:cs="Arial"/>
          <w:highlight w:val="yellow"/>
        </w:rPr>
        <w:t xml:space="preserve">related to blood, such as </w:t>
      </w:r>
      <w:proofErr w:type="spellStart"/>
      <w:r w:rsidRPr="3208D4E5">
        <w:rPr>
          <w:rFonts w:eastAsia="Arial" w:cs="Arial"/>
          <w:highlight w:val="yellow"/>
        </w:rPr>
        <w:t>γδ</w:t>
      </w:r>
      <w:proofErr w:type="spellEnd"/>
      <w:r w:rsidRPr="3208D4E5">
        <w:rPr>
          <w:rFonts w:eastAsia="Arial" w:cs="Arial"/>
          <w:highlight w:val="yellow"/>
        </w:rPr>
        <w:t xml:space="preserve"> T cells and leu</w:t>
      </w:r>
      <w:r w:rsidR="352FCFC8" w:rsidRPr="3208D4E5">
        <w:rPr>
          <w:rFonts w:eastAsia="Arial" w:cs="Arial"/>
          <w:highlight w:val="yellow"/>
        </w:rPr>
        <w:t>c</w:t>
      </w:r>
      <w:r w:rsidRPr="3208D4E5">
        <w:rPr>
          <w:rFonts w:eastAsia="Arial" w:cs="Arial"/>
          <w:highlight w:val="yellow"/>
        </w:rPr>
        <w:t>ocyte counts, allowed us to assess predictive performance when the tissue is biologically relevant</w:t>
      </w:r>
      <w:r w:rsidR="58303C17" w:rsidRPr="3208D4E5">
        <w:rPr>
          <w:rFonts w:eastAsia="Arial" w:cs="Arial"/>
          <w:highlight w:val="yellow"/>
        </w:rPr>
        <w:t>. Traits</w:t>
      </w:r>
      <w:r w:rsidRPr="3208D4E5">
        <w:rPr>
          <w:rFonts w:eastAsia="Arial" w:cs="Arial"/>
          <w:highlight w:val="yellow"/>
        </w:rPr>
        <w:t xml:space="preserve"> such as carcass weight, measured at a different timepoint and unrelated to blood, served as a benchmark to evaluate the contribution and limitations of transcriptomic information. </w:t>
      </w:r>
      <w:r w:rsidR="58303C17" w:rsidRPr="3208D4E5">
        <w:rPr>
          <w:rFonts w:eastAsia="Arial" w:cs="Arial"/>
          <w:highlight w:val="yellow"/>
        </w:rPr>
        <w:t xml:space="preserve">Cortisol, although measured from blood samples, is </w:t>
      </w:r>
      <w:r w:rsidR="66457109" w:rsidRPr="3208D4E5">
        <w:rPr>
          <w:rFonts w:eastAsia="Arial" w:cs="Arial"/>
          <w:highlight w:val="yellow"/>
        </w:rPr>
        <w:t>mainly generated in the adrenal glands</w:t>
      </w:r>
      <w:r w:rsidR="58303C17" w:rsidRPr="3208D4E5">
        <w:rPr>
          <w:rFonts w:eastAsia="Arial" w:cs="Arial"/>
          <w:highlight w:val="yellow"/>
        </w:rPr>
        <w:t xml:space="preserve">, making it partially relevant to blood transcriptomics. This intermediate relevance allowed us to assess the moderate predictive value of transcriptomic data for traits that are not fully </w:t>
      </w:r>
      <w:r w:rsidR="002212D3" w:rsidRPr="3208D4E5">
        <w:rPr>
          <w:rFonts w:eastAsia="Arial" w:cs="Arial"/>
          <w:highlight w:val="yellow"/>
        </w:rPr>
        <w:t>tissue specific</w:t>
      </w:r>
      <w:r w:rsidR="58303C17" w:rsidRPr="3208D4E5">
        <w:rPr>
          <w:rFonts w:eastAsia="Arial" w:cs="Arial"/>
          <w:highlight w:val="yellow"/>
        </w:rPr>
        <w:t>.</w:t>
      </w:r>
      <w:r w:rsidRPr="3208D4E5">
        <w:rPr>
          <w:rFonts w:eastAsia="Arial" w:cs="Arial"/>
          <w:highlight w:val="yellow"/>
        </w:rPr>
        <w:t xml:space="preserve"> We further compared the performance of structural and linear </w:t>
      </w:r>
      <w:proofErr w:type="spellStart"/>
      <w:r w:rsidRPr="3208D4E5">
        <w:rPr>
          <w:rFonts w:eastAsia="Arial" w:cs="Arial"/>
          <w:highlight w:val="yellow"/>
        </w:rPr>
        <w:t>modeling</w:t>
      </w:r>
      <w:proofErr w:type="spellEnd"/>
      <w:r w:rsidRPr="3208D4E5">
        <w:rPr>
          <w:rFonts w:eastAsia="Arial" w:cs="Arial"/>
          <w:highlight w:val="yellow"/>
        </w:rPr>
        <w:t xml:space="preserve"> frameworks and explored the biological relevance of the most informative transcripts through functional analysis.</w:t>
      </w:r>
    </w:p>
    <w:p w14:paraId="2765923A" w14:textId="56E28634" w:rsidR="59C74D47" w:rsidRDefault="59C74D47" w:rsidP="2E2CAA47">
      <w:pPr>
        <w:spacing w:before="240" w:after="240"/>
        <w:rPr>
          <w:rFonts w:cs="Arial"/>
          <w:color w:val="000000" w:themeColor="text1"/>
        </w:rPr>
      </w:pPr>
      <w:r w:rsidRPr="2E2CAA47">
        <w:rPr>
          <w:rFonts w:eastAsia="Arial" w:cs="Arial"/>
          <w:highlight w:val="yellow"/>
        </w:rPr>
        <w:t xml:space="preserve">Our results indicated that transcriptomic data alone substantially improved prediction accuracy compared to using SNPs </w:t>
      </w:r>
      <w:r w:rsidR="2EE93E1B" w:rsidRPr="2E2CAA47">
        <w:rPr>
          <w:rFonts w:eastAsia="Arial" w:cs="Arial"/>
          <w:highlight w:val="yellow"/>
        </w:rPr>
        <w:t>alone</w:t>
      </w:r>
      <w:r w:rsidRPr="2E2CAA47">
        <w:rPr>
          <w:rFonts w:eastAsia="Arial" w:cs="Arial"/>
          <w:highlight w:val="yellow"/>
        </w:rPr>
        <w:t>.</w:t>
      </w:r>
      <w:r w:rsidR="55E95DB2" w:rsidRPr="2E2CAA47">
        <w:rPr>
          <w:rFonts w:cs="Arial"/>
        </w:rPr>
        <w:t xml:space="preserve"> </w:t>
      </w:r>
      <w:r w:rsidR="51D5A0E8" w:rsidRPr="2E2CAA47">
        <w:rPr>
          <w:rFonts w:cs="Arial"/>
        </w:rPr>
        <w:t xml:space="preserve">The </w:t>
      </w:r>
      <w:r w:rsidR="7B593E6E" w:rsidRPr="2E2CAA47">
        <w:rPr>
          <w:rFonts w:cs="Arial"/>
        </w:rPr>
        <w:t>enhanced</w:t>
      </w:r>
      <w:r w:rsidR="51D5A0E8" w:rsidRPr="2E2CAA47">
        <w:rPr>
          <w:rFonts w:cs="Arial"/>
        </w:rPr>
        <w:t xml:space="preserve"> prediction </w:t>
      </w:r>
      <w:r w:rsidR="7B593E6E" w:rsidRPr="2E2CAA47">
        <w:rPr>
          <w:rFonts w:cs="Arial"/>
        </w:rPr>
        <w:t>accuracy,</w:t>
      </w:r>
      <w:r w:rsidR="51D5A0E8" w:rsidRPr="2E2CAA47">
        <w:rPr>
          <w:rFonts w:cs="Arial"/>
        </w:rPr>
        <w:t xml:space="preserve"> </w:t>
      </w:r>
      <w:r w:rsidR="7B593E6E" w:rsidRPr="2E2CAA47">
        <w:rPr>
          <w:rFonts w:cs="Arial"/>
        </w:rPr>
        <w:t>particularly</w:t>
      </w:r>
      <w:r w:rsidR="51D5A0E8" w:rsidRPr="2E2CAA47">
        <w:rPr>
          <w:rFonts w:cs="Arial"/>
        </w:rPr>
        <w:t xml:space="preserve"> </w:t>
      </w:r>
      <w:r w:rsidR="7B593E6E" w:rsidRPr="2E2CAA47">
        <w:rPr>
          <w:rFonts w:cs="Arial"/>
        </w:rPr>
        <w:t>for</w:t>
      </w:r>
      <w:r w:rsidR="51D5A0E8" w:rsidRPr="2E2CAA47">
        <w:rPr>
          <w:rFonts w:cs="Arial"/>
        </w:rPr>
        <w:t xml:space="preserve"> WBC and </w:t>
      </w:r>
      <w:r w:rsidR="228C8BFB" w:rsidRPr="2E2CAA47">
        <w:rPr>
          <w:rFonts w:ascii="Symbol" w:eastAsia="Symbol" w:hAnsi="Symbol" w:cs="Symbol"/>
          <w:color w:val="000000" w:themeColor="text1"/>
        </w:rPr>
        <w:t>gd</w:t>
      </w:r>
      <w:r w:rsidR="228C8BFB" w:rsidRPr="2E2CAA47">
        <w:rPr>
          <w:rFonts w:cs="Arial"/>
          <w:color w:val="000000" w:themeColor="text1"/>
        </w:rPr>
        <w:t xml:space="preserve"> T cells</w:t>
      </w:r>
      <w:r w:rsidR="228C8BFB" w:rsidRPr="2E2CAA47">
        <w:rPr>
          <w:rFonts w:cs="Arial"/>
        </w:rPr>
        <w:t xml:space="preserve"> trait</w:t>
      </w:r>
      <w:r w:rsidR="407066EE" w:rsidRPr="2E2CAA47">
        <w:rPr>
          <w:rFonts w:cs="Arial"/>
        </w:rPr>
        <w:t>s</w:t>
      </w:r>
      <w:r w:rsidR="519B5131" w:rsidRPr="2E2CAA47">
        <w:rPr>
          <w:rFonts w:cs="Arial"/>
        </w:rPr>
        <w:t>,</w:t>
      </w:r>
      <w:r w:rsidR="51D5A0E8" w:rsidRPr="2E2CAA47">
        <w:rPr>
          <w:rFonts w:cs="Arial"/>
        </w:rPr>
        <w:t xml:space="preserve"> is </w:t>
      </w:r>
      <w:r w:rsidR="7B593E6E" w:rsidRPr="2E2CAA47">
        <w:rPr>
          <w:rFonts w:cs="Arial"/>
        </w:rPr>
        <w:t>likely</w:t>
      </w:r>
      <w:r w:rsidR="51D5A0E8" w:rsidRPr="2E2CAA47">
        <w:rPr>
          <w:rFonts w:cs="Arial"/>
        </w:rPr>
        <w:t xml:space="preserve"> </w:t>
      </w:r>
      <w:r w:rsidR="519B5131" w:rsidRPr="2E2CAA47">
        <w:rPr>
          <w:rFonts w:cs="Arial"/>
        </w:rPr>
        <w:t>explained by the</w:t>
      </w:r>
      <w:r w:rsidR="4CD4102B" w:rsidRPr="2E2CAA47">
        <w:rPr>
          <w:rFonts w:cs="Arial"/>
        </w:rPr>
        <w:t xml:space="preserve">ir </w:t>
      </w:r>
      <w:r w:rsidR="18C830A9" w:rsidRPr="2E2CAA47">
        <w:rPr>
          <w:rFonts w:cs="Arial"/>
        </w:rPr>
        <w:t>biological crosstalk with the tissue used for transcriptomic analyses</w:t>
      </w:r>
      <w:r w:rsidR="37719DBE" w:rsidRPr="2E2CAA47">
        <w:rPr>
          <w:rFonts w:cs="Arial"/>
        </w:rPr>
        <w:t>. Furthermore</w:t>
      </w:r>
      <w:r w:rsidR="519B5131" w:rsidRPr="2E2CAA47">
        <w:rPr>
          <w:rFonts w:cs="Arial"/>
        </w:rPr>
        <w:t xml:space="preserve">, </w:t>
      </w:r>
      <w:r w:rsidR="519B5131" w:rsidRPr="2E2CAA47">
        <w:rPr>
          <w:rFonts w:cs="Arial"/>
        </w:rPr>
        <w:lastRenderedPageBreak/>
        <w:t>a</w:t>
      </w:r>
      <w:r w:rsidR="183A6407" w:rsidRPr="2E2CAA47">
        <w:rPr>
          <w:rFonts w:cs="Arial"/>
        </w:rPr>
        <w:t>ll traits (cellular and intermediate transcriptomic) were measured from blood samples at the same time, capturing real-time molecular changes relevant to immune cell populations. This biological relationship may explain why gene expression levels contributed more effectively to predicting these traits.</w:t>
      </w:r>
      <w:r w:rsidR="5C423F62" w:rsidRPr="2E2CAA47">
        <w:rPr>
          <w:rFonts w:cs="Arial"/>
        </w:rPr>
        <w:t xml:space="preserve"> </w:t>
      </w:r>
      <w:r w:rsidR="2237694F" w:rsidRPr="2E2CAA47">
        <w:rPr>
          <w:rFonts w:eastAsia="Arial" w:cs="Arial"/>
          <w:szCs w:val="24"/>
        </w:rPr>
        <w:t>In the case of cortisol, although it was measured from blood samples at the same timepoint, its physiological origin is not directly linked to blood transcriptomics. Moreover, an important genetic component is associated with this trait, and incorporating transcriptomic data led to only moderate improvements in prediction accuracy compared to the other traits.</w:t>
      </w:r>
    </w:p>
    <w:p w14:paraId="105E9838" w14:textId="73E6533B" w:rsidR="00B56C98" w:rsidRDefault="00B56C98" w:rsidP="3208D4E5">
      <w:pPr>
        <w:rPr>
          <w:rFonts w:eastAsia="Arial" w:cs="Arial"/>
          <w:highlight w:val="yellow"/>
        </w:rPr>
      </w:pPr>
      <w:r w:rsidRPr="3208D4E5">
        <w:rPr>
          <w:rFonts w:cs="Arial"/>
        </w:rPr>
        <w:t>In contrast, carcass weight is a complex trait influenced by growth rate, muscle development and fat deposition, regulated by both genetic and environmental factors</w:t>
      </w:r>
      <w:r w:rsidRPr="006075DE">
        <w:rPr>
          <w:rFonts w:cs="Arial"/>
          <w:highlight w:val="yellow"/>
        </w:rPr>
        <w:t xml:space="preserve">. </w:t>
      </w:r>
      <w:r w:rsidR="00A60A87" w:rsidRPr="006075DE">
        <w:rPr>
          <w:rFonts w:cs="Arial"/>
          <w:color w:val="000000" w:themeColor="text1"/>
          <w:highlight w:val="yellow"/>
        </w:rPr>
        <w:t xml:space="preserve">Medium to </w:t>
      </w:r>
      <w:r w:rsidR="00A60A87" w:rsidRPr="006075DE">
        <w:rPr>
          <w:rFonts w:eastAsia="Arial" w:cs="Arial"/>
          <w:highlight w:val="yellow"/>
        </w:rPr>
        <w:t>h</w:t>
      </w:r>
      <w:r w:rsidR="5836D553" w:rsidRPr="006075DE">
        <w:rPr>
          <w:rFonts w:eastAsia="Arial" w:cs="Arial"/>
          <w:highlight w:val="yellow"/>
        </w:rPr>
        <w:t>ig</w:t>
      </w:r>
      <w:r w:rsidR="5836D553" w:rsidRPr="3208D4E5">
        <w:rPr>
          <w:rFonts w:eastAsia="Arial" w:cs="Arial"/>
          <w:highlight w:val="yellow"/>
        </w:rPr>
        <w:t>h heritability values for carcass traits have been reported in pigs (</w:t>
      </w:r>
      <w:proofErr w:type="spellStart"/>
      <w:r w:rsidR="5836D553" w:rsidRPr="3208D4E5">
        <w:rPr>
          <w:rFonts w:eastAsia="Arial" w:cs="Arial"/>
          <w:highlight w:val="yellow"/>
        </w:rPr>
        <w:t>Jové-Juncà</w:t>
      </w:r>
      <w:proofErr w:type="spellEnd"/>
      <w:r w:rsidR="5836D553" w:rsidRPr="3208D4E5">
        <w:rPr>
          <w:rFonts w:eastAsia="Arial" w:cs="Arial"/>
          <w:highlight w:val="yellow"/>
        </w:rPr>
        <w:t xml:space="preserve"> et al. 2024)</w:t>
      </w:r>
      <w:r w:rsidR="5836D553" w:rsidRPr="3208D4E5">
        <w:rPr>
          <w:rFonts w:eastAsia="Arial" w:cs="Arial"/>
        </w:rPr>
        <w:t xml:space="preserve">. </w:t>
      </w:r>
      <w:r w:rsidR="00BD4273" w:rsidRPr="3208D4E5">
        <w:rPr>
          <w:rFonts w:cs="Arial"/>
        </w:rPr>
        <w:t>A</w:t>
      </w:r>
      <w:r w:rsidR="00BD4273" w:rsidRPr="3208D4E5">
        <w:rPr>
          <w:rFonts w:cs="Arial"/>
          <w:color w:val="000000" w:themeColor="text1"/>
        </w:rPr>
        <w:t>s expected, o</w:t>
      </w:r>
      <w:r w:rsidRPr="3208D4E5">
        <w:rPr>
          <w:rFonts w:cs="Arial"/>
          <w:color w:val="000000" w:themeColor="text1"/>
        </w:rPr>
        <w:t>ur results showed that transcripts</w:t>
      </w:r>
      <w:r w:rsidR="00BD4273" w:rsidRPr="3208D4E5">
        <w:rPr>
          <w:rFonts w:cs="Arial"/>
          <w:color w:val="000000" w:themeColor="text1"/>
        </w:rPr>
        <w:t xml:space="preserve"> from blood tissue</w:t>
      </w:r>
      <w:r w:rsidRPr="3208D4E5">
        <w:rPr>
          <w:rFonts w:cs="Arial"/>
          <w:color w:val="000000" w:themeColor="text1"/>
        </w:rPr>
        <w:t xml:space="preserve"> did not significantly improve </w:t>
      </w:r>
      <w:r w:rsidR="0080347E">
        <w:rPr>
          <w:rFonts w:cs="Arial"/>
          <w:color w:val="000000" w:themeColor="text1"/>
        </w:rPr>
        <w:t xml:space="preserve">the </w:t>
      </w:r>
      <w:r w:rsidRPr="3208D4E5">
        <w:rPr>
          <w:rFonts w:cs="Arial"/>
          <w:color w:val="000000" w:themeColor="text1"/>
        </w:rPr>
        <w:t>prediction for carcass trait</w:t>
      </w:r>
      <w:r w:rsidR="008F6F48">
        <w:rPr>
          <w:rFonts w:cs="Arial"/>
          <w:color w:val="000000" w:themeColor="text1"/>
        </w:rPr>
        <w:t>,</w:t>
      </w:r>
      <w:r w:rsidR="009C6448">
        <w:rPr>
          <w:rFonts w:cs="Arial"/>
          <w:color w:val="000000" w:themeColor="text1"/>
        </w:rPr>
        <w:t xml:space="preserve"> and</w:t>
      </w:r>
      <w:r w:rsidRPr="3208D4E5">
        <w:rPr>
          <w:rFonts w:cs="Arial"/>
          <w:color w:val="000000" w:themeColor="text1"/>
        </w:rPr>
        <w:t xml:space="preserve"> SNPs were more informative for this trait. </w:t>
      </w:r>
      <w:r w:rsidR="002A47E6" w:rsidRPr="3208D4E5">
        <w:rPr>
          <w:rFonts w:cs="Arial"/>
          <w:color w:val="000000" w:themeColor="text1"/>
        </w:rPr>
        <w:t xml:space="preserve">It </w:t>
      </w:r>
      <w:r w:rsidR="006615C6" w:rsidRPr="3208D4E5">
        <w:rPr>
          <w:rFonts w:cs="Arial"/>
          <w:color w:val="000000" w:themeColor="text1"/>
        </w:rPr>
        <w:t>is important to</w:t>
      </w:r>
      <w:r w:rsidR="00B30A7D" w:rsidRPr="3208D4E5">
        <w:rPr>
          <w:rFonts w:cs="Arial"/>
          <w:color w:val="000000" w:themeColor="text1"/>
        </w:rPr>
        <w:t xml:space="preserve"> consider</w:t>
      </w:r>
      <w:r w:rsidR="002A47E6" w:rsidRPr="3208D4E5">
        <w:rPr>
          <w:rFonts w:cs="Arial"/>
          <w:color w:val="000000" w:themeColor="text1"/>
        </w:rPr>
        <w:t xml:space="preserve"> that the performance of the transcriptomic data</w:t>
      </w:r>
      <w:r w:rsidR="004B537F" w:rsidRPr="3208D4E5">
        <w:rPr>
          <w:rFonts w:cs="Arial"/>
          <w:color w:val="000000" w:themeColor="text1"/>
        </w:rPr>
        <w:t xml:space="preserve"> on carcass trait</w:t>
      </w:r>
      <w:r w:rsidR="002A47E6" w:rsidRPr="3208D4E5">
        <w:rPr>
          <w:rFonts w:cs="Arial"/>
          <w:color w:val="000000" w:themeColor="text1"/>
        </w:rPr>
        <w:t xml:space="preserve"> </w:t>
      </w:r>
      <w:r w:rsidR="00B30A7D" w:rsidRPr="3208D4E5">
        <w:rPr>
          <w:rFonts w:cs="Arial"/>
          <w:color w:val="000000" w:themeColor="text1"/>
        </w:rPr>
        <w:t xml:space="preserve">may be limited </w:t>
      </w:r>
      <w:r w:rsidR="002A47E6" w:rsidRPr="3208D4E5">
        <w:rPr>
          <w:rFonts w:cs="Arial"/>
          <w:color w:val="000000" w:themeColor="text1"/>
        </w:rPr>
        <w:t xml:space="preserve">by the fact that samples </w:t>
      </w:r>
      <w:r w:rsidR="00687DE5" w:rsidRPr="3208D4E5">
        <w:rPr>
          <w:rFonts w:cs="Arial"/>
          <w:color w:val="000000" w:themeColor="text1"/>
        </w:rPr>
        <w:t xml:space="preserve">for gene expression analysis </w:t>
      </w:r>
      <w:r w:rsidR="002A47E6" w:rsidRPr="3208D4E5">
        <w:rPr>
          <w:rFonts w:cs="Arial"/>
          <w:color w:val="000000" w:themeColor="text1"/>
        </w:rPr>
        <w:t xml:space="preserve">were collected </w:t>
      </w:r>
      <w:r w:rsidR="001E17E9" w:rsidRPr="3208D4E5">
        <w:rPr>
          <w:rFonts w:cs="Arial"/>
          <w:color w:val="000000" w:themeColor="text1"/>
        </w:rPr>
        <w:t xml:space="preserve">neither </w:t>
      </w:r>
      <w:r w:rsidR="002A47E6" w:rsidRPr="3208D4E5">
        <w:rPr>
          <w:rFonts w:cs="Arial"/>
          <w:color w:val="000000" w:themeColor="text1"/>
        </w:rPr>
        <w:t xml:space="preserve">from </w:t>
      </w:r>
      <w:r w:rsidR="0062349D" w:rsidRPr="3208D4E5">
        <w:rPr>
          <w:rFonts w:cs="Arial"/>
          <w:color w:val="000000" w:themeColor="text1"/>
        </w:rPr>
        <w:t xml:space="preserve">more </w:t>
      </w:r>
      <w:r w:rsidR="00213EB2" w:rsidRPr="3208D4E5">
        <w:rPr>
          <w:rFonts w:cs="Arial"/>
          <w:color w:val="000000" w:themeColor="text1"/>
        </w:rPr>
        <w:t xml:space="preserve">functionally </w:t>
      </w:r>
      <w:r w:rsidR="001E17E9" w:rsidRPr="3208D4E5">
        <w:rPr>
          <w:rFonts w:cs="Arial"/>
          <w:color w:val="000000" w:themeColor="text1"/>
        </w:rPr>
        <w:t>r</w:t>
      </w:r>
      <w:r w:rsidR="00331472" w:rsidRPr="3208D4E5">
        <w:rPr>
          <w:rFonts w:cs="Arial"/>
          <w:color w:val="000000" w:themeColor="text1"/>
        </w:rPr>
        <w:t>elated</w:t>
      </w:r>
      <w:r w:rsidR="001E17E9" w:rsidRPr="3208D4E5">
        <w:rPr>
          <w:rFonts w:cs="Arial"/>
          <w:color w:val="000000" w:themeColor="text1"/>
        </w:rPr>
        <w:t xml:space="preserve"> tissues</w:t>
      </w:r>
      <w:r w:rsidR="00F923F1" w:rsidRPr="3208D4E5">
        <w:rPr>
          <w:rFonts w:cs="Arial"/>
          <w:color w:val="000000" w:themeColor="text1"/>
        </w:rPr>
        <w:t>, such as</w:t>
      </w:r>
      <w:r w:rsidR="00213EB2" w:rsidRPr="3208D4E5">
        <w:rPr>
          <w:rFonts w:cs="Arial"/>
          <w:color w:val="000000" w:themeColor="text1"/>
        </w:rPr>
        <w:t xml:space="preserve"> </w:t>
      </w:r>
      <w:r w:rsidR="002A47E6" w:rsidRPr="3208D4E5">
        <w:rPr>
          <w:rFonts w:cs="Arial"/>
          <w:color w:val="000000" w:themeColor="text1"/>
        </w:rPr>
        <w:t>muscle</w:t>
      </w:r>
      <w:r w:rsidR="00C86DA8">
        <w:rPr>
          <w:rFonts w:cs="Arial"/>
          <w:color w:val="000000" w:themeColor="text1"/>
        </w:rPr>
        <w:t>, liver</w:t>
      </w:r>
      <w:r w:rsidR="002A47E6" w:rsidRPr="3208D4E5">
        <w:rPr>
          <w:rFonts w:cs="Arial"/>
          <w:color w:val="000000" w:themeColor="text1"/>
        </w:rPr>
        <w:t xml:space="preserve"> or backfat tissues, nor at the same time as the carcass measurements at the slaughterhouse.</w:t>
      </w:r>
      <w:r w:rsidR="002A47E6" w:rsidRPr="1AAA7B93">
        <w:rPr>
          <w:rFonts w:eastAsia="Arial" w:cs="Arial"/>
          <w:color w:val="000000" w:themeColor="text1"/>
          <w:szCs w:val="24"/>
        </w:rPr>
        <w:t xml:space="preserve"> However, our findings support previous observations reported in the literature, </w:t>
      </w:r>
      <w:r w:rsidR="4A68CA10" w:rsidRPr="1AAA7B93">
        <w:rPr>
          <w:rFonts w:eastAsia="Arial" w:cs="Arial"/>
          <w:color w:val="000000" w:themeColor="text1"/>
          <w:szCs w:val="24"/>
        </w:rPr>
        <w:t xml:space="preserve">demonstrating that transcriptomic data can enhance prediction accuracy while </w:t>
      </w:r>
      <w:r w:rsidR="002A47E6" w:rsidRPr="1AAA7B93">
        <w:rPr>
          <w:rFonts w:eastAsia="Arial" w:cs="Arial"/>
          <w:color w:val="000000" w:themeColor="text1"/>
          <w:szCs w:val="24"/>
        </w:rPr>
        <w:t xml:space="preserve">highlighting the importance </w:t>
      </w:r>
      <w:r w:rsidR="008613A0" w:rsidRPr="1AAA7B93">
        <w:rPr>
          <w:rFonts w:eastAsia="Arial" w:cs="Arial"/>
          <w:color w:val="000000" w:themeColor="text1"/>
          <w:szCs w:val="24"/>
        </w:rPr>
        <w:t>of tissue</w:t>
      </w:r>
      <w:r w:rsidR="002A47E6" w:rsidRPr="1AAA7B93">
        <w:rPr>
          <w:rFonts w:eastAsia="Arial" w:cs="Arial"/>
          <w:color w:val="000000" w:themeColor="text1"/>
          <w:szCs w:val="24"/>
        </w:rPr>
        <w:t xml:space="preserve"> type</w:t>
      </w:r>
      <w:r w:rsidR="00EF1E07" w:rsidRPr="1AAA7B93">
        <w:rPr>
          <w:rFonts w:eastAsia="Arial" w:cs="Arial"/>
          <w:color w:val="000000" w:themeColor="text1"/>
          <w:szCs w:val="24"/>
        </w:rPr>
        <w:t xml:space="preserve"> and</w:t>
      </w:r>
      <w:r w:rsidR="008613A0" w:rsidRPr="1AAA7B93">
        <w:rPr>
          <w:rFonts w:eastAsia="Arial" w:cs="Arial"/>
          <w:color w:val="000000" w:themeColor="text1"/>
          <w:szCs w:val="24"/>
        </w:rPr>
        <w:t xml:space="preserve"> </w:t>
      </w:r>
      <w:r w:rsidR="002A47E6" w:rsidRPr="1AAA7B93">
        <w:rPr>
          <w:rFonts w:eastAsia="Arial" w:cs="Arial"/>
          <w:color w:val="000000" w:themeColor="text1"/>
          <w:szCs w:val="24"/>
        </w:rPr>
        <w:t>sampling time</w:t>
      </w:r>
      <w:r w:rsidR="00DA1D56" w:rsidRPr="1AAA7B93">
        <w:rPr>
          <w:rFonts w:eastAsia="Arial" w:cs="Arial"/>
          <w:color w:val="000000" w:themeColor="text1"/>
          <w:szCs w:val="24"/>
        </w:rPr>
        <w:t xml:space="preserve"> </w:t>
      </w:r>
      <w:r w:rsidR="002A47E6" w:rsidRPr="1AAA7B93">
        <w:rPr>
          <w:rFonts w:eastAsia="Arial" w:cs="Arial"/>
          <w:color w:val="000000" w:themeColor="text1"/>
          <w:szCs w:val="24"/>
        </w:rPr>
        <w:t xml:space="preserve">in determining </w:t>
      </w:r>
      <w:r w:rsidR="4A68CA10" w:rsidRPr="1AAA7B93">
        <w:rPr>
          <w:rFonts w:eastAsia="Arial" w:cs="Arial"/>
          <w:color w:val="000000" w:themeColor="text1"/>
          <w:szCs w:val="24"/>
        </w:rPr>
        <w:t>their</w:t>
      </w:r>
      <w:r w:rsidR="002A47E6" w:rsidRPr="1AAA7B93">
        <w:rPr>
          <w:rFonts w:eastAsia="Arial" w:cs="Arial"/>
          <w:color w:val="000000" w:themeColor="text1"/>
          <w:szCs w:val="24"/>
        </w:rPr>
        <w:t xml:space="preserve"> predictive performance </w:t>
      </w:r>
      <w:r w:rsidR="008613A0" w:rsidRPr="1AAA7B93">
        <w:rPr>
          <w:rFonts w:eastAsia="Arial" w:cs="Arial"/>
          <w:color w:val="000000" w:themeColor="text1"/>
          <w:szCs w:val="24"/>
        </w:rPr>
        <w:t xml:space="preserve">(Li et al. 2019, </w:t>
      </w:r>
      <w:proofErr w:type="spellStart"/>
      <w:r w:rsidR="4A68CA10" w:rsidRPr="1AAA7B93">
        <w:rPr>
          <w:rFonts w:eastAsia="Arial" w:cs="Arial"/>
          <w:color w:val="000000" w:themeColor="text1"/>
          <w:szCs w:val="24"/>
        </w:rPr>
        <w:t>Azodi</w:t>
      </w:r>
      <w:proofErr w:type="spellEnd"/>
      <w:r w:rsidR="4A68CA10" w:rsidRPr="1AAA7B93">
        <w:rPr>
          <w:rFonts w:eastAsia="Arial" w:cs="Arial"/>
          <w:color w:val="000000" w:themeColor="text1"/>
          <w:szCs w:val="24"/>
        </w:rPr>
        <w:t xml:space="preserve"> et al. 2020, </w:t>
      </w:r>
      <w:r w:rsidR="008613A0" w:rsidRPr="1AAA7B93">
        <w:rPr>
          <w:rFonts w:eastAsia="Arial" w:cs="Arial"/>
          <w:color w:val="000000" w:themeColor="text1"/>
          <w:szCs w:val="24"/>
        </w:rPr>
        <w:t>Perez et al. 2022</w:t>
      </w:r>
      <w:r w:rsidR="00066077" w:rsidRPr="1AAA7B93">
        <w:rPr>
          <w:rFonts w:eastAsia="Arial" w:cs="Arial"/>
          <w:color w:val="000000" w:themeColor="text1"/>
          <w:szCs w:val="24"/>
        </w:rPr>
        <w:t xml:space="preserve">, </w:t>
      </w:r>
      <w:r w:rsidR="4A68CA10" w:rsidRPr="1AAA7B93">
        <w:rPr>
          <w:rFonts w:eastAsia="Arial" w:cs="Arial"/>
          <w:color w:val="000000" w:themeColor="text1"/>
          <w:szCs w:val="24"/>
        </w:rPr>
        <w:t xml:space="preserve">Tanaka et al. 2024, </w:t>
      </w:r>
      <w:r w:rsidR="00EC7D77" w:rsidRPr="1AAA7B93">
        <w:rPr>
          <w:rFonts w:eastAsia="Arial" w:cs="Arial"/>
          <w:color w:val="000000" w:themeColor="text1"/>
          <w:szCs w:val="24"/>
        </w:rPr>
        <w:t>Xu et al. 2024</w:t>
      </w:r>
      <w:r w:rsidR="008613A0" w:rsidRPr="1AAA7B93">
        <w:rPr>
          <w:rFonts w:eastAsia="Arial" w:cs="Arial"/>
          <w:color w:val="000000" w:themeColor="text1"/>
          <w:szCs w:val="24"/>
        </w:rPr>
        <w:t>)</w:t>
      </w:r>
      <w:r w:rsidR="002A47E6" w:rsidRPr="1AAA7B93">
        <w:rPr>
          <w:rFonts w:eastAsia="Arial" w:cs="Arial"/>
          <w:color w:val="000000" w:themeColor="text1"/>
          <w:szCs w:val="24"/>
        </w:rPr>
        <w:t>.</w:t>
      </w:r>
      <w:r w:rsidR="46BB450A" w:rsidRPr="1AAA7B93">
        <w:rPr>
          <w:rFonts w:eastAsia="Arial" w:cs="Arial"/>
          <w:color w:val="000000" w:themeColor="text1"/>
          <w:szCs w:val="24"/>
        </w:rPr>
        <w:t xml:space="preserve"> </w:t>
      </w:r>
      <w:r w:rsidR="46BB450A" w:rsidRPr="3208D4E5">
        <w:rPr>
          <w:rFonts w:eastAsia="Arial" w:cs="Arial"/>
          <w:highlight w:val="yellow"/>
        </w:rPr>
        <w:t xml:space="preserve">Importantly, this result aligns with our study design, which aimed to evaluate the contribution of transcriptomic data relative to the biological </w:t>
      </w:r>
      <w:r w:rsidR="46BB450A" w:rsidRPr="3208D4E5">
        <w:rPr>
          <w:rFonts w:eastAsia="Arial" w:cs="Arial"/>
          <w:highlight w:val="yellow"/>
        </w:rPr>
        <w:lastRenderedPageBreak/>
        <w:t xml:space="preserve">relevance of the sampled tissue. Traits such as </w:t>
      </w:r>
      <w:proofErr w:type="spellStart"/>
      <w:r w:rsidR="46BB450A" w:rsidRPr="3208D4E5">
        <w:rPr>
          <w:rFonts w:eastAsia="Arial" w:cs="Arial"/>
          <w:highlight w:val="yellow"/>
        </w:rPr>
        <w:t>γδ</w:t>
      </w:r>
      <w:proofErr w:type="spellEnd"/>
      <w:r w:rsidR="46BB450A" w:rsidRPr="3208D4E5">
        <w:rPr>
          <w:rFonts w:eastAsia="Arial" w:cs="Arial"/>
          <w:highlight w:val="yellow"/>
        </w:rPr>
        <w:t xml:space="preserve"> T cells or </w:t>
      </w:r>
      <w:r w:rsidR="584A3296" w:rsidRPr="3208D4E5">
        <w:rPr>
          <w:rFonts w:eastAsia="Arial" w:cs="Arial"/>
          <w:highlight w:val="yellow"/>
        </w:rPr>
        <w:t>WBC</w:t>
      </w:r>
      <w:r w:rsidR="46BB450A" w:rsidRPr="3208D4E5">
        <w:rPr>
          <w:rFonts w:eastAsia="Arial" w:cs="Arial"/>
          <w:highlight w:val="yellow"/>
        </w:rPr>
        <w:t xml:space="preserve">, which are </w:t>
      </w:r>
      <w:r w:rsidR="00E079C4">
        <w:rPr>
          <w:rFonts w:eastAsia="Arial" w:cs="Arial"/>
          <w:highlight w:val="yellow"/>
        </w:rPr>
        <w:t xml:space="preserve">directly </w:t>
      </w:r>
      <w:r w:rsidR="46BB450A" w:rsidRPr="3208D4E5">
        <w:rPr>
          <w:rFonts w:eastAsia="Arial" w:cs="Arial"/>
          <w:highlight w:val="yellow"/>
        </w:rPr>
        <w:t xml:space="preserve">related to blood, allow us to observe the predictive power of transcriptomics when the tissue is relevant. In contrast, carcass weight serves as a control trait with no direct relevance to blood transcriptomics, providing a benchmark to assess how transcriptomic information contributes when tissue relevance is limited. </w:t>
      </w:r>
      <w:r w:rsidR="5E2D9122" w:rsidRPr="3208D4E5">
        <w:rPr>
          <w:rFonts w:eastAsia="Arial" w:cs="Arial"/>
          <w:highlight w:val="yellow"/>
        </w:rPr>
        <w:t>While this may limit prediction performance for traits unrelated to blood, this approach allows us to disentangle the influence of tissue-specific transcriptomic information from genetic variation captured by SNPs, highlighting that the predictive value of transcriptomic data is trait- and tissue-dependent.</w:t>
      </w:r>
    </w:p>
    <w:p w14:paraId="1229BE7D" w14:textId="016BDBB1" w:rsidR="00040AE3" w:rsidRPr="00B250A0" w:rsidRDefault="00B63C61" w:rsidP="3208D4E5">
      <w:pPr>
        <w:rPr>
          <w:rFonts w:cs="Arial"/>
        </w:rPr>
      </w:pPr>
      <w:r w:rsidRPr="3208D4E5">
        <w:rPr>
          <w:rFonts w:cs="Arial"/>
        </w:rPr>
        <w:t>W</w:t>
      </w:r>
      <w:r w:rsidR="00040AE3" w:rsidRPr="3208D4E5">
        <w:rPr>
          <w:rFonts w:cs="Arial"/>
        </w:rPr>
        <w:t xml:space="preserve">e also </w:t>
      </w:r>
      <w:r w:rsidRPr="3208D4E5">
        <w:rPr>
          <w:rFonts w:cs="Arial"/>
        </w:rPr>
        <w:t>examined</w:t>
      </w:r>
      <w:r w:rsidR="00040AE3" w:rsidRPr="3208D4E5">
        <w:rPr>
          <w:rFonts w:cs="Arial"/>
        </w:rPr>
        <w:t xml:space="preserve"> </w:t>
      </w:r>
      <w:r w:rsidR="00C2539C" w:rsidRPr="3208D4E5">
        <w:rPr>
          <w:rFonts w:cs="Arial"/>
        </w:rPr>
        <w:t>whether selecting</w:t>
      </w:r>
      <w:r w:rsidRPr="3208D4E5">
        <w:rPr>
          <w:rFonts w:cs="Arial"/>
        </w:rPr>
        <w:t xml:space="preserve"> a </w:t>
      </w:r>
      <w:r w:rsidR="00040AE3" w:rsidRPr="3208D4E5">
        <w:rPr>
          <w:rFonts w:cs="Arial"/>
        </w:rPr>
        <w:t>subset of transcripts using PLS c</w:t>
      </w:r>
      <w:r w:rsidRPr="3208D4E5">
        <w:rPr>
          <w:rFonts w:cs="Arial"/>
        </w:rPr>
        <w:t>ould</w:t>
      </w:r>
      <w:r w:rsidR="00040AE3" w:rsidRPr="3208D4E5">
        <w:rPr>
          <w:rFonts w:cs="Arial"/>
        </w:rPr>
        <w:t xml:space="preserve"> </w:t>
      </w:r>
      <w:r w:rsidR="008A38D5" w:rsidRPr="3208D4E5">
        <w:rPr>
          <w:rFonts w:cs="Arial"/>
        </w:rPr>
        <w:t>improve</w:t>
      </w:r>
      <w:r w:rsidR="00040AE3" w:rsidRPr="3208D4E5">
        <w:rPr>
          <w:rFonts w:cs="Arial"/>
        </w:rPr>
        <w:t xml:space="preserve"> phenotypic prediction. </w:t>
      </w:r>
      <w:r w:rsidR="2EBE9234" w:rsidRPr="3208D4E5">
        <w:rPr>
          <w:rFonts w:eastAsia="Arial" w:cs="Arial"/>
          <w:color w:val="000000" w:themeColor="text1"/>
          <w:highlight w:val="yellow"/>
          <w:lang w:val="en-US"/>
        </w:rPr>
        <w:t>PLS was chosen primarily because it is specifically designed to handle high-dimensional datasets with multicollinearity among predictors, which is common in multi-omics datasets. Unlike methods such as LASSO, which perform feature selection based on sparsity and may arbitrarily select among correlated predictors, PLS identifies latent components that capture the maximum covariance between predictors and response variables, providing a more stable representation of relevant features. Compared to Random Forests, PLS has the advantage of generating continuous component scores that can be directly interpreted in downstream analyses, such as predictive modeling, whereas Random Forests provide feature importance measures that are less straightforward to integrate into such analyses. Although a direct comparison with other methods was not performed in this study, previous research has demonstrated the advantages of PLS in similar contexts</w:t>
      </w:r>
      <w:r w:rsidR="00DF0836">
        <w:rPr>
          <w:rFonts w:eastAsia="Arial" w:cs="Arial"/>
          <w:color w:val="000000" w:themeColor="text1"/>
          <w:highlight w:val="yellow"/>
          <w:lang w:val="en-US"/>
        </w:rPr>
        <w:t xml:space="preserve"> (Palermo et al. 2009, Lee et al</w:t>
      </w:r>
      <w:r w:rsidR="004A19F3">
        <w:rPr>
          <w:rFonts w:eastAsia="Arial" w:cs="Arial"/>
          <w:color w:val="000000" w:themeColor="text1"/>
          <w:highlight w:val="yellow"/>
          <w:lang w:val="en-US"/>
        </w:rPr>
        <w:t>. 2018</w:t>
      </w:r>
      <w:r w:rsidR="004A19F3" w:rsidRPr="2E2CAA47">
        <w:rPr>
          <w:rFonts w:eastAsia="Arial" w:cs="Arial"/>
          <w:color w:val="000000" w:themeColor="text1"/>
          <w:highlight w:val="yellow"/>
          <w:lang w:val="en-US"/>
        </w:rPr>
        <w:t>)</w:t>
      </w:r>
      <w:r w:rsidR="2EBE9234" w:rsidRPr="2E2CAA47">
        <w:rPr>
          <w:rFonts w:eastAsia="Arial" w:cs="Arial"/>
          <w:color w:val="000000" w:themeColor="text1"/>
          <w:highlight w:val="yellow"/>
          <w:lang w:val="en-US"/>
        </w:rPr>
        <w:t xml:space="preserve">. </w:t>
      </w:r>
      <w:r w:rsidR="2EBE9234" w:rsidRPr="3208D4E5">
        <w:rPr>
          <w:rFonts w:eastAsia="Arial" w:cs="Arial"/>
          <w:color w:val="000000" w:themeColor="text1"/>
          <w:highlight w:val="yellow"/>
          <w:lang w:val="en-US"/>
        </w:rPr>
        <w:t xml:space="preserve">A limitation of PLS-based filtering is that selecting a </w:t>
      </w:r>
      <w:r w:rsidR="2EBE9234" w:rsidRPr="3208D4E5">
        <w:rPr>
          <w:rFonts w:eastAsia="Arial" w:cs="Arial"/>
          <w:color w:val="000000" w:themeColor="text1"/>
          <w:highlight w:val="yellow"/>
          <w:lang w:val="en-US"/>
        </w:rPr>
        <w:lastRenderedPageBreak/>
        <w:t>specific subset of features can be challenging. In this study, we chose to select subsets of constant size across different traits to ensure comparability across analyses (Mehmood et al., 2012)</w:t>
      </w:r>
      <w:r w:rsidR="2EBE9234" w:rsidRPr="3208D4E5">
        <w:rPr>
          <w:rFonts w:eastAsia="Arial" w:cs="Arial"/>
          <w:color w:val="000000" w:themeColor="text1"/>
          <w:lang w:val="en-US"/>
        </w:rPr>
        <w:t>.</w:t>
      </w:r>
      <w:r w:rsidR="2EBE9234" w:rsidRPr="3208D4E5">
        <w:rPr>
          <w:rFonts w:cs="Arial"/>
        </w:rPr>
        <w:t xml:space="preserve"> </w:t>
      </w:r>
    </w:p>
    <w:p w14:paraId="6FD373DE" w14:textId="2281898B" w:rsidR="00040AE3" w:rsidRPr="00B250A0" w:rsidRDefault="00040AE3" w:rsidP="0043486D">
      <w:pPr>
        <w:rPr>
          <w:rFonts w:cs="Arial"/>
        </w:rPr>
      </w:pPr>
      <w:r w:rsidRPr="3208D4E5">
        <w:rPr>
          <w:rFonts w:cs="Arial"/>
        </w:rPr>
        <w:t>Our results showed that using 500 transcripts</w:t>
      </w:r>
      <w:r w:rsidR="054611BA" w:rsidRPr="3208D4E5">
        <w:rPr>
          <w:rFonts w:cs="Arial"/>
        </w:rPr>
        <w:t xml:space="preserve"> </w:t>
      </w:r>
      <w:r w:rsidR="054611BA" w:rsidRPr="3208D4E5">
        <w:rPr>
          <w:rFonts w:cs="Arial"/>
          <w:highlight w:val="yellow"/>
        </w:rPr>
        <w:t>alone</w:t>
      </w:r>
      <w:r w:rsidRPr="3208D4E5">
        <w:rPr>
          <w:rFonts w:cs="Arial"/>
        </w:rPr>
        <w:t xml:space="preserve"> for predicting leucocytes, monocytes and lymphocytes </w:t>
      </w:r>
      <w:r w:rsidR="00587E87" w:rsidRPr="3208D4E5">
        <w:rPr>
          <w:rFonts w:cs="Arial"/>
        </w:rPr>
        <w:t xml:space="preserve">allowed </w:t>
      </w:r>
      <w:r w:rsidR="000E48D3" w:rsidRPr="3208D4E5">
        <w:rPr>
          <w:rFonts w:cs="Arial"/>
        </w:rPr>
        <w:t>a prediction accuracy</w:t>
      </w:r>
      <w:r w:rsidRPr="3208D4E5">
        <w:rPr>
          <w:rFonts w:cs="Arial"/>
        </w:rPr>
        <w:t xml:space="preserve"> </w:t>
      </w:r>
      <w:r w:rsidR="00C2539C" w:rsidRPr="3208D4E5">
        <w:rPr>
          <w:rFonts w:cs="Arial"/>
        </w:rPr>
        <w:t>close</w:t>
      </w:r>
      <w:r w:rsidR="005A43E7" w:rsidRPr="3208D4E5">
        <w:rPr>
          <w:rFonts w:cs="Arial"/>
        </w:rPr>
        <w:t xml:space="preserve"> to the highest observed</w:t>
      </w:r>
      <w:r w:rsidR="00110367" w:rsidRPr="3208D4E5">
        <w:rPr>
          <w:rFonts w:cs="Arial"/>
        </w:rPr>
        <w:t xml:space="preserve"> value</w:t>
      </w:r>
      <w:r w:rsidR="00C26DFC" w:rsidRPr="3208D4E5">
        <w:rPr>
          <w:rFonts w:cs="Arial"/>
        </w:rPr>
        <w:t xml:space="preserve">. </w:t>
      </w:r>
      <w:r w:rsidR="002C7827" w:rsidRPr="3208D4E5">
        <w:rPr>
          <w:rFonts w:cs="Arial"/>
          <w:color w:val="000000" w:themeColor="text1"/>
        </w:rPr>
        <w:t>A</w:t>
      </w:r>
      <w:r w:rsidR="0015609A" w:rsidRPr="3208D4E5">
        <w:rPr>
          <w:rFonts w:cs="Arial"/>
          <w:color w:val="000000" w:themeColor="text1"/>
        </w:rPr>
        <w:t xml:space="preserve"> high proportion of immune</w:t>
      </w:r>
      <w:r w:rsidR="00521CA2" w:rsidRPr="3208D4E5">
        <w:rPr>
          <w:rFonts w:cs="Arial"/>
          <w:color w:val="000000" w:themeColor="text1"/>
        </w:rPr>
        <w:t>-</w:t>
      </w:r>
      <w:r w:rsidR="0015609A" w:rsidRPr="3208D4E5">
        <w:rPr>
          <w:rFonts w:cs="Arial"/>
          <w:color w:val="000000" w:themeColor="text1"/>
        </w:rPr>
        <w:t xml:space="preserve">related genes </w:t>
      </w:r>
      <w:r w:rsidR="002C7827" w:rsidRPr="3208D4E5">
        <w:rPr>
          <w:rFonts w:cs="Arial"/>
          <w:color w:val="000000" w:themeColor="text1"/>
        </w:rPr>
        <w:t xml:space="preserve">has been </w:t>
      </w:r>
      <w:r w:rsidR="00616EFF" w:rsidRPr="3208D4E5">
        <w:rPr>
          <w:rFonts w:cs="Arial"/>
          <w:color w:val="000000" w:themeColor="text1"/>
        </w:rPr>
        <w:t xml:space="preserve">identified </w:t>
      </w:r>
      <w:r w:rsidR="0015609A" w:rsidRPr="3208D4E5">
        <w:rPr>
          <w:rFonts w:cs="Arial"/>
          <w:color w:val="000000" w:themeColor="text1"/>
        </w:rPr>
        <w:t>in these</w:t>
      </w:r>
      <w:r w:rsidR="007670B0" w:rsidRPr="3208D4E5">
        <w:rPr>
          <w:rFonts w:cs="Arial"/>
          <w:color w:val="000000" w:themeColor="text1"/>
        </w:rPr>
        <w:t xml:space="preserve"> datasets</w:t>
      </w:r>
      <w:r w:rsidR="00C35D2C" w:rsidRPr="3208D4E5">
        <w:rPr>
          <w:rFonts w:cs="Arial"/>
          <w:color w:val="000000" w:themeColor="text1"/>
        </w:rPr>
        <w:t xml:space="preserve">, suggesting that the genes involved in immune cell function contribute significantly to </w:t>
      </w:r>
      <w:r w:rsidR="00732289" w:rsidRPr="3208D4E5">
        <w:rPr>
          <w:rFonts w:cs="Arial"/>
          <w:color w:val="000000" w:themeColor="text1"/>
        </w:rPr>
        <w:t xml:space="preserve">cell </w:t>
      </w:r>
      <w:r w:rsidR="00667706" w:rsidRPr="3208D4E5">
        <w:rPr>
          <w:rFonts w:cs="Arial"/>
          <w:color w:val="000000" w:themeColor="text1"/>
        </w:rPr>
        <w:t>phenotypic variation</w:t>
      </w:r>
      <w:r w:rsidR="00732289" w:rsidRPr="3208D4E5">
        <w:rPr>
          <w:rFonts w:cs="Arial"/>
          <w:color w:val="000000" w:themeColor="text1"/>
        </w:rPr>
        <w:t xml:space="preserve">. </w:t>
      </w:r>
      <w:r w:rsidRPr="3208D4E5">
        <w:rPr>
          <w:rFonts w:cs="Arial"/>
          <w:color w:val="000000" w:themeColor="text1"/>
        </w:rPr>
        <w:t xml:space="preserve"> Additionally, using only </w:t>
      </w:r>
      <w:r w:rsidR="00394F43" w:rsidRPr="3208D4E5">
        <w:rPr>
          <w:rFonts w:cs="Arial"/>
          <w:color w:val="000000" w:themeColor="text1"/>
        </w:rPr>
        <w:t>19</w:t>
      </w:r>
      <w:r w:rsidRPr="3208D4E5">
        <w:rPr>
          <w:rFonts w:cs="Arial"/>
          <w:color w:val="000000" w:themeColor="text1"/>
        </w:rPr>
        <w:t xml:space="preserve"> transcripts alone </w:t>
      </w:r>
      <w:r w:rsidR="00A04A89" w:rsidRPr="3208D4E5">
        <w:rPr>
          <w:rFonts w:cs="Arial"/>
          <w:color w:val="000000" w:themeColor="text1"/>
        </w:rPr>
        <w:t>yielded</w:t>
      </w:r>
      <w:r w:rsidR="00AC7849" w:rsidRPr="3208D4E5">
        <w:rPr>
          <w:rFonts w:cs="Arial"/>
          <w:color w:val="000000" w:themeColor="text1"/>
        </w:rPr>
        <w:t xml:space="preserve"> a prediction accuracy </w:t>
      </w:r>
      <w:r w:rsidR="006F71C4">
        <w:rPr>
          <w:rFonts w:cs="Arial"/>
          <w:color w:val="000000" w:themeColor="text1"/>
        </w:rPr>
        <w:t>for</w:t>
      </w:r>
      <w:r w:rsidR="00AC7849" w:rsidRPr="3208D4E5">
        <w:rPr>
          <w:rFonts w:cs="Arial"/>
          <w:color w:val="000000" w:themeColor="text1"/>
        </w:rPr>
        <w:t xml:space="preserve"> </w:t>
      </w:r>
      <w:r w:rsidR="00AC7849" w:rsidRPr="3208D4E5">
        <w:rPr>
          <w:rFonts w:ascii="Symbol" w:eastAsia="Symbol" w:hAnsi="Symbol" w:cs="Symbol"/>
          <w:color w:val="000000" w:themeColor="text1"/>
        </w:rPr>
        <w:t>gd</w:t>
      </w:r>
      <w:r w:rsidR="00AC7849" w:rsidRPr="3208D4E5">
        <w:rPr>
          <w:rFonts w:cs="Arial"/>
          <w:color w:val="000000" w:themeColor="text1"/>
        </w:rPr>
        <w:t xml:space="preserve"> T cell</w:t>
      </w:r>
      <w:r w:rsidR="00F449AA" w:rsidRPr="3208D4E5">
        <w:rPr>
          <w:rFonts w:cs="Arial"/>
          <w:color w:val="000000" w:themeColor="text1"/>
        </w:rPr>
        <w:t>s phenotype</w:t>
      </w:r>
      <w:r w:rsidR="00A04A89" w:rsidRPr="3208D4E5">
        <w:rPr>
          <w:rFonts w:cs="Arial"/>
          <w:color w:val="000000" w:themeColor="text1"/>
        </w:rPr>
        <w:t xml:space="preserve"> comparable to</w:t>
      </w:r>
      <w:r w:rsidR="00F449AA" w:rsidRPr="3208D4E5">
        <w:rPr>
          <w:rFonts w:cs="Arial"/>
          <w:color w:val="000000" w:themeColor="text1"/>
        </w:rPr>
        <w:t xml:space="preserve"> that</w:t>
      </w:r>
      <w:r w:rsidR="00A04A89" w:rsidRPr="3208D4E5">
        <w:rPr>
          <w:rFonts w:cs="Arial"/>
          <w:color w:val="000000" w:themeColor="text1"/>
        </w:rPr>
        <w:t xml:space="preserve"> </w:t>
      </w:r>
      <w:r w:rsidR="006F71C4">
        <w:rPr>
          <w:rFonts w:cs="Arial"/>
          <w:color w:val="000000" w:themeColor="text1"/>
        </w:rPr>
        <w:t xml:space="preserve">obtained </w:t>
      </w:r>
      <w:r w:rsidR="00A04A89" w:rsidRPr="3208D4E5">
        <w:rPr>
          <w:rFonts w:cs="Arial"/>
          <w:color w:val="000000" w:themeColor="text1"/>
        </w:rPr>
        <w:t>using the full transcript and SNP dataset (</w:t>
      </w:r>
      <w:r w:rsidR="00F449AA" w:rsidRPr="3208D4E5">
        <w:rPr>
          <w:rFonts w:cs="Arial"/>
          <w:color w:val="000000" w:themeColor="text1"/>
        </w:rPr>
        <w:t xml:space="preserve">0.71 vs </w:t>
      </w:r>
      <w:r w:rsidR="00A04A89" w:rsidRPr="3208D4E5">
        <w:rPr>
          <w:rFonts w:cs="Arial"/>
          <w:color w:val="000000" w:themeColor="text1"/>
        </w:rPr>
        <w:t>0.</w:t>
      </w:r>
      <w:r w:rsidR="00BF368B" w:rsidRPr="3208D4E5">
        <w:rPr>
          <w:rFonts w:cs="Arial"/>
          <w:color w:val="000000" w:themeColor="text1"/>
        </w:rPr>
        <w:t>74</w:t>
      </w:r>
      <w:r w:rsidR="00A04A89" w:rsidRPr="3208D4E5">
        <w:rPr>
          <w:rFonts w:cs="Arial"/>
          <w:color w:val="000000" w:themeColor="text1"/>
        </w:rPr>
        <w:t>)</w:t>
      </w:r>
      <w:r w:rsidRPr="3208D4E5">
        <w:rPr>
          <w:rFonts w:cs="Arial"/>
          <w:color w:val="000000" w:themeColor="text1"/>
        </w:rPr>
        <w:t xml:space="preserve">. </w:t>
      </w:r>
      <w:r w:rsidR="00A04A89" w:rsidRPr="3208D4E5">
        <w:rPr>
          <w:rFonts w:cs="Arial"/>
          <w:color w:val="000000" w:themeColor="text1"/>
        </w:rPr>
        <w:t>A similar trend</w:t>
      </w:r>
      <w:r w:rsidR="00DF6148" w:rsidRPr="3208D4E5">
        <w:rPr>
          <w:rFonts w:cs="Arial"/>
          <w:color w:val="000000" w:themeColor="text1"/>
        </w:rPr>
        <w:t xml:space="preserve"> was observed</w:t>
      </w:r>
      <w:r w:rsidRPr="3208D4E5">
        <w:rPr>
          <w:rFonts w:cs="Arial"/>
          <w:color w:val="000000" w:themeColor="text1"/>
        </w:rPr>
        <w:t xml:space="preserve"> for cortisol,</w:t>
      </w:r>
      <w:r w:rsidR="00DF6148" w:rsidRPr="3208D4E5">
        <w:rPr>
          <w:rFonts w:cs="Arial"/>
          <w:color w:val="000000" w:themeColor="text1"/>
        </w:rPr>
        <w:t xml:space="preserve"> where </w:t>
      </w:r>
      <w:r w:rsidR="004F0A97" w:rsidRPr="3208D4E5">
        <w:rPr>
          <w:rFonts w:cs="Arial"/>
          <w:color w:val="000000" w:themeColor="text1"/>
        </w:rPr>
        <w:t>3</w:t>
      </w:r>
      <w:r w:rsidR="001C799F" w:rsidRPr="3208D4E5">
        <w:rPr>
          <w:rFonts w:cs="Arial"/>
          <w:color w:val="000000" w:themeColor="text1"/>
        </w:rPr>
        <w:t>7</w:t>
      </w:r>
      <w:r w:rsidR="00FB4AD8" w:rsidRPr="3208D4E5">
        <w:rPr>
          <w:rFonts w:cs="Arial"/>
          <w:color w:val="000000" w:themeColor="text1"/>
        </w:rPr>
        <w:t xml:space="preserve"> </w:t>
      </w:r>
      <w:r w:rsidR="00DF6148" w:rsidRPr="3208D4E5">
        <w:rPr>
          <w:rFonts w:cs="Arial"/>
          <w:color w:val="000000" w:themeColor="text1"/>
        </w:rPr>
        <w:t>transcripts</w:t>
      </w:r>
      <w:r w:rsidR="000E5D6A" w:rsidRPr="3208D4E5">
        <w:rPr>
          <w:rFonts w:cs="Arial"/>
          <w:color w:val="000000" w:themeColor="text1"/>
        </w:rPr>
        <w:t xml:space="preserve"> </w:t>
      </w:r>
      <w:r w:rsidR="00DF6148" w:rsidRPr="3208D4E5">
        <w:rPr>
          <w:rFonts w:cs="Arial"/>
          <w:color w:val="000000" w:themeColor="text1"/>
        </w:rPr>
        <w:t>combined with SNPs achieved nearly the same prediction accuracy as the full dataset.</w:t>
      </w:r>
      <w:r w:rsidRPr="3208D4E5">
        <w:rPr>
          <w:rFonts w:cs="Arial"/>
          <w:color w:val="000000" w:themeColor="text1"/>
        </w:rPr>
        <w:t xml:space="preserve"> </w:t>
      </w:r>
      <w:r w:rsidR="00A15E29" w:rsidRPr="3208D4E5">
        <w:rPr>
          <w:rFonts w:cs="Arial"/>
          <w:color w:val="000000" w:themeColor="text1"/>
        </w:rPr>
        <w:t xml:space="preserve">Remarkably, among the </w:t>
      </w:r>
      <w:r w:rsidR="00B37C5B" w:rsidRPr="3208D4E5">
        <w:rPr>
          <w:rFonts w:cs="Arial"/>
          <w:color w:val="000000" w:themeColor="text1"/>
        </w:rPr>
        <w:t>PLS 10</w:t>
      </w:r>
      <w:r w:rsidR="00AA5B54" w:rsidRPr="3208D4E5">
        <w:rPr>
          <w:rFonts w:cs="Arial"/>
          <w:color w:val="000000" w:themeColor="text1"/>
        </w:rPr>
        <w:t xml:space="preserve"> </w:t>
      </w:r>
      <w:r w:rsidR="00B37C5B" w:rsidRPr="3208D4E5">
        <w:rPr>
          <w:rFonts w:cs="Arial"/>
          <w:color w:val="000000" w:themeColor="text1"/>
        </w:rPr>
        <w:t>subset</w:t>
      </w:r>
      <w:r w:rsidR="009C6DEC" w:rsidRPr="3208D4E5">
        <w:rPr>
          <w:rFonts w:cs="Arial"/>
          <w:color w:val="000000" w:themeColor="text1"/>
        </w:rPr>
        <w:t>,</w:t>
      </w:r>
      <w:r w:rsidR="00962B3C" w:rsidRPr="3208D4E5">
        <w:rPr>
          <w:rFonts w:cs="Arial"/>
          <w:color w:val="000000" w:themeColor="text1"/>
        </w:rPr>
        <w:t xml:space="preserve"> we identified </w:t>
      </w:r>
      <w:r w:rsidR="00593A38" w:rsidRPr="3208D4E5">
        <w:rPr>
          <w:rFonts w:cs="Arial"/>
          <w:color w:val="000000" w:themeColor="text1"/>
        </w:rPr>
        <w:t>key</w:t>
      </w:r>
      <w:r w:rsidR="00962B3C" w:rsidRPr="3208D4E5">
        <w:rPr>
          <w:rFonts w:cs="Arial"/>
          <w:color w:val="000000" w:themeColor="text1"/>
        </w:rPr>
        <w:t xml:space="preserve"> gene</w:t>
      </w:r>
      <w:r w:rsidR="007258D4" w:rsidRPr="3208D4E5">
        <w:rPr>
          <w:rFonts w:cs="Arial"/>
          <w:color w:val="000000" w:themeColor="text1"/>
        </w:rPr>
        <w:t>s</w:t>
      </w:r>
      <w:r w:rsidR="0037600A" w:rsidRPr="3208D4E5">
        <w:rPr>
          <w:rFonts w:cs="Arial"/>
          <w:color w:val="000000" w:themeColor="text1"/>
        </w:rPr>
        <w:t xml:space="preserve"> (</w:t>
      </w:r>
      <w:r w:rsidR="001B4C76" w:rsidRPr="3208D4E5">
        <w:rPr>
          <w:rFonts w:cs="Arial"/>
          <w:i/>
          <w:iCs/>
          <w:color w:val="000000" w:themeColor="text1"/>
        </w:rPr>
        <w:t>MAF</w:t>
      </w:r>
      <w:r w:rsidR="007258D4" w:rsidRPr="3208D4E5">
        <w:rPr>
          <w:rFonts w:cs="Arial"/>
          <w:color w:val="000000" w:themeColor="text1"/>
        </w:rPr>
        <w:t xml:space="preserve"> and </w:t>
      </w:r>
      <w:r w:rsidR="0037600A" w:rsidRPr="3208D4E5">
        <w:rPr>
          <w:rFonts w:cs="Arial"/>
          <w:i/>
          <w:iCs/>
          <w:color w:val="000000" w:themeColor="text1"/>
        </w:rPr>
        <w:t>SOX13</w:t>
      </w:r>
      <w:r w:rsidR="0037600A" w:rsidRPr="3208D4E5">
        <w:rPr>
          <w:rFonts w:cs="Arial"/>
          <w:color w:val="000000" w:themeColor="text1"/>
        </w:rPr>
        <w:t>)</w:t>
      </w:r>
      <w:r w:rsidR="00962B3C" w:rsidRPr="3208D4E5">
        <w:rPr>
          <w:rFonts w:cs="Arial"/>
          <w:color w:val="000000" w:themeColor="text1"/>
        </w:rPr>
        <w:t xml:space="preserve"> related to </w:t>
      </w:r>
      <w:r w:rsidR="00962B3C" w:rsidRPr="3208D4E5">
        <w:rPr>
          <w:rFonts w:ascii="Symbol" w:eastAsia="Symbol" w:hAnsi="Symbol" w:cs="Symbol"/>
          <w:color w:val="000000" w:themeColor="text1"/>
        </w:rPr>
        <w:t>gd</w:t>
      </w:r>
      <w:r w:rsidR="00962B3C" w:rsidRPr="3208D4E5">
        <w:rPr>
          <w:rFonts w:cs="Arial"/>
          <w:color w:val="000000" w:themeColor="text1"/>
        </w:rPr>
        <w:t xml:space="preserve"> T cell development</w:t>
      </w:r>
      <w:r w:rsidR="007258D4" w:rsidRPr="3208D4E5">
        <w:rPr>
          <w:rFonts w:cs="Arial"/>
          <w:color w:val="000000" w:themeColor="text1"/>
        </w:rPr>
        <w:t xml:space="preserve"> and differentiation</w:t>
      </w:r>
      <w:r w:rsidR="002070FB" w:rsidRPr="3208D4E5">
        <w:rPr>
          <w:rFonts w:cs="Arial"/>
          <w:color w:val="000000" w:themeColor="text1"/>
        </w:rPr>
        <w:t xml:space="preserve"> (</w:t>
      </w:r>
      <w:r w:rsidR="00A137DE" w:rsidRPr="3208D4E5">
        <w:rPr>
          <w:rFonts w:cs="Arial"/>
          <w:color w:val="000000" w:themeColor="text1"/>
        </w:rPr>
        <w:t xml:space="preserve">Melichar et al. 2007, </w:t>
      </w:r>
      <w:proofErr w:type="spellStart"/>
      <w:r w:rsidR="00A137DE" w:rsidRPr="3208D4E5">
        <w:rPr>
          <w:rFonts w:cs="Arial"/>
          <w:color w:val="000000" w:themeColor="text1"/>
        </w:rPr>
        <w:t>Zuberbuehler</w:t>
      </w:r>
      <w:proofErr w:type="spellEnd"/>
      <w:r w:rsidR="00A137DE" w:rsidRPr="3208D4E5">
        <w:rPr>
          <w:rFonts w:cs="Arial"/>
          <w:color w:val="000000" w:themeColor="text1"/>
        </w:rPr>
        <w:t xml:space="preserve"> et al. 2019</w:t>
      </w:r>
      <w:r w:rsidR="002070FB" w:rsidRPr="3208D4E5">
        <w:rPr>
          <w:rFonts w:cs="Arial"/>
          <w:color w:val="000000" w:themeColor="text1"/>
        </w:rPr>
        <w:t>)</w:t>
      </w:r>
      <w:r w:rsidR="000628A4" w:rsidRPr="3208D4E5">
        <w:rPr>
          <w:rFonts w:cs="Arial"/>
          <w:color w:val="000000" w:themeColor="text1"/>
        </w:rPr>
        <w:t xml:space="preserve">. </w:t>
      </w:r>
      <w:r w:rsidR="00F10D3F" w:rsidRPr="3208D4E5">
        <w:rPr>
          <w:rFonts w:ascii="Symbol" w:eastAsia="Symbol" w:hAnsi="Symbol" w:cs="Symbol"/>
          <w:color w:val="000000" w:themeColor="text1"/>
          <w:highlight w:val="yellow"/>
        </w:rPr>
        <w:t>gd</w:t>
      </w:r>
      <w:r w:rsidR="00F10D3F" w:rsidRPr="3208D4E5">
        <w:rPr>
          <w:rFonts w:cs="Arial"/>
          <w:color w:val="000000" w:themeColor="text1"/>
          <w:highlight w:val="yellow"/>
        </w:rPr>
        <w:t xml:space="preserve"> T cells represent a prominent population of lymphocytes in porcine peripheral blood and possess the potential to combine both conventional adaptive and innate-like responses (</w:t>
      </w:r>
      <w:r w:rsidR="14E8AAF2" w:rsidRPr="3208D4E5">
        <w:rPr>
          <w:rFonts w:cs="Arial"/>
          <w:color w:val="000000" w:themeColor="text1"/>
          <w:highlight w:val="yellow"/>
        </w:rPr>
        <w:t>Takamatsu et al. 2006</w:t>
      </w:r>
      <w:r w:rsidR="00F10D3F" w:rsidRPr="3208D4E5">
        <w:rPr>
          <w:rFonts w:cs="Arial"/>
          <w:color w:val="000000" w:themeColor="text1"/>
          <w:highlight w:val="yellow"/>
        </w:rPr>
        <w:t xml:space="preserve">). </w:t>
      </w:r>
      <w:r w:rsidR="00B12E3F" w:rsidRPr="3208D4E5">
        <w:rPr>
          <w:rFonts w:cs="Arial"/>
          <w:color w:val="000000" w:themeColor="text1"/>
          <w:highlight w:val="yellow"/>
        </w:rPr>
        <w:t xml:space="preserve">These </w:t>
      </w:r>
      <w:r w:rsidR="00E855C0" w:rsidRPr="3208D4E5">
        <w:rPr>
          <w:rFonts w:ascii="Symbol" w:eastAsia="Symbol" w:hAnsi="Symbol" w:cs="Symbol"/>
          <w:color w:val="000000" w:themeColor="text1"/>
          <w:highlight w:val="yellow"/>
        </w:rPr>
        <w:t>gd</w:t>
      </w:r>
      <w:r w:rsidR="00E855C0" w:rsidRPr="3208D4E5">
        <w:rPr>
          <w:rFonts w:cs="Arial"/>
          <w:color w:val="000000" w:themeColor="text1"/>
          <w:highlight w:val="yellow"/>
        </w:rPr>
        <w:t xml:space="preserve"> T cells </w:t>
      </w:r>
      <w:r w:rsidR="00B12E3F" w:rsidRPr="3208D4E5">
        <w:rPr>
          <w:rFonts w:cs="Arial"/>
          <w:color w:val="000000" w:themeColor="text1"/>
          <w:highlight w:val="yellow"/>
        </w:rPr>
        <w:t xml:space="preserve">can be </w:t>
      </w:r>
      <w:r w:rsidR="00E855C0" w:rsidRPr="3208D4E5">
        <w:rPr>
          <w:rFonts w:cs="Arial"/>
          <w:color w:val="000000" w:themeColor="text1"/>
          <w:highlight w:val="yellow"/>
        </w:rPr>
        <w:t xml:space="preserve">divided into </w:t>
      </w:r>
      <w:r w:rsidR="00654EAE" w:rsidRPr="3208D4E5">
        <w:rPr>
          <w:rFonts w:cs="Arial"/>
          <w:color w:val="000000" w:themeColor="text1"/>
          <w:highlight w:val="yellow"/>
        </w:rPr>
        <w:t xml:space="preserve">distinct </w:t>
      </w:r>
      <w:r w:rsidR="00E855C0" w:rsidRPr="3208D4E5">
        <w:rPr>
          <w:rFonts w:cs="Arial"/>
          <w:color w:val="000000" w:themeColor="text1"/>
          <w:highlight w:val="yellow"/>
        </w:rPr>
        <w:t>subpopulations which</w:t>
      </w:r>
      <w:r w:rsidR="000F0B94" w:rsidRPr="3208D4E5">
        <w:rPr>
          <w:rFonts w:cs="Arial"/>
          <w:color w:val="000000" w:themeColor="text1"/>
          <w:highlight w:val="yellow"/>
        </w:rPr>
        <w:t xml:space="preserve"> unique effector </w:t>
      </w:r>
      <w:r w:rsidR="00E855C0" w:rsidRPr="3208D4E5">
        <w:rPr>
          <w:rFonts w:cs="Arial"/>
          <w:color w:val="000000" w:themeColor="text1"/>
          <w:highlight w:val="yellow"/>
        </w:rPr>
        <w:t>fun</w:t>
      </w:r>
      <w:r w:rsidR="002D2055" w:rsidRPr="3208D4E5">
        <w:rPr>
          <w:rFonts w:cs="Arial"/>
          <w:color w:val="000000" w:themeColor="text1"/>
          <w:highlight w:val="yellow"/>
        </w:rPr>
        <w:t>ctions</w:t>
      </w:r>
      <w:r w:rsidR="0076359B" w:rsidRPr="3208D4E5">
        <w:rPr>
          <w:rFonts w:cs="Arial"/>
          <w:color w:val="000000" w:themeColor="text1"/>
          <w:highlight w:val="yellow"/>
        </w:rPr>
        <w:t xml:space="preserve">. </w:t>
      </w:r>
      <w:r w:rsidR="0076359B" w:rsidRPr="3208D4E5">
        <w:rPr>
          <w:rFonts w:cs="Arial"/>
          <w:i/>
          <w:iCs/>
          <w:color w:val="000000" w:themeColor="text1"/>
          <w:highlight w:val="yellow"/>
        </w:rPr>
        <w:t>MAF</w:t>
      </w:r>
      <w:r w:rsidR="0076359B" w:rsidRPr="3208D4E5">
        <w:rPr>
          <w:rFonts w:cs="Arial"/>
          <w:color w:val="000000" w:themeColor="text1"/>
          <w:highlight w:val="yellow"/>
        </w:rPr>
        <w:t xml:space="preserve"> and </w:t>
      </w:r>
      <w:r w:rsidR="0076359B" w:rsidRPr="3208D4E5">
        <w:rPr>
          <w:rFonts w:cs="Arial"/>
          <w:i/>
          <w:iCs/>
          <w:color w:val="000000" w:themeColor="text1"/>
          <w:highlight w:val="yellow"/>
        </w:rPr>
        <w:t>SOX13</w:t>
      </w:r>
      <w:r w:rsidR="00E34F32" w:rsidRPr="3208D4E5">
        <w:rPr>
          <w:rFonts w:cs="Arial"/>
          <w:color w:val="000000" w:themeColor="text1"/>
          <w:highlight w:val="yellow"/>
        </w:rPr>
        <w:t xml:space="preserve"> have </w:t>
      </w:r>
      <w:r w:rsidR="007F2A02" w:rsidRPr="3208D4E5">
        <w:rPr>
          <w:rFonts w:cs="Arial"/>
          <w:color w:val="000000" w:themeColor="text1"/>
          <w:highlight w:val="yellow"/>
        </w:rPr>
        <w:t xml:space="preserve">been </w:t>
      </w:r>
      <w:r w:rsidR="009F5BE0" w:rsidRPr="3208D4E5">
        <w:rPr>
          <w:rFonts w:cs="Arial"/>
          <w:color w:val="000000" w:themeColor="text1"/>
          <w:highlight w:val="yellow"/>
        </w:rPr>
        <w:t>identified</w:t>
      </w:r>
      <w:r w:rsidR="00F55915" w:rsidRPr="3208D4E5">
        <w:rPr>
          <w:rFonts w:cs="Arial"/>
          <w:color w:val="000000" w:themeColor="text1"/>
          <w:highlight w:val="yellow"/>
        </w:rPr>
        <w:t xml:space="preserve"> as essential </w:t>
      </w:r>
      <w:r w:rsidR="00624469" w:rsidRPr="3208D4E5">
        <w:rPr>
          <w:rFonts w:cs="Arial"/>
          <w:color w:val="000000" w:themeColor="text1"/>
          <w:highlight w:val="yellow"/>
        </w:rPr>
        <w:t>transcription factors</w:t>
      </w:r>
      <w:r w:rsidR="00875E1A" w:rsidRPr="3208D4E5">
        <w:rPr>
          <w:rFonts w:cs="Arial"/>
          <w:color w:val="000000" w:themeColor="text1"/>
          <w:highlight w:val="yellow"/>
        </w:rPr>
        <w:t xml:space="preserve"> </w:t>
      </w:r>
      <w:r w:rsidR="0092096B" w:rsidRPr="3208D4E5">
        <w:rPr>
          <w:rFonts w:cs="Arial"/>
          <w:color w:val="000000" w:themeColor="text1"/>
          <w:highlight w:val="yellow"/>
        </w:rPr>
        <w:t xml:space="preserve">for the </w:t>
      </w:r>
      <w:r w:rsidR="00875E1A" w:rsidRPr="3208D4E5">
        <w:rPr>
          <w:rFonts w:cs="Arial"/>
          <w:color w:val="000000" w:themeColor="text1"/>
          <w:highlight w:val="yellow"/>
        </w:rPr>
        <w:t xml:space="preserve">development of </w:t>
      </w:r>
      <w:r w:rsidR="008C647D" w:rsidRPr="3208D4E5">
        <w:rPr>
          <w:rFonts w:cs="Arial"/>
          <w:color w:val="000000" w:themeColor="text1"/>
          <w:highlight w:val="yellow"/>
        </w:rPr>
        <w:t>IL</w:t>
      </w:r>
      <w:r w:rsidR="008C647D" w:rsidRPr="3208D4E5">
        <w:rPr>
          <w:rFonts w:ascii="Cambria Math" w:hAnsi="Cambria Math" w:cs="Cambria Math"/>
          <w:color w:val="000000" w:themeColor="text1"/>
          <w:highlight w:val="yellow"/>
        </w:rPr>
        <w:t>‐</w:t>
      </w:r>
      <w:r w:rsidR="008C647D" w:rsidRPr="3208D4E5">
        <w:rPr>
          <w:rFonts w:cs="Arial"/>
          <w:color w:val="000000" w:themeColor="text1"/>
          <w:highlight w:val="yellow"/>
        </w:rPr>
        <w:t>17</w:t>
      </w:r>
      <w:r w:rsidR="008C647D" w:rsidRPr="3208D4E5">
        <w:rPr>
          <w:rFonts w:ascii="Cambria Math" w:hAnsi="Cambria Math" w:cs="Cambria Math"/>
          <w:color w:val="000000" w:themeColor="text1"/>
          <w:highlight w:val="yellow"/>
        </w:rPr>
        <w:t>‐</w:t>
      </w:r>
      <w:r w:rsidR="008C647D" w:rsidRPr="3208D4E5">
        <w:rPr>
          <w:rFonts w:cs="Arial"/>
          <w:color w:val="000000" w:themeColor="text1"/>
          <w:highlight w:val="yellow"/>
        </w:rPr>
        <w:t xml:space="preserve">producing </w:t>
      </w:r>
      <w:proofErr w:type="spellStart"/>
      <w:r w:rsidR="008C647D" w:rsidRPr="3208D4E5">
        <w:rPr>
          <w:rFonts w:cs="Arial"/>
          <w:color w:val="000000" w:themeColor="text1"/>
          <w:highlight w:val="yellow"/>
        </w:rPr>
        <w:t>γδ</w:t>
      </w:r>
      <w:proofErr w:type="spellEnd"/>
      <w:r w:rsidR="008C647D" w:rsidRPr="3208D4E5">
        <w:rPr>
          <w:rFonts w:cs="Arial"/>
          <w:color w:val="000000" w:themeColor="text1"/>
          <w:highlight w:val="yellow"/>
        </w:rPr>
        <w:t xml:space="preserve"> T</w:t>
      </w:r>
      <w:r w:rsidR="008C647D" w:rsidRPr="3208D4E5">
        <w:rPr>
          <w:rFonts w:ascii="Cambria Math" w:hAnsi="Cambria Math" w:cs="Cambria Math"/>
          <w:color w:val="000000" w:themeColor="text1"/>
          <w:highlight w:val="yellow"/>
        </w:rPr>
        <w:t>‐</w:t>
      </w:r>
      <w:r w:rsidR="008C647D" w:rsidRPr="3208D4E5">
        <w:rPr>
          <w:rFonts w:cs="Arial"/>
          <w:color w:val="000000" w:themeColor="text1"/>
          <w:highlight w:val="yellow"/>
        </w:rPr>
        <w:t>cell</w:t>
      </w:r>
      <w:r w:rsidR="00D24B8D" w:rsidRPr="3208D4E5">
        <w:rPr>
          <w:rFonts w:cs="Arial"/>
          <w:color w:val="000000" w:themeColor="text1"/>
          <w:highlight w:val="yellow"/>
        </w:rPr>
        <w:t>s</w:t>
      </w:r>
      <w:r w:rsidR="00390999" w:rsidRPr="3208D4E5">
        <w:rPr>
          <w:rFonts w:cs="Arial"/>
          <w:color w:val="000000" w:themeColor="text1"/>
          <w:highlight w:val="yellow"/>
        </w:rPr>
        <w:t xml:space="preserve"> </w:t>
      </w:r>
      <w:r w:rsidR="00C9265E" w:rsidRPr="3208D4E5">
        <w:rPr>
          <w:rFonts w:cs="Arial"/>
          <w:color w:val="000000" w:themeColor="text1"/>
          <w:highlight w:val="yellow"/>
        </w:rPr>
        <w:t>in mice (</w:t>
      </w:r>
      <w:r w:rsidR="7DBB7501" w:rsidRPr="3208D4E5">
        <w:rPr>
          <w:rFonts w:cs="Arial"/>
          <w:color w:val="000000" w:themeColor="text1"/>
          <w:highlight w:val="yellow"/>
        </w:rPr>
        <w:t>Sagar et al. 2020</w:t>
      </w:r>
      <w:r w:rsidR="00C9265E" w:rsidRPr="3208D4E5">
        <w:rPr>
          <w:rFonts w:cs="Arial"/>
          <w:color w:val="000000" w:themeColor="text1"/>
          <w:highlight w:val="yellow"/>
        </w:rPr>
        <w:t>)</w:t>
      </w:r>
      <w:r w:rsidR="00D24B8D" w:rsidRPr="3208D4E5">
        <w:rPr>
          <w:rFonts w:cs="Arial"/>
          <w:color w:val="000000" w:themeColor="text1"/>
        </w:rPr>
        <w:t xml:space="preserve">. </w:t>
      </w:r>
      <w:r w:rsidR="00626EB6" w:rsidRPr="3208D4E5">
        <w:rPr>
          <w:rFonts w:cs="Arial"/>
          <w:color w:val="000000" w:themeColor="text1"/>
          <w:highlight w:val="yellow"/>
        </w:rPr>
        <w:t xml:space="preserve">In pigs, </w:t>
      </w:r>
      <w:r w:rsidR="00E47F16" w:rsidRPr="3208D4E5">
        <w:rPr>
          <w:rFonts w:cs="Arial"/>
          <w:i/>
          <w:iCs/>
          <w:color w:val="000000" w:themeColor="text1"/>
          <w:highlight w:val="yellow"/>
        </w:rPr>
        <w:t>SOX13</w:t>
      </w:r>
      <w:r w:rsidR="00E47F16" w:rsidRPr="3208D4E5">
        <w:rPr>
          <w:rFonts w:cs="Arial"/>
          <w:color w:val="000000" w:themeColor="text1"/>
          <w:highlight w:val="yellow"/>
        </w:rPr>
        <w:t xml:space="preserve"> </w:t>
      </w:r>
      <w:r w:rsidR="0086736B" w:rsidRPr="3208D4E5">
        <w:rPr>
          <w:rFonts w:cs="Arial"/>
          <w:color w:val="000000" w:themeColor="text1"/>
          <w:highlight w:val="yellow"/>
        </w:rPr>
        <w:t>mRNA expression</w:t>
      </w:r>
      <w:r w:rsidR="00185FBF" w:rsidRPr="3208D4E5">
        <w:rPr>
          <w:rFonts w:cs="Arial"/>
          <w:color w:val="000000" w:themeColor="text1"/>
          <w:highlight w:val="yellow"/>
        </w:rPr>
        <w:t xml:space="preserve"> </w:t>
      </w:r>
      <w:r w:rsidR="00AA04E9" w:rsidRPr="3208D4E5">
        <w:rPr>
          <w:rFonts w:cs="Arial"/>
          <w:color w:val="000000" w:themeColor="text1"/>
          <w:highlight w:val="yellow"/>
        </w:rPr>
        <w:t xml:space="preserve">in blood </w:t>
      </w:r>
      <w:r w:rsidR="0086736B" w:rsidRPr="3208D4E5">
        <w:rPr>
          <w:rFonts w:cs="Arial"/>
          <w:color w:val="000000" w:themeColor="text1"/>
          <w:highlight w:val="yellow"/>
        </w:rPr>
        <w:t>ha</w:t>
      </w:r>
      <w:r w:rsidR="00596C9D" w:rsidRPr="3208D4E5">
        <w:rPr>
          <w:rFonts w:cs="Arial"/>
          <w:color w:val="000000" w:themeColor="text1"/>
          <w:highlight w:val="yellow"/>
        </w:rPr>
        <w:t>s</w:t>
      </w:r>
      <w:r w:rsidR="0086736B" w:rsidRPr="3208D4E5">
        <w:rPr>
          <w:rFonts w:cs="Arial"/>
          <w:color w:val="000000" w:themeColor="text1"/>
          <w:highlight w:val="yellow"/>
        </w:rPr>
        <w:t xml:space="preserve"> been</w:t>
      </w:r>
      <w:r w:rsidR="007E4B49" w:rsidRPr="3208D4E5">
        <w:rPr>
          <w:rFonts w:cs="Arial"/>
          <w:color w:val="000000" w:themeColor="text1"/>
          <w:highlight w:val="yellow"/>
        </w:rPr>
        <w:t xml:space="preserve"> </w:t>
      </w:r>
      <w:r w:rsidR="00AF7CD4" w:rsidRPr="3208D4E5">
        <w:rPr>
          <w:rFonts w:cs="Arial"/>
          <w:color w:val="000000" w:themeColor="text1"/>
          <w:highlight w:val="yellow"/>
        </w:rPr>
        <w:t xml:space="preserve">proposed as a </w:t>
      </w:r>
      <w:r w:rsidR="00F97214" w:rsidRPr="3208D4E5">
        <w:rPr>
          <w:rFonts w:cs="Arial"/>
          <w:color w:val="000000" w:themeColor="text1"/>
          <w:highlight w:val="yellow"/>
        </w:rPr>
        <w:t xml:space="preserve">biomarker </w:t>
      </w:r>
      <w:r w:rsidR="00C12D04" w:rsidRPr="3208D4E5">
        <w:rPr>
          <w:rFonts w:cs="Arial"/>
          <w:color w:val="000000" w:themeColor="text1"/>
          <w:highlight w:val="yellow"/>
        </w:rPr>
        <w:t xml:space="preserve">associated </w:t>
      </w:r>
      <w:r w:rsidR="00F90E6B" w:rsidRPr="3208D4E5">
        <w:rPr>
          <w:rFonts w:cs="Arial"/>
          <w:color w:val="000000" w:themeColor="text1"/>
          <w:highlight w:val="yellow"/>
        </w:rPr>
        <w:t>with the proportion</w:t>
      </w:r>
      <w:r w:rsidR="00045D67" w:rsidRPr="3208D4E5">
        <w:rPr>
          <w:rFonts w:cs="Arial"/>
          <w:color w:val="000000" w:themeColor="text1"/>
          <w:highlight w:val="yellow"/>
        </w:rPr>
        <w:t xml:space="preserve"> of </w:t>
      </w:r>
      <w:r w:rsidR="00553ECC" w:rsidRPr="3208D4E5">
        <w:rPr>
          <w:rFonts w:cs="Arial"/>
          <w:color w:val="000000" w:themeColor="text1"/>
          <w:highlight w:val="yellow"/>
        </w:rPr>
        <w:t xml:space="preserve">these </w:t>
      </w:r>
      <w:r w:rsidR="00045D67" w:rsidRPr="3208D4E5">
        <w:rPr>
          <w:rFonts w:ascii="Symbol" w:eastAsia="Symbol" w:hAnsi="Symbol" w:cs="Symbol"/>
          <w:color w:val="000000" w:themeColor="text1"/>
          <w:highlight w:val="yellow"/>
        </w:rPr>
        <w:t>gd</w:t>
      </w:r>
      <w:r w:rsidR="00045D67" w:rsidRPr="3208D4E5">
        <w:rPr>
          <w:rFonts w:cs="Arial"/>
          <w:color w:val="000000" w:themeColor="text1"/>
          <w:highlight w:val="yellow"/>
        </w:rPr>
        <w:t xml:space="preserve"> T cells</w:t>
      </w:r>
      <w:r w:rsidR="00A96E22" w:rsidRPr="3208D4E5">
        <w:rPr>
          <w:rFonts w:cs="Arial"/>
          <w:color w:val="000000" w:themeColor="text1"/>
          <w:highlight w:val="yellow"/>
        </w:rPr>
        <w:t>,</w:t>
      </w:r>
      <w:r w:rsidR="00837E13" w:rsidRPr="3208D4E5">
        <w:rPr>
          <w:rFonts w:cs="Arial"/>
          <w:color w:val="000000" w:themeColor="text1"/>
          <w:highlight w:val="yellow"/>
        </w:rPr>
        <w:t xml:space="preserve"> </w:t>
      </w:r>
      <w:r w:rsidR="00A82595" w:rsidRPr="3208D4E5">
        <w:rPr>
          <w:rFonts w:cs="Arial"/>
          <w:color w:val="000000" w:themeColor="text1"/>
          <w:highlight w:val="yellow"/>
        </w:rPr>
        <w:t xml:space="preserve">and </w:t>
      </w:r>
      <w:r w:rsidR="00A779E1" w:rsidRPr="3208D4E5">
        <w:rPr>
          <w:rFonts w:cs="Arial"/>
          <w:color w:val="000000" w:themeColor="text1"/>
          <w:highlight w:val="yellow"/>
        </w:rPr>
        <w:t xml:space="preserve">lower </w:t>
      </w:r>
      <w:r w:rsidR="00A779E1" w:rsidRPr="3208D4E5">
        <w:rPr>
          <w:rFonts w:cs="Arial"/>
          <w:i/>
          <w:iCs/>
          <w:color w:val="000000" w:themeColor="text1"/>
          <w:highlight w:val="yellow"/>
        </w:rPr>
        <w:t>SOX13</w:t>
      </w:r>
      <w:r w:rsidR="00A779E1" w:rsidRPr="3208D4E5">
        <w:rPr>
          <w:rFonts w:cs="Arial"/>
          <w:color w:val="000000" w:themeColor="text1"/>
          <w:highlight w:val="yellow"/>
        </w:rPr>
        <w:t xml:space="preserve"> expression </w:t>
      </w:r>
      <w:r w:rsidR="00867A8D" w:rsidRPr="3208D4E5">
        <w:rPr>
          <w:rFonts w:cs="Arial"/>
          <w:color w:val="000000" w:themeColor="text1"/>
          <w:highlight w:val="yellow"/>
        </w:rPr>
        <w:t>levels have been l</w:t>
      </w:r>
      <w:r w:rsidR="00D55A2F" w:rsidRPr="3208D4E5">
        <w:rPr>
          <w:rFonts w:cs="Arial"/>
          <w:color w:val="000000" w:themeColor="text1"/>
          <w:highlight w:val="yellow"/>
        </w:rPr>
        <w:t>in</w:t>
      </w:r>
      <w:r w:rsidR="004B6917" w:rsidRPr="3208D4E5">
        <w:rPr>
          <w:rFonts w:cs="Arial"/>
          <w:color w:val="000000" w:themeColor="text1"/>
          <w:highlight w:val="yellow"/>
        </w:rPr>
        <w:t>ked</w:t>
      </w:r>
      <w:r w:rsidR="00780F8D" w:rsidRPr="3208D4E5">
        <w:rPr>
          <w:rFonts w:cs="Arial"/>
          <w:color w:val="000000" w:themeColor="text1"/>
          <w:highlight w:val="yellow"/>
        </w:rPr>
        <w:t xml:space="preserve"> to increased</w:t>
      </w:r>
      <w:r w:rsidR="00BD0B22" w:rsidRPr="3208D4E5">
        <w:rPr>
          <w:rFonts w:cs="Arial"/>
          <w:color w:val="000000" w:themeColor="text1"/>
          <w:highlight w:val="yellow"/>
        </w:rPr>
        <w:t xml:space="preserve"> piglet</w:t>
      </w:r>
      <w:r w:rsidR="00880F04" w:rsidRPr="3208D4E5">
        <w:rPr>
          <w:rFonts w:cs="Arial"/>
          <w:color w:val="000000" w:themeColor="text1"/>
          <w:highlight w:val="yellow"/>
        </w:rPr>
        <w:t xml:space="preserve"> </w:t>
      </w:r>
      <w:r w:rsidR="00E97395" w:rsidRPr="3208D4E5">
        <w:rPr>
          <w:rFonts w:cs="Arial"/>
          <w:color w:val="000000" w:themeColor="text1"/>
          <w:highlight w:val="yellow"/>
        </w:rPr>
        <w:t xml:space="preserve">survival </w:t>
      </w:r>
      <w:r w:rsidR="00526FE5" w:rsidRPr="3208D4E5">
        <w:rPr>
          <w:rFonts w:cs="Arial"/>
          <w:color w:val="000000" w:themeColor="text1"/>
          <w:highlight w:val="yellow"/>
        </w:rPr>
        <w:t>during a</w:t>
      </w:r>
      <w:r w:rsidR="00DF0388" w:rsidRPr="3208D4E5">
        <w:rPr>
          <w:rFonts w:cs="Arial"/>
          <w:color w:val="000000" w:themeColor="text1"/>
          <w:highlight w:val="yellow"/>
        </w:rPr>
        <w:t xml:space="preserve"> </w:t>
      </w:r>
      <w:r w:rsidR="003C42C9" w:rsidRPr="3208D4E5">
        <w:rPr>
          <w:rFonts w:cs="Arial"/>
          <w:color w:val="000000" w:themeColor="text1"/>
          <w:highlight w:val="yellow"/>
        </w:rPr>
        <w:t xml:space="preserve">PRRSV outbreak </w:t>
      </w:r>
      <w:r w:rsidR="00837E13" w:rsidRPr="3208D4E5">
        <w:rPr>
          <w:rFonts w:cs="Arial"/>
          <w:color w:val="000000" w:themeColor="text1"/>
          <w:highlight w:val="yellow"/>
        </w:rPr>
        <w:t>(</w:t>
      </w:r>
      <w:proofErr w:type="spellStart"/>
      <w:r w:rsidR="5431BBE2" w:rsidRPr="3208D4E5">
        <w:rPr>
          <w:rFonts w:cs="Arial"/>
          <w:color w:val="000000" w:themeColor="text1"/>
          <w:highlight w:val="yellow"/>
        </w:rPr>
        <w:t>Tarrés</w:t>
      </w:r>
      <w:proofErr w:type="spellEnd"/>
      <w:r w:rsidR="5431BBE2" w:rsidRPr="3208D4E5">
        <w:rPr>
          <w:rFonts w:cs="Arial"/>
          <w:color w:val="000000" w:themeColor="text1"/>
          <w:highlight w:val="yellow"/>
        </w:rPr>
        <w:t xml:space="preserve"> et al. 2024</w:t>
      </w:r>
      <w:r w:rsidR="00837E13" w:rsidRPr="3208D4E5">
        <w:rPr>
          <w:rFonts w:cs="Arial"/>
          <w:color w:val="000000" w:themeColor="text1"/>
          <w:highlight w:val="yellow"/>
        </w:rPr>
        <w:t>).</w:t>
      </w:r>
      <w:r w:rsidR="00837E13" w:rsidRPr="3208D4E5">
        <w:rPr>
          <w:rFonts w:cs="Arial"/>
          <w:color w:val="000000" w:themeColor="text1"/>
        </w:rPr>
        <w:t xml:space="preserve"> </w:t>
      </w:r>
      <w:r w:rsidR="002D42B4" w:rsidRPr="3208D4E5">
        <w:rPr>
          <w:rFonts w:cs="Arial"/>
          <w:color w:val="000000" w:themeColor="text1"/>
        </w:rPr>
        <w:t xml:space="preserve">Furthermore, </w:t>
      </w:r>
      <w:r w:rsidR="001A374A" w:rsidRPr="3208D4E5">
        <w:rPr>
          <w:rFonts w:cs="Arial"/>
          <w:color w:val="000000" w:themeColor="text1"/>
        </w:rPr>
        <w:t xml:space="preserve">two </w:t>
      </w:r>
      <w:r w:rsidR="00331720" w:rsidRPr="3208D4E5">
        <w:rPr>
          <w:rFonts w:cs="Arial"/>
          <w:color w:val="000000" w:themeColor="text1"/>
        </w:rPr>
        <w:t>genes</w:t>
      </w:r>
      <w:r w:rsidR="00392E9A" w:rsidRPr="3208D4E5">
        <w:rPr>
          <w:rFonts w:cs="Arial"/>
          <w:color w:val="000000" w:themeColor="text1"/>
        </w:rPr>
        <w:t xml:space="preserve"> (</w:t>
      </w:r>
      <w:r w:rsidR="0027453A" w:rsidRPr="3208D4E5">
        <w:rPr>
          <w:rFonts w:cs="Arial"/>
          <w:i/>
          <w:iCs/>
          <w:color w:val="000000" w:themeColor="text1"/>
        </w:rPr>
        <w:t>D</w:t>
      </w:r>
      <w:r w:rsidR="0037600A" w:rsidRPr="3208D4E5">
        <w:rPr>
          <w:rFonts w:cs="Arial"/>
          <w:i/>
          <w:iCs/>
          <w:color w:val="000000" w:themeColor="text1"/>
        </w:rPr>
        <w:t>DIT4</w:t>
      </w:r>
      <w:r w:rsidR="0037600A" w:rsidRPr="3208D4E5">
        <w:rPr>
          <w:rFonts w:cs="Arial"/>
          <w:color w:val="000000" w:themeColor="text1"/>
        </w:rPr>
        <w:t xml:space="preserve"> and </w:t>
      </w:r>
      <w:r w:rsidR="0037600A" w:rsidRPr="3208D4E5">
        <w:rPr>
          <w:rFonts w:cs="Arial"/>
          <w:i/>
          <w:iCs/>
          <w:color w:val="000000" w:themeColor="text1"/>
        </w:rPr>
        <w:t>FOS</w:t>
      </w:r>
      <w:r w:rsidR="00392E9A" w:rsidRPr="3208D4E5">
        <w:rPr>
          <w:rFonts w:cs="Arial"/>
          <w:color w:val="000000" w:themeColor="text1"/>
        </w:rPr>
        <w:t>)</w:t>
      </w:r>
      <w:r w:rsidR="00794778" w:rsidRPr="3208D4E5">
        <w:rPr>
          <w:rFonts w:cs="Arial"/>
          <w:color w:val="000000" w:themeColor="text1"/>
        </w:rPr>
        <w:t xml:space="preserve"> related to</w:t>
      </w:r>
      <w:r w:rsidR="00331720" w:rsidRPr="3208D4E5">
        <w:rPr>
          <w:rFonts w:cs="Arial"/>
          <w:color w:val="000000" w:themeColor="text1"/>
        </w:rPr>
        <w:t xml:space="preserve"> </w:t>
      </w:r>
      <w:r w:rsidR="0072662D" w:rsidRPr="3208D4E5">
        <w:rPr>
          <w:rFonts w:cs="Arial"/>
          <w:color w:val="000000" w:themeColor="text1"/>
        </w:rPr>
        <w:t>steroid response</w:t>
      </w:r>
      <w:r w:rsidR="00794778" w:rsidRPr="3208D4E5">
        <w:rPr>
          <w:rFonts w:cs="Arial"/>
          <w:color w:val="000000" w:themeColor="text1"/>
        </w:rPr>
        <w:t xml:space="preserve"> and </w:t>
      </w:r>
      <w:r w:rsidR="0091035E" w:rsidRPr="3208D4E5">
        <w:rPr>
          <w:rFonts w:cs="Arial"/>
          <w:color w:val="000000" w:themeColor="text1"/>
        </w:rPr>
        <w:t xml:space="preserve">described as potential biomarkers of </w:t>
      </w:r>
      <w:r w:rsidR="00750ED9" w:rsidRPr="3208D4E5">
        <w:rPr>
          <w:rFonts w:cs="Arial"/>
          <w:color w:val="000000" w:themeColor="text1"/>
        </w:rPr>
        <w:t xml:space="preserve">blood cortisol levels </w:t>
      </w:r>
      <w:r w:rsidR="00520864" w:rsidRPr="3208D4E5">
        <w:rPr>
          <w:rFonts w:cs="Arial"/>
          <w:color w:val="000000" w:themeColor="text1"/>
        </w:rPr>
        <w:t xml:space="preserve">and </w:t>
      </w:r>
      <w:r w:rsidR="00520864" w:rsidRPr="3208D4E5">
        <w:rPr>
          <w:rFonts w:cs="Arial"/>
          <w:color w:val="000000" w:themeColor="text1"/>
        </w:rPr>
        <w:lastRenderedPageBreak/>
        <w:t xml:space="preserve">stress response </w:t>
      </w:r>
      <w:r w:rsidR="00BB1127" w:rsidRPr="3208D4E5">
        <w:rPr>
          <w:rFonts w:cs="Arial"/>
        </w:rPr>
        <w:t>(</w:t>
      </w:r>
      <w:r w:rsidR="00A137DE" w:rsidRPr="3208D4E5">
        <w:rPr>
          <w:rFonts w:cs="Arial"/>
          <w:color w:val="000000" w:themeColor="text1"/>
        </w:rPr>
        <w:t xml:space="preserve">Lee et al. 2015, </w:t>
      </w:r>
      <w:r w:rsidR="00724AC2" w:rsidRPr="3208D4E5">
        <w:rPr>
          <w:rStyle w:val="Hipervnculo"/>
          <w:rFonts w:cs="Arial"/>
          <w:color w:val="auto"/>
          <w:u w:val="none"/>
        </w:rPr>
        <w:t>Sævik</w:t>
      </w:r>
      <w:r w:rsidR="00724AC2" w:rsidRPr="3208D4E5">
        <w:rPr>
          <w:rFonts w:cs="Arial"/>
        </w:rPr>
        <w:t xml:space="preserve"> et al. 2021</w:t>
      </w:r>
      <w:r w:rsidR="0FCFDB4A" w:rsidRPr="3208D4E5">
        <w:rPr>
          <w:rFonts w:cs="Arial"/>
        </w:rPr>
        <w:t>,</w:t>
      </w:r>
      <w:r w:rsidR="252E0BC1" w:rsidRPr="3208D4E5">
        <w:rPr>
          <w:rFonts w:cs="Arial"/>
        </w:rPr>
        <w:t xml:space="preserve"> </w:t>
      </w:r>
      <w:r w:rsidR="001D1BC8" w:rsidRPr="3208D4E5">
        <w:rPr>
          <w:rFonts w:cs="Arial"/>
          <w:highlight w:val="yellow"/>
        </w:rPr>
        <w:t>Tsoulia et al</w:t>
      </w:r>
      <w:r w:rsidR="006E704A" w:rsidRPr="3208D4E5">
        <w:rPr>
          <w:rFonts w:cs="Arial"/>
          <w:highlight w:val="yellow"/>
        </w:rPr>
        <w:t xml:space="preserve">. </w:t>
      </w:r>
      <w:r w:rsidR="009C5EE4" w:rsidRPr="3208D4E5">
        <w:rPr>
          <w:rFonts w:cs="Arial"/>
          <w:highlight w:val="yellow"/>
        </w:rPr>
        <w:t>2025</w:t>
      </w:r>
      <w:r w:rsidR="00BB1127" w:rsidRPr="3208D4E5">
        <w:rPr>
          <w:rFonts w:cs="Arial"/>
        </w:rPr>
        <w:t>)</w:t>
      </w:r>
      <w:r w:rsidR="00CB1ADC" w:rsidRPr="3208D4E5">
        <w:rPr>
          <w:rFonts w:cs="Arial"/>
        </w:rPr>
        <w:t xml:space="preserve"> were also identified</w:t>
      </w:r>
      <w:r w:rsidR="00BB1127" w:rsidRPr="3208D4E5">
        <w:rPr>
          <w:rFonts w:cs="Arial"/>
        </w:rPr>
        <w:t>.</w:t>
      </w:r>
      <w:r w:rsidR="008607DB" w:rsidRPr="3208D4E5">
        <w:rPr>
          <w:rFonts w:cs="Arial"/>
        </w:rPr>
        <w:t xml:space="preserve"> </w:t>
      </w:r>
      <w:r w:rsidR="00FC0B58" w:rsidRPr="3208D4E5">
        <w:rPr>
          <w:rFonts w:cs="Arial"/>
          <w:highlight w:val="yellow"/>
        </w:rPr>
        <w:t xml:space="preserve">An increase </w:t>
      </w:r>
      <w:r w:rsidR="006F5939" w:rsidRPr="3208D4E5">
        <w:rPr>
          <w:rFonts w:cs="Arial"/>
          <w:highlight w:val="yellow"/>
        </w:rPr>
        <w:t>in</w:t>
      </w:r>
      <w:r w:rsidR="00FC0B58" w:rsidRPr="3208D4E5">
        <w:rPr>
          <w:rFonts w:cs="Arial"/>
          <w:highlight w:val="yellow"/>
        </w:rPr>
        <w:t xml:space="preserve"> </w:t>
      </w:r>
      <w:r w:rsidR="00FC0B58" w:rsidRPr="3208D4E5">
        <w:rPr>
          <w:rFonts w:cs="Arial"/>
          <w:i/>
          <w:iCs/>
          <w:highlight w:val="yellow"/>
        </w:rPr>
        <w:t>FOS</w:t>
      </w:r>
      <w:r w:rsidR="00FC0B58" w:rsidRPr="3208D4E5">
        <w:rPr>
          <w:rFonts w:cs="Arial"/>
          <w:highlight w:val="yellow"/>
        </w:rPr>
        <w:t xml:space="preserve"> gene expression has been correlated with</w:t>
      </w:r>
      <w:r w:rsidR="00062A13" w:rsidRPr="3208D4E5">
        <w:rPr>
          <w:rFonts w:cs="Arial"/>
          <w:highlight w:val="yellow"/>
        </w:rPr>
        <w:t xml:space="preserve"> </w:t>
      </w:r>
      <w:r w:rsidR="007A3688" w:rsidRPr="3208D4E5">
        <w:rPr>
          <w:rFonts w:cs="Arial"/>
          <w:highlight w:val="yellow"/>
        </w:rPr>
        <w:t xml:space="preserve">higher cortisol levels </w:t>
      </w:r>
      <w:r w:rsidR="009D3B4A" w:rsidRPr="3208D4E5">
        <w:rPr>
          <w:rFonts w:cs="Arial"/>
          <w:highlight w:val="yellow"/>
        </w:rPr>
        <w:t>following</w:t>
      </w:r>
      <w:r w:rsidR="00C0608B" w:rsidRPr="3208D4E5">
        <w:rPr>
          <w:rFonts w:cs="Arial"/>
          <w:highlight w:val="yellow"/>
        </w:rPr>
        <w:t xml:space="preserve"> exercise in </w:t>
      </w:r>
      <w:r w:rsidR="002B32A0" w:rsidRPr="3208D4E5">
        <w:rPr>
          <w:rFonts w:cs="Arial"/>
          <w:highlight w:val="yellow"/>
        </w:rPr>
        <w:t>sport horses</w:t>
      </w:r>
      <w:r w:rsidR="00DF20E7" w:rsidRPr="3208D4E5">
        <w:rPr>
          <w:rFonts w:cs="Arial"/>
        </w:rPr>
        <w:t xml:space="preserve"> (</w:t>
      </w:r>
      <w:r w:rsidR="00AF478C" w:rsidRPr="3208D4E5">
        <w:rPr>
          <w:rFonts w:cs="Arial"/>
          <w:color w:val="000000" w:themeColor="text1"/>
        </w:rPr>
        <w:t xml:space="preserve">Lee et al. 2015), </w:t>
      </w:r>
      <w:r w:rsidR="002A7AD6" w:rsidRPr="3208D4E5">
        <w:rPr>
          <w:rFonts w:cs="Arial"/>
          <w:color w:val="000000" w:themeColor="text1"/>
        </w:rPr>
        <w:t>wh</w:t>
      </w:r>
      <w:r w:rsidR="001859D1" w:rsidRPr="3208D4E5">
        <w:rPr>
          <w:rFonts w:cs="Arial"/>
          <w:color w:val="000000" w:themeColor="text1"/>
        </w:rPr>
        <w:t>ereas</w:t>
      </w:r>
      <w:r w:rsidR="002A7AD6" w:rsidRPr="3208D4E5">
        <w:rPr>
          <w:rFonts w:cs="Arial"/>
          <w:color w:val="000000" w:themeColor="text1"/>
        </w:rPr>
        <w:t xml:space="preserve"> </w:t>
      </w:r>
      <w:r w:rsidR="00CC0C86" w:rsidRPr="3208D4E5">
        <w:rPr>
          <w:rFonts w:cs="Arial"/>
          <w:i/>
          <w:iCs/>
          <w:color w:val="000000" w:themeColor="text1"/>
        </w:rPr>
        <w:t>DDIT4</w:t>
      </w:r>
      <w:r w:rsidR="00CC0C86" w:rsidRPr="3208D4E5">
        <w:rPr>
          <w:rFonts w:cs="Arial"/>
          <w:color w:val="000000" w:themeColor="text1"/>
        </w:rPr>
        <w:t xml:space="preserve"> </w:t>
      </w:r>
      <w:r w:rsidR="00B26A45" w:rsidRPr="3208D4E5">
        <w:rPr>
          <w:rFonts w:cs="Arial"/>
          <w:color w:val="000000" w:themeColor="text1"/>
        </w:rPr>
        <w:t xml:space="preserve">gene expression has been </w:t>
      </w:r>
      <w:r w:rsidR="005B6292" w:rsidRPr="3208D4E5">
        <w:rPr>
          <w:rFonts w:cs="Arial"/>
          <w:color w:val="000000" w:themeColor="text1"/>
        </w:rPr>
        <w:t>associated</w:t>
      </w:r>
      <w:r w:rsidR="00B26A45" w:rsidRPr="3208D4E5">
        <w:rPr>
          <w:rFonts w:cs="Arial"/>
          <w:color w:val="000000" w:themeColor="text1"/>
        </w:rPr>
        <w:t xml:space="preserve"> with blood cortisol levels in humans </w:t>
      </w:r>
      <w:r w:rsidR="2D36FAF6" w:rsidRPr="2E2CAA47">
        <w:rPr>
          <w:rFonts w:cs="Arial"/>
          <w:color w:val="000000" w:themeColor="text1"/>
        </w:rPr>
        <w:t>(</w:t>
      </w:r>
      <w:r w:rsidR="0D80192D" w:rsidRPr="2E2CAA47">
        <w:rPr>
          <w:rStyle w:val="Hipervnculo"/>
          <w:rFonts w:cs="Arial"/>
          <w:color w:val="auto"/>
          <w:u w:val="none"/>
        </w:rPr>
        <w:t>Sævik</w:t>
      </w:r>
      <w:r w:rsidR="0D80192D" w:rsidRPr="2E2CAA47">
        <w:rPr>
          <w:rFonts w:cs="Arial"/>
        </w:rPr>
        <w:t xml:space="preserve"> et al. </w:t>
      </w:r>
      <w:r w:rsidR="00430BEC" w:rsidRPr="3208D4E5">
        <w:rPr>
          <w:rFonts w:cs="Arial"/>
        </w:rPr>
        <w:t>2021</w:t>
      </w:r>
      <w:r w:rsidR="00B26A45" w:rsidRPr="3208D4E5">
        <w:rPr>
          <w:rFonts w:cs="Arial"/>
          <w:color w:val="000000" w:themeColor="text1"/>
        </w:rPr>
        <w:t>)</w:t>
      </w:r>
      <w:r w:rsidR="004922D2" w:rsidRPr="3208D4E5">
        <w:rPr>
          <w:rFonts w:cs="Arial"/>
          <w:color w:val="000000" w:themeColor="text1"/>
        </w:rPr>
        <w:t xml:space="preserve">. </w:t>
      </w:r>
    </w:p>
    <w:p w14:paraId="287470BE" w14:textId="36D807A4" w:rsidR="68AE9E2F" w:rsidRDefault="68AE9E2F" w:rsidP="21D95682">
      <w:pPr>
        <w:rPr>
          <w:rFonts w:cs="Arial"/>
          <w:color w:val="000000" w:themeColor="text1"/>
          <w:highlight w:val="yellow"/>
        </w:rPr>
      </w:pPr>
      <w:r w:rsidRPr="3208D4E5">
        <w:rPr>
          <w:rFonts w:cs="Arial"/>
          <w:color w:val="000000" w:themeColor="text1"/>
          <w:highlight w:val="yellow"/>
        </w:rPr>
        <w:t xml:space="preserve">Overall, </w:t>
      </w:r>
      <w:r w:rsidR="053938CD" w:rsidRPr="3208D4E5">
        <w:rPr>
          <w:rFonts w:cs="Arial"/>
          <w:color w:val="000000" w:themeColor="text1"/>
          <w:highlight w:val="yellow"/>
        </w:rPr>
        <w:t>the</w:t>
      </w:r>
      <w:r w:rsidR="004F79B8">
        <w:rPr>
          <w:rFonts w:cs="Arial"/>
          <w:color w:val="000000" w:themeColor="text1"/>
          <w:highlight w:val="yellow"/>
        </w:rPr>
        <w:t>se</w:t>
      </w:r>
      <w:r w:rsidR="053938CD" w:rsidRPr="3208D4E5">
        <w:rPr>
          <w:rFonts w:cs="Arial"/>
          <w:color w:val="000000" w:themeColor="text1"/>
          <w:highlight w:val="yellow"/>
        </w:rPr>
        <w:t xml:space="preserve"> finding</w:t>
      </w:r>
      <w:r w:rsidR="004F79B8">
        <w:rPr>
          <w:rFonts w:cs="Arial"/>
          <w:color w:val="000000" w:themeColor="text1"/>
          <w:highlight w:val="yellow"/>
        </w:rPr>
        <w:t>s</w:t>
      </w:r>
      <w:r w:rsidRPr="3208D4E5">
        <w:rPr>
          <w:rFonts w:cs="Arial"/>
          <w:color w:val="000000" w:themeColor="text1"/>
          <w:highlight w:val="yellow"/>
        </w:rPr>
        <w:t xml:space="preserve"> illustrate </w:t>
      </w:r>
      <w:r w:rsidR="4E5B94BA" w:rsidRPr="3208D4E5">
        <w:rPr>
          <w:rFonts w:cs="Arial"/>
          <w:color w:val="000000" w:themeColor="text1"/>
          <w:highlight w:val="yellow"/>
        </w:rPr>
        <w:t>that model performance can be maintained while significantly reducing dimensionality. This suggests that careful feature selection stabilizes the training process and allows complex models to generaliz</w:t>
      </w:r>
      <w:r w:rsidR="125BDE05" w:rsidRPr="3208D4E5">
        <w:rPr>
          <w:rFonts w:cs="Arial"/>
          <w:color w:val="000000" w:themeColor="text1"/>
          <w:highlight w:val="yellow"/>
        </w:rPr>
        <w:t>e better to unseen data</w:t>
      </w:r>
      <w:r w:rsidR="1EB29677" w:rsidRPr="3208D4E5">
        <w:rPr>
          <w:rFonts w:cs="Arial"/>
          <w:color w:val="000000" w:themeColor="text1"/>
          <w:highlight w:val="yellow"/>
        </w:rPr>
        <w:t xml:space="preserve"> </w:t>
      </w:r>
      <w:r w:rsidR="1EB29677" w:rsidRPr="3208D4E5">
        <w:rPr>
          <w:rFonts w:eastAsia="Arial" w:cs="Arial"/>
          <w:color w:val="000000" w:themeColor="text1"/>
          <w:highlight w:val="yellow"/>
        </w:rPr>
        <w:t>by removing uninformative or redundant predictors</w:t>
      </w:r>
      <w:r w:rsidR="125BDE05" w:rsidRPr="3208D4E5">
        <w:rPr>
          <w:rFonts w:eastAsia="Arial" w:cs="Arial"/>
          <w:color w:val="000000" w:themeColor="text1"/>
          <w:highlight w:val="yellow"/>
        </w:rPr>
        <w:t>. Moreover, focusing on a su</w:t>
      </w:r>
      <w:r w:rsidR="125BDE05" w:rsidRPr="3208D4E5">
        <w:rPr>
          <w:rFonts w:cs="Arial"/>
          <w:color w:val="000000" w:themeColor="text1"/>
          <w:highlight w:val="yellow"/>
        </w:rPr>
        <w:t>bset of features simplifies the inte</w:t>
      </w:r>
      <w:r w:rsidR="0E5C6B2B" w:rsidRPr="3208D4E5">
        <w:rPr>
          <w:rFonts w:cs="Arial"/>
          <w:color w:val="000000" w:themeColor="text1"/>
          <w:highlight w:val="yellow"/>
        </w:rPr>
        <w:t>r</w:t>
      </w:r>
      <w:r w:rsidR="125BDE05" w:rsidRPr="3208D4E5">
        <w:rPr>
          <w:rFonts w:cs="Arial"/>
          <w:color w:val="000000" w:themeColor="text1"/>
          <w:highlight w:val="yellow"/>
        </w:rPr>
        <w:t xml:space="preserve">pretation of model outputs, highlighting </w:t>
      </w:r>
      <w:r w:rsidR="2694213E" w:rsidRPr="3208D4E5">
        <w:rPr>
          <w:rFonts w:cs="Arial"/>
          <w:color w:val="000000" w:themeColor="text1"/>
          <w:highlight w:val="yellow"/>
        </w:rPr>
        <w:t>k</w:t>
      </w:r>
      <w:r w:rsidR="125BDE05" w:rsidRPr="3208D4E5">
        <w:rPr>
          <w:rFonts w:cs="Arial"/>
          <w:color w:val="000000" w:themeColor="text1"/>
          <w:highlight w:val="yellow"/>
        </w:rPr>
        <w:t>ey genes involved in trait variation (</w:t>
      </w:r>
      <w:proofErr w:type="spellStart"/>
      <w:r w:rsidR="125BDE05" w:rsidRPr="3208D4E5">
        <w:rPr>
          <w:rFonts w:cs="Arial"/>
          <w:color w:val="000000" w:themeColor="text1"/>
          <w:highlight w:val="yellow"/>
        </w:rPr>
        <w:t>e.g</w:t>
      </w:r>
      <w:proofErr w:type="spellEnd"/>
      <w:r w:rsidR="125BDE05" w:rsidRPr="3208D4E5">
        <w:rPr>
          <w:rFonts w:cs="Arial"/>
          <w:color w:val="000000" w:themeColor="text1"/>
          <w:highlight w:val="yellow"/>
        </w:rPr>
        <w:t xml:space="preserve">, </w:t>
      </w:r>
      <w:r w:rsidR="125BDE05" w:rsidRPr="00442344">
        <w:rPr>
          <w:rFonts w:cs="Arial"/>
          <w:i/>
          <w:iCs/>
          <w:color w:val="000000" w:themeColor="text1"/>
          <w:highlight w:val="yellow"/>
        </w:rPr>
        <w:t>MAF</w:t>
      </w:r>
      <w:r w:rsidR="125BDE05" w:rsidRPr="3208D4E5">
        <w:rPr>
          <w:rFonts w:cs="Arial"/>
          <w:color w:val="000000" w:themeColor="text1"/>
          <w:highlight w:val="yellow"/>
        </w:rPr>
        <w:t xml:space="preserve">, </w:t>
      </w:r>
      <w:r w:rsidR="125BDE05" w:rsidRPr="00442344">
        <w:rPr>
          <w:rFonts w:cs="Arial"/>
          <w:i/>
          <w:iCs/>
          <w:color w:val="000000" w:themeColor="text1"/>
          <w:highlight w:val="yellow"/>
        </w:rPr>
        <w:t>SOX13</w:t>
      </w:r>
      <w:r w:rsidR="125BDE05" w:rsidRPr="3208D4E5">
        <w:rPr>
          <w:rFonts w:cs="Arial"/>
          <w:color w:val="000000" w:themeColor="text1"/>
          <w:highlight w:val="yellow"/>
        </w:rPr>
        <w:t xml:space="preserve">, </w:t>
      </w:r>
      <w:r w:rsidR="6F92421D" w:rsidRPr="00442344">
        <w:rPr>
          <w:rFonts w:cs="Arial"/>
          <w:i/>
          <w:iCs/>
          <w:color w:val="000000" w:themeColor="text1"/>
          <w:highlight w:val="yellow"/>
        </w:rPr>
        <w:t>DDIT4</w:t>
      </w:r>
      <w:r w:rsidR="6F92421D" w:rsidRPr="3208D4E5">
        <w:rPr>
          <w:rFonts w:cs="Arial"/>
          <w:color w:val="000000" w:themeColor="text1"/>
          <w:highlight w:val="yellow"/>
        </w:rPr>
        <w:t xml:space="preserve">, </w:t>
      </w:r>
      <w:r w:rsidR="6F92421D" w:rsidRPr="00442344">
        <w:rPr>
          <w:rFonts w:cs="Arial"/>
          <w:i/>
          <w:iCs/>
          <w:color w:val="000000" w:themeColor="text1"/>
          <w:highlight w:val="yellow"/>
        </w:rPr>
        <w:t>FOS</w:t>
      </w:r>
      <w:r w:rsidR="6F92421D" w:rsidRPr="3208D4E5">
        <w:rPr>
          <w:rFonts w:cs="Arial"/>
          <w:color w:val="000000" w:themeColor="text1"/>
          <w:highlight w:val="yellow"/>
        </w:rPr>
        <w:t xml:space="preserve">) and connecting them to known biological functions. </w:t>
      </w:r>
      <w:r w:rsidR="47466465" w:rsidRPr="3208D4E5">
        <w:rPr>
          <w:rFonts w:cs="Arial"/>
          <w:color w:val="000000" w:themeColor="text1"/>
          <w:highlight w:val="yellow"/>
        </w:rPr>
        <w:t>Thus, feature selection not only facilitates computational efficiency and inte</w:t>
      </w:r>
      <w:r w:rsidR="6472DBBB" w:rsidRPr="3208D4E5">
        <w:rPr>
          <w:rFonts w:cs="Arial"/>
          <w:color w:val="000000" w:themeColor="text1"/>
          <w:highlight w:val="yellow"/>
        </w:rPr>
        <w:t>r</w:t>
      </w:r>
      <w:r w:rsidR="47466465" w:rsidRPr="3208D4E5">
        <w:rPr>
          <w:rFonts w:cs="Arial"/>
          <w:color w:val="000000" w:themeColor="text1"/>
          <w:highlight w:val="yellow"/>
        </w:rPr>
        <w:t>pretability but also serves as a</w:t>
      </w:r>
      <w:r w:rsidR="5E18297E" w:rsidRPr="3208D4E5">
        <w:rPr>
          <w:rFonts w:cs="Arial"/>
          <w:color w:val="000000" w:themeColor="text1"/>
          <w:highlight w:val="yellow"/>
        </w:rPr>
        <w:t>n</w:t>
      </w:r>
      <w:r w:rsidR="47466465" w:rsidRPr="3208D4E5">
        <w:rPr>
          <w:rFonts w:cs="Arial"/>
          <w:color w:val="000000" w:themeColor="text1"/>
          <w:highlight w:val="yellow"/>
        </w:rPr>
        <w:t xml:space="preserve"> efficient strategy against overfitting, ensuring that comple</w:t>
      </w:r>
      <w:r w:rsidR="6B906832" w:rsidRPr="3208D4E5">
        <w:rPr>
          <w:rFonts w:cs="Arial"/>
          <w:color w:val="000000" w:themeColor="text1"/>
          <w:highlight w:val="yellow"/>
        </w:rPr>
        <w:t>x</w:t>
      </w:r>
      <w:r w:rsidR="47466465" w:rsidRPr="3208D4E5">
        <w:rPr>
          <w:rFonts w:cs="Arial"/>
          <w:color w:val="000000" w:themeColor="text1"/>
          <w:highlight w:val="yellow"/>
        </w:rPr>
        <w:t xml:space="preserve"> models capture true biolo</w:t>
      </w:r>
      <w:r w:rsidR="1E899BF7" w:rsidRPr="3208D4E5">
        <w:rPr>
          <w:rFonts w:cs="Arial"/>
          <w:color w:val="000000" w:themeColor="text1"/>
          <w:highlight w:val="yellow"/>
        </w:rPr>
        <w:t>gical signals rather than noise.</w:t>
      </w:r>
      <w:r w:rsidR="1E899BF7" w:rsidRPr="3208D4E5">
        <w:rPr>
          <w:rFonts w:cs="Arial"/>
          <w:color w:val="000000" w:themeColor="text1"/>
        </w:rPr>
        <w:t xml:space="preserve"> </w:t>
      </w:r>
    </w:p>
    <w:p w14:paraId="523E8CA0" w14:textId="636EA4CE" w:rsidR="00112178" w:rsidRDefault="00112178" w:rsidP="3208D4E5">
      <w:pPr>
        <w:rPr>
          <w:rFonts w:eastAsia="Arial" w:cs="Arial"/>
          <w:highlight w:val="yellow"/>
        </w:rPr>
      </w:pPr>
      <w:r w:rsidRPr="3208D4E5">
        <w:rPr>
          <w:rFonts w:cs="Arial"/>
        </w:rPr>
        <w:t xml:space="preserve">Finally, </w:t>
      </w:r>
      <w:r w:rsidR="00DE3513" w:rsidRPr="3208D4E5">
        <w:rPr>
          <w:rFonts w:cs="Arial"/>
        </w:rPr>
        <w:t>w</w:t>
      </w:r>
      <w:r w:rsidR="6037D4F2" w:rsidRPr="439F5E4A">
        <w:rPr>
          <w:rFonts w:eastAsia="Arial" w:cs="Arial"/>
        </w:rPr>
        <w:t>e compared linear (</w:t>
      </w:r>
      <w:proofErr w:type="spellStart"/>
      <w:r w:rsidR="6037D4F2" w:rsidRPr="439F5E4A">
        <w:rPr>
          <w:rFonts w:eastAsia="Arial" w:cs="Arial"/>
        </w:rPr>
        <w:t>BayesC</w:t>
      </w:r>
      <w:proofErr w:type="spellEnd"/>
      <w:r w:rsidR="6037D4F2" w:rsidRPr="439F5E4A">
        <w:rPr>
          <w:rFonts w:eastAsia="Arial" w:cs="Arial"/>
        </w:rPr>
        <w:t>, RKHS) and structural NN-LMM models for integrating omics data</w:t>
      </w:r>
      <w:r w:rsidR="00A47370" w:rsidRPr="3208D4E5">
        <w:rPr>
          <w:rFonts w:cs="Arial"/>
        </w:rPr>
        <w:t xml:space="preserve">. </w:t>
      </w:r>
      <w:r w:rsidR="27403846" w:rsidRPr="3208D4E5">
        <w:rPr>
          <w:rFonts w:eastAsia="Arial" w:cs="Arial"/>
        </w:rPr>
        <w:t xml:space="preserve">Traits like WBC and </w:t>
      </w:r>
      <w:proofErr w:type="spellStart"/>
      <w:r w:rsidR="27403846" w:rsidRPr="3208D4E5">
        <w:rPr>
          <w:rFonts w:eastAsia="Arial" w:cs="Arial"/>
        </w:rPr>
        <w:t>γδ</w:t>
      </w:r>
      <w:proofErr w:type="spellEnd"/>
      <w:r w:rsidR="27403846" w:rsidRPr="3208D4E5">
        <w:rPr>
          <w:rFonts w:eastAsia="Arial" w:cs="Arial"/>
        </w:rPr>
        <w:t xml:space="preserve"> T cells are highly polygenic </w:t>
      </w:r>
      <w:r w:rsidR="3A14877D" w:rsidRPr="3208D4E5">
        <w:rPr>
          <w:rFonts w:eastAsia="Arial" w:cs="Arial"/>
          <w:color w:val="000000" w:themeColor="text1"/>
          <w:highlight w:val="yellow"/>
          <w:lang w:val="en-US"/>
        </w:rPr>
        <w:t>(</w:t>
      </w:r>
      <w:r w:rsidR="009F04A4">
        <w:rPr>
          <w:rFonts w:eastAsia="Arial" w:cs="Arial"/>
          <w:color w:val="000000" w:themeColor="text1"/>
          <w:highlight w:val="yellow"/>
          <w:lang w:val="en-US"/>
        </w:rPr>
        <w:t xml:space="preserve">Ballester et al. 2020, </w:t>
      </w:r>
      <w:r w:rsidR="3A14877D" w:rsidRPr="3208D4E5">
        <w:rPr>
          <w:rFonts w:eastAsia="Arial" w:cs="Arial"/>
          <w:color w:val="000000" w:themeColor="text1"/>
          <w:highlight w:val="yellow"/>
          <w:lang w:val="en-US"/>
        </w:rPr>
        <w:t xml:space="preserve">Ballester et al. 2023) </w:t>
      </w:r>
      <w:r w:rsidR="27403846" w:rsidRPr="3208D4E5">
        <w:rPr>
          <w:rFonts w:eastAsia="Arial" w:cs="Arial"/>
          <w:highlight w:val="yellow"/>
        </w:rPr>
        <w:t>with additive effects and are strongly linked to blood transcriptome</w:t>
      </w:r>
      <w:r w:rsidR="27403846" w:rsidRPr="3208D4E5">
        <w:rPr>
          <w:rFonts w:eastAsia="Arial" w:cs="Arial"/>
        </w:rPr>
        <w:t>, making linear models more effective.</w:t>
      </w:r>
      <w:r w:rsidR="40F8F358" w:rsidRPr="3208D4E5">
        <w:rPr>
          <w:rFonts w:eastAsia="Arial" w:cs="Arial"/>
        </w:rPr>
        <w:t xml:space="preserve"> </w:t>
      </w:r>
      <w:r w:rsidR="40F8F358" w:rsidRPr="3208D4E5">
        <w:rPr>
          <w:rFonts w:cs="Arial"/>
        </w:rPr>
        <w:t>The gene expression levels from blood are directly relevant to the function and behaviour of these phenotypes providing a more direct and biologically relevant signal</w:t>
      </w:r>
      <w:r w:rsidR="1067A81B" w:rsidRPr="3208D4E5">
        <w:rPr>
          <w:rFonts w:cs="Arial"/>
        </w:rPr>
        <w:t xml:space="preserve">. </w:t>
      </w:r>
      <w:r w:rsidR="27403846" w:rsidRPr="3208D4E5">
        <w:rPr>
          <w:rFonts w:eastAsia="Arial" w:cs="Arial"/>
          <w:color w:val="000000" w:themeColor="text1"/>
          <w:highlight w:val="yellow"/>
          <w:lang w:val="en-US"/>
        </w:rPr>
        <w:t>Cortisol, influenced by multiple tissues, showed moderate improvement with linear models due to strong SNPs effects (</w:t>
      </w:r>
      <w:proofErr w:type="spellStart"/>
      <w:r w:rsidR="6B34D127" w:rsidRPr="2E2CAA47">
        <w:rPr>
          <w:rFonts w:eastAsia="Arial" w:cs="Arial"/>
          <w:szCs w:val="24"/>
          <w:highlight w:val="yellow"/>
          <w:lang w:val="en-US"/>
        </w:rPr>
        <w:t>Guyonnet-Dupérat</w:t>
      </w:r>
      <w:proofErr w:type="spellEnd"/>
      <w:r w:rsidR="6B34D127" w:rsidRPr="2E2CAA47">
        <w:rPr>
          <w:rFonts w:eastAsia="Arial" w:cs="Arial"/>
          <w:szCs w:val="24"/>
          <w:highlight w:val="yellow"/>
          <w:lang w:val="en-US"/>
        </w:rPr>
        <w:t xml:space="preserve"> et al. 2006, </w:t>
      </w:r>
      <w:proofErr w:type="spellStart"/>
      <w:r w:rsidR="6B34D127" w:rsidRPr="2E2CAA47">
        <w:rPr>
          <w:rFonts w:eastAsia="Arial" w:cs="Arial"/>
          <w:szCs w:val="24"/>
          <w:highlight w:val="yellow"/>
          <w:lang w:val="en-US"/>
        </w:rPr>
        <w:t>Murani</w:t>
      </w:r>
      <w:proofErr w:type="spellEnd"/>
      <w:r w:rsidR="6B34D127" w:rsidRPr="2E2CAA47">
        <w:rPr>
          <w:rFonts w:eastAsia="Arial" w:cs="Arial"/>
          <w:szCs w:val="24"/>
          <w:highlight w:val="yellow"/>
          <w:lang w:val="en-US"/>
        </w:rPr>
        <w:t xml:space="preserve"> et al. 2012</w:t>
      </w:r>
      <w:r w:rsidR="073B1410" w:rsidRPr="2E2CAA47">
        <w:rPr>
          <w:rFonts w:eastAsia="Arial" w:cs="Arial"/>
          <w:color w:val="000000" w:themeColor="text1"/>
          <w:highlight w:val="yellow"/>
          <w:lang w:val="en-US"/>
        </w:rPr>
        <w:t>)</w:t>
      </w:r>
      <w:r w:rsidR="1D001DA8" w:rsidRPr="2E2CAA47">
        <w:rPr>
          <w:rFonts w:cs="Arial"/>
        </w:rPr>
        <w:t>.</w:t>
      </w:r>
      <w:r w:rsidR="006847AF" w:rsidRPr="3208D4E5">
        <w:rPr>
          <w:rFonts w:cs="Arial"/>
        </w:rPr>
        <w:t xml:space="preserve"> However, for </w:t>
      </w:r>
      <w:r w:rsidR="00670C1D">
        <w:rPr>
          <w:rFonts w:cs="Arial"/>
        </w:rPr>
        <w:t xml:space="preserve">the </w:t>
      </w:r>
      <w:r w:rsidR="006847AF" w:rsidRPr="3208D4E5">
        <w:rPr>
          <w:rFonts w:cs="Arial"/>
        </w:rPr>
        <w:t>carcass trait</w:t>
      </w:r>
      <w:r w:rsidR="006A0DD5" w:rsidRPr="3208D4E5">
        <w:rPr>
          <w:rFonts w:cs="Arial"/>
        </w:rPr>
        <w:t>,</w:t>
      </w:r>
      <w:r w:rsidR="4AAD00CC" w:rsidRPr="2E2CAA47">
        <w:rPr>
          <w:rFonts w:eastAsia="Arial" w:cs="Arial"/>
          <w:highlight w:val="yellow"/>
          <w:lang w:val="en-US"/>
        </w:rPr>
        <w:t xml:space="preserve"> which is also polygenic (</w:t>
      </w:r>
      <w:proofErr w:type="spellStart"/>
      <w:r w:rsidR="4AAD00CC" w:rsidRPr="2E2CAA47">
        <w:rPr>
          <w:rFonts w:eastAsia="Arial" w:cs="Arial"/>
          <w:highlight w:val="yellow"/>
          <w:lang w:val="en-US"/>
        </w:rPr>
        <w:t>Jové-Juncà</w:t>
      </w:r>
      <w:proofErr w:type="spellEnd"/>
      <w:r w:rsidR="4AAD00CC" w:rsidRPr="2E2CAA47">
        <w:rPr>
          <w:rFonts w:eastAsia="Arial" w:cs="Arial"/>
          <w:highlight w:val="yellow"/>
          <w:lang w:val="en-US"/>
        </w:rPr>
        <w:t xml:space="preserve"> et al. 2024) </w:t>
      </w:r>
      <w:r w:rsidR="00B2572B" w:rsidRPr="2E2CAA47">
        <w:rPr>
          <w:rFonts w:eastAsia="Arial" w:cs="Arial"/>
          <w:highlight w:val="yellow"/>
          <w:lang w:val="en-US"/>
        </w:rPr>
        <w:t xml:space="preserve">and may </w:t>
      </w:r>
      <w:r w:rsidR="4AAD00CC" w:rsidRPr="2E2CAA47">
        <w:rPr>
          <w:rFonts w:eastAsia="Arial" w:cs="Arial"/>
          <w:highlight w:val="yellow"/>
          <w:lang w:val="en-US"/>
        </w:rPr>
        <w:t xml:space="preserve">depend on gene expression in other tissues, reducing the </w:t>
      </w:r>
      <w:r w:rsidR="4AAD00CC" w:rsidRPr="2E2CAA47">
        <w:rPr>
          <w:rFonts w:eastAsia="Arial" w:cs="Arial"/>
          <w:highlight w:val="yellow"/>
          <w:lang w:val="en-US"/>
        </w:rPr>
        <w:lastRenderedPageBreak/>
        <w:t>relevance of blood transcriptome</w:t>
      </w:r>
      <w:r w:rsidR="00BA7C36" w:rsidRPr="2E2CAA47">
        <w:rPr>
          <w:rFonts w:eastAsia="Arial" w:cs="Arial"/>
          <w:highlight w:val="yellow"/>
          <w:lang w:val="en-US"/>
        </w:rPr>
        <w:t>,</w:t>
      </w:r>
      <w:r w:rsidR="006847AF" w:rsidRPr="3208D4E5">
        <w:rPr>
          <w:rFonts w:cs="Arial"/>
        </w:rPr>
        <w:t xml:space="preserve"> </w:t>
      </w:r>
      <w:r w:rsidR="5AA7535F" w:rsidRPr="2E2CAA47">
        <w:rPr>
          <w:rFonts w:eastAsia="Arial" w:cs="Arial"/>
        </w:rPr>
        <w:t>the NN-LMM model outperformed the linear ones.</w:t>
      </w:r>
      <w:r w:rsidR="78F15B1D" w:rsidRPr="2E2CAA47">
        <w:rPr>
          <w:rFonts w:eastAsia="Arial" w:cs="Arial"/>
        </w:rPr>
        <w:t xml:space="preserve"> </w:t>
      </w:r>
      <w:r w:rsidR="752E943E" w:rsidRPr="439F5E4A">
        <w:rPr>
          <w:rFonts w:eastAsia="Arial" w:cs="Arial"/>
        </w:rPr>
        <w:t xml:space="preserve">These findings indicate that the optimal prediction method depends on the trait’s genetic architecture, tissue relevance, and </w:t>
      </w:r>
      <w:r w:rsidR="752E943E" w:rsidRPr="439F5E4A">
        <w:rPr>
          <w:rFonts w:eastAsia="Arial" w:cs="Arial"/>
          <w:highlight w:val="yellow"/>
        </w:rPr>
        <w:t>phenotypic timing</w:t>
      </w:r>
      <w:r w:rsidR="09E7C826" w:rsidRPr="439F5E4A">
        <w:rPr>
          <w:rFonts w:eastAsia="Arial" w:cs="Arial"/>
          <w:highlight w:val="yellow"/>
        </w:rPr>
        <w:t xml:space="preserve"> explaining why no single model is consistently superio</w:t>
      </w:r>
      <w:r w:rsidR="09E7C826" w:rsidRPr="439F5E4A">
        <w:rPr>
          <w:rFonts w:eastAsia="Arial" w:cs="Arial"/>
        </w:rPr>
        <w:t>r</w:t>
      </w:r>
      <w:r w:rsidR="752E943E" w:rsidRPr="439F5E4A">
        <w:rPr>
          <w:rFonts w:eastAsia="Arial" w:cs="Arial"/>
        </w:rPr>
        <w:t xml:space="preserve">. </w:t>
      </w:r>
      <w:r w:rsidR="752E943E" w:rsidRPr="439F5E4A">
        <w:rPr>
          <w:rFonts w:eastAsia="Arial" w:cs="Arial"/>
          <w:highlight w:val="yellow"/>
        </w:rPr>
        <w:t xml:space="preserve">While transcriptomic prediction is promising, its performance is also influenced by environmental and epigenetic factors. </w:t>
      </w:r>
    </w:p>
    <w:p w14:paraId="7B1F4E9F" w14:textId="3A5FCF15" w:rsidR="51BBDBE2" w:rsidRDefault="51BBDBE2" w:rsidP="439F5E4A">
      <w:pPr>
        <w:spacing w:before="240" w:after="240"/>
        <w:rPr>
          <w:rFonts w:eastAsia="Arial" w:cs="Arial"/>
          <w:highlight w:val="yellow"/>
        </w:rPr>
      </w:pPr>
      <w:r w:rsidRPr="439F5E4A">
        <w:rPr>
          <w:rFonts w:eastAsia="Arial" w:cs="Arial"/>
          <w:szCs w:val="24"/>
          <w:highlight w:val="yellow"/>
        </w:rPr>
        <w:t xml:space="preserve">Although NN-LMM can capture complex nonlinear relationships, it </w:t>
      </w:r>
      <w:r w:rsidR="3B919FE4" w:rsidRPr="2E2CAA47">
        <w:rPr>
          <w:rFonts w:eastAsia="Arial" w:cs="Arial"/>
          <w:szCs w:val="24"/>
          <w:highlight w:val="yellow"/>
        </w:rPr>
        <w:t>requires substantially</w:t>
      </w:r>
      <w:r w:rsidRPr="439F5E4A">
        <w:rPr>
          <w:rFonts w:eastAsia="Arial" w:cs="Arial"/>
          <w:szCs w:val="24"/>
          <w:highlight w:val="yellow"/>
        </w:rPr>
        <w:t xml:space="preserve"> higher computational resources and </w:t>
      </w:r>
      <w:r w:rsidR="3B919FE4" w:rsidRPr="2E2CAA47">
        <w:rPr>
          <w:rFonts w:eastAsia="Arial" w:cs="Arial"/>
          <w:szCs w:val="24"/>
          <w:highlight w:val="yellow"/>
        </w:rPr>
        <w:t xml:space="preserve">longer </w:t>
      </w:r>
      <w:r w:rsidRPr="439F5E4A">
        <w:rPr>
          <w:rFonts w:eastAsia="Arial" w:cs="Arial"/>
          <w:szCs w:val="24"/>
          <w:highlight w:val="yellow"/>
        </w:rPr>
        <w:t xml:space="preserve">training </w:t>
      </w:r>
      <w:r w:rsidR="3B919FE4" w:rsidRPr="2E2CAA47">
        <w:rPr>
          <w:rFonts w:eastAsia="Arial" w:cs="Arial"/>
          <w:szCs w:val="24"/>
          <w:highlight w:val="yellow"/>
        </w:rPr>
        <w:t>times, which limits</w:t>
      </w:r>
      <w:r w:rsidRPr="439F5E4A">
        <w:rPr>
          <w:rFonts w:eastAsia="Arial" w:cs="Arial"/>
          <w:szCs w:val="24"/>
          <w:highlight w:val="yellow"/>
        </w:rPr>
        <w:t xml:space="preserve"> its applicability in large-scale breeding programs</w:t>
      </w:r>
      <w:r w:rsidR="3B919FE4" w:rsidRPr="2E2CAA47">
        <w:rPr>
          <w:rFonts w:eastAsia="Arial" w:cs="Arial"/>
          <w:szCs w:val="24"/>
          <w:highlight w:val="yellow"/>
        </w:rPr>
        <w:t>, especially when the intermediate omics layer includes a large number of features</w:t>
      </w:r>
      <w:r w:rsidR="5E426D2A" w:rsidRPr="2E2CAA47">
        <w:rPr>
          <w:rFonts w:eastAsia="Arial" w:cs="Arial"/>
          <w:szCs w:val="24"/>
          <w:highlight w:val="yellow"/>
        </w:rPr>
        <w:t>.</w:t>
      </w:r>
      <w:r w:rsidRPr="2E2CAA47">
        <w:rPr>
          <w:rFonts w:eastAsia="Arial" w:cs="Arial"/>
          <w:highlight w:val="yellow"/>
        </w:rPr>
        <w:t xml:space="preserve"> In contrast, linear models such as </w:t>
      </w:r>
      <w:proofErr w:type="spellStart"/>
      <w:r w:rsidRPr="2E2CAA47">
        <w:rPr>
          <w:rFonts w:eastAsia="Arial" w:cs="Arial"/>
          <w:highlight w:val="yellow"/>
        </w:rPr>
        <w:t>BayesC</w:t>
      </w:r>
      <w:proofErr w:type="spellEnd"/>
      <w:r w:rsidRPr="2E2CAA47">
        <w:rPr>
          <w:rFonts w:eastAsia="Arial" w:cs="Arial"/>
          <w:highlight w:val="yellow"/>
        </w:rPr>
        <w:t xml:space="preserve"> and RKHS are faster, easier to implement, and provide stable performance across traits, making them more practical when balancing predictive accuracy, cost, and interpretability.</w:t>
      </w:r>
    </w:p>
    <w:p w14:paraId="637449F8" w14:textId="5231682F" w:rsidR="046FA8EE" w:rsidRDefault="046FA8EE" w:rsidP="3208D4E5">
      <w:pPr>
        <w:rPr>
          <w:rFonts w:eastAsia="Arial" w:cs="Arial"/>
          <w:szCs w:val="24"/>
          <w:highlight w:val="yellow"/>
        </w:rPr>
      </w:pPr>
      <w:r w:rsidRPr="3208D4E5">
        <w:rPr>
          <w:rFonts w:eastAsia="Arial" w:cs="Arial"/>
          <w:szCs w:val="24"/>
          <w:highlight w:val="yellow"/>
        </w:rPr>
        <w:t>Given that</w:t>
      </w:r>
      <w:r w:rsidR="27538F03" w:rsidRPr="3208D4E5">
        <w:rPr>
          <w:rFonts w:eastAsia="Arial" w:cs="Arial"/>
          <w:szCs w:val="24"/>
          <w:highlight w:val="yellow"/>
        </w:rPr>
        <w:t xml:space="preserve"> our study focused on blood-derived transcriptomics, future work should validate these findings in larger sample sizes, across different populations and physiological stages. It will also be important to establish guidelines for selecting the most appropriate omics layers and </w:t>
      </w:r>
      <w:del w:id="6" w:author="Piles, Miriam" w:date="2025-11-04T12:46:00Z" w16du:dateUtc="2025-11-04T11:46:00Z">
        <w:r w:rsidR="27538F03" w:rsidRPr="3208D4E5" w:rsidDel="002079E3">
          <w:rPr>
            <w:rFonts w:eastAsia="Arial" w:cs="Arial"/>
            <w:szCs w:val="24"/>
            <w:highlight w:val="yellow"/>
          </w:rPr>
          <w:delText>modeling</w:delText>
        </w:r>
      </w:del>
      <w:ins w:id="7" w:author="Piles, Miriam" w:date="2025-11-04T12:46:00Z" w16du:dateUtc="2025-11-04T11:46:00Z">
        <w:r w:rsidR="002079E3" w:rsidRPr="3208D4E5">
          <w:rPr>
            <w:rFonts w:eastAsia="Arial" w:cs="Arial"/>
            <w:szCs w:val="24"/>
            <w:highlight w:val="yellow"/>
          </w:rPr>
          <w:t>modelling</w:t>
        </w:r>
      </w:ins>
      <w:r w:rsidR="27538F03" w:rsidRPr="3208D4E5">
        <w:rPr>
          <w:rFonts w:eastAsia="Arial" w:cs="Arial"/>
          <w:szCs w:val="24"/>
          <w:highlight w:val="yellow"/>
        </w:rPr>
        <w:t xml:space="preserve"> approaches for each trait. Incorporating transcriptomic data from multiple functionally relevant tissues—or combining with other omics layers—could further enhance the prediction of complex traits, addressing limitations related to tissue specificity observed in our current study.</w:t>
      </w:r>
    </w:p>
    <w:p w14:paraId="33A42AC0" w14:textId="45EB4AEC" w:rsidR="00ED62DA" w:rsidRPr="00B250A0" w:rsidRDefault="00ED62DA" w:rsidP="00CA7FFC">
      <w:pPr>
        <w:rPr>
          <w:rFonts w:cs="Arial"/>
          <w:szCs w:val="24"/>
        </w:rPr>
      </w:pPr>
    </w:p>
    <w:p w14:paraId="40C06E88" w14:textId="03026D93" w:rsidR="000A2EA7" w:rsidRPr="00B250A0" w:rsidRDefault="00C212E8" w:rsidP="0043486D">
      <w:pPr>
        <w:pStyle w:val="Ttulo1"/>
        <w:rPr>
          <w:rFonts w:cs="Arial"/>
          <w:lang w:val="en-GB"/>
        </w:rPr>
      </w:pPr>
      <w:r w:rsidRPr="00B250A0">
        <w:rPr>
          <w:rFonts w:cs="Arial"/>
          <w:lang w:val="en-GB"/>
        </w:rPr>
        <w:lastRenderedPageBreak/>
        <w:t>Conclusions</w:t>
      </w:r>
    </w:p>
    <w:p w14:paraId="260D59AE" w14:textId="3D28E781" w:rsidR="09F13934" w:rsidRDefault="09F13934" w:rsidP="3268091D">
      <w:pPr>
        <w:rPr>
          <w:rFonts w:eastAsia="Arial" w:cs="Arial"/>
        </w:rPr>
      </w:pPr>
      <w:r w:rsidRPr="7862F459">
        <w:rPr>
          <w:rFonts w:eastAsia="Arial" w:cs="Arial"/>
          <w:highlight w:val="yellow"/>
        </w:rPr>
        <w:t xml:space="preserve">These results highlight that integrating transcriptomics with SNPs further improved prediction accuracy for all traits; however, these improvements were generally modest and not statistically significant compared to using a single </w:t>
      </w:r>
      <w:proofErr w:type="spellStart"/>
      <w:r w:rsidRPr="7862F459">
        <w:rPr>
          <w:rFonts w:eastAsia="Arial" w:cs="Arial"/>
          <w:highlight w:val="yellow"/>
        </w:rPr>
        <w:t>omic</w:t>
      </w:r>
      <w:proofErr w:type="spellEnd"/>
      <w:r w:rsidRPr="7862F459">
        <w:rPr>
          <w:rFonts w:eastAsia="Arial" w:cs="Arial"/>
          <w:highlight w:val="yellow"/>
        </w:rPr>
        <w:t xml:space="preserve"> alone. Particularly, using a single </w:t>
      </w:r>
      <w:proofErr w:type="spellStart"/>
      <w:r w:rsidRPr="7862F459">
        <w:rPr>
          <w:rFonts w:eastAsia="Arial" w:cs="Arial"/>
          <w:highlight w:val="yellow"/>
        </w:rPr>
        <w:t>omic</w:t>
      </w:r>
      <w:proofErr w:type="spellEnd"/>
      <w:r w:rsidRPr="7862F459">
        <w:rPr>
          <w:rFonts w:eastAsia="Arial" w:cs="Arial"/>
          <w:highlight w:val="yellow"/>
        </w:rPr>
        <w:t>, especially transcriptomic data, can substantially enhance prediction performance for traits biologically related to the sampled tissue, often outperforming SNP-based predictions. For traits less connected to the tissue or timing of transcriptome sampling, SNP-based models alone achieved higher prediction accuracy, wh</w:t>
      </w:r>
      <w:r w:rsidR="00750765">
        <w:rPr>
          <w:rFonts w:eastAsia="Arial" w:cs="Arial"/>
          <w:highlight w:val="yellow"/>
        </w:rPr>
        <w:t>ereas</w:t>
      </w:r>
      <w:r w:rsidRPr="7862F459">
        <w:rPr>
          <w:rFonts w:eastAsia="Arial" w:cs="Arial"/>
          <w:highlight w:val="yellow"/>
        </w:rPr>
        <w:t xml:space="preserve"> NN-LMM captured complex genetic relationships when non-linear effects were important. </w:t>
      </w:r>
      <w:r w:rsidRPr="7862F459">
        <w:rPr>
          <w:rFonts w:eastAsia="Arial" w:cs="Arial"/>
        </w:rPr>
        <w:t>Feature selection played a crucial role in improving the efficiency of these computationally intensive models and stabilizing predictions by focusing on the most informative features. Selecting a subset of transcripts as biomarkers significantly enhanced prediction accuracy while reducing computational complexity, making implementation faster and more practical. Finally, feature selection facilitated the identification of differentially expressed and immune-related genes, as revealed by functional annotation analysis.</w:t>
      </w:r>
    </w:p>
    <w:p w14:paraId="744F95F3" w14:textId="5054EE37" w:rsidR="005F6A54" w:rsidRPr="00B250A0" w:rsidRDefault="005F6A54" w:rsidP="0072559A">
      <w:pPr>
        <w:rPr>
          <w:rFonts w:cs="Arial"/>
          <w:szCs w:val="24"/>
        </w:rPr>
      </w:pPr>
    </w:p>
    <w:p w14:paraId="02E9C9BA" w14:textId="26A4B579" w:rsidR="00532C71" w:rsidRPr="00B250A0" w:rsidRDefault="00532C71" w:rsidP="00E65C5B">
      <w:pPr>
        <w:pStyle w:val="Ttulo1"/>
        <w:rPr>
          <w:rFonts w:cs="Arial"/>
          <w:lang w:val="en-GB"/>
        </w:rPr>
      </w:pPr>
      <w:r w:rsidRPr="00B250A0">
        <w:rPr>
          <w:rFonts w:cs="Arial"/>
          <w:lang w:val="en-GB"/>
        </w:rPr>
        <w:t>Ethics approval</w:t>
      </w:r>
    </w:p>
    <w:p w14:paraId="78759B36" w14:textId="5D85AD79" w:rsidR="00F67E03" w:rsidRPr="00B250A0" w:rsidRDefault="00B60DF8" w:rsidP="00B60DF8">
      <w:pPr>
        <w:rPr>
          <w:rFonts w:cs="Arial"/>
        </w:rPr>
      </w:pPr>
      <w:r w:rsidRPr="00B250A0">
        <w:rPr>
          <w:rFonts w:cs="Arial"/>
        </w:rPr>
        <w:t xml:space="preserve">All procedures involving living animals in this study were performed in compliance with the Spanish Policy of Animal Protection RD 53/2013 under the European Union Directive 2010/63/EU regulating the use of animals in experimentation. All protocols performed were approved by the Ethical Committee of the </w:t>
      </w:r>
      <w:proofErr w:type="spellStart"/>
      <w:r w:rsidRPr="00B250A0">
        <w:rPr>
          <w:rFonts w:cs="Arial"/>
        </w:rPr>
        <w:t>Institut</w:t>
      </w:r>
      <w:proofErr w:type="spellEnd"/>
      <w:r w:rsidRPr="00B250A0">
        <w:rPr>
          <w:rFonts w:cs="Arial"/>
        </w:rPr>
        <w:t xml:space="preserve"> de </w:t>
      </w:r>
      <w:proofErr w:type="spellStart"/>
      <w:r w:rsidRPr="00B250A0">
        <w:rPr>
          <w:rFonts w:cs="Arial"/>
        </w:rPr>
        <w:t>Recerca</w:t>
      </w:r>
      <w:proofErr w:type="spellEnd"/>
      <w:r w:rsidRPr="00B250A0">
        <w:rPr>
          <w:rFonts w:cs="Arial"/>
        </w:rPr>
        <w:t xml:space="preserve"> i </w:t>
      </w:r>
      <w:proofErr w:type="spellStart"/>
      <w:r w:rsidRPr="00B250A0">
        <w:rPr>
          <w:rFonts w:cs="Arial"/>
        </w:rPr>
        <w:t>Tecnologia</w:t>
      </w:r>
      <w:proofErr w:type="spellEnd"/>
      <w:r w:rsidRPr="00B250A0">
        <w:rPr>
          <w:rFonts w:cs="Arial"/>
        </w:rPr>
        <w:t xml:space="preserve"> </w:t>
      </w:r>
      <w:proofErr w:type="spellStart"/>
      <w:r w:rsidRPr="00B250A0">
        <w:rPr>
          <w:rFonts w:cs="Arial"/>
        </w:rPr>
        <w:t>Agroalimentàries</w:t>
      </w:r>
      <w:proofErr w:type="spellEnd"/>
      <w:r w:rsidRPr="00B250A0">
        <w:rPr>
          <w:rFonts w:cs="Arial"/>
        </w:rPr>
        <w:t xml:space="preserve"> (IRTA).</w:t>
      </w:r>
    </w:p>
    <w:p w14:paraId="08E703B3" w14:textId="77777777" w:rsidR="00532C71" w:rsidRPr="00B250A0" w:rsidRDefault="00532C71" w:rsidP="0072559A">
      <w:pPr>
        <w:rPr>
          <w:rFonts w:cs="Arial"/>
          <w:b/>
          <w:bCs/>
          <w:szCs w:val="24"/>
        </w:rPr>
      </w:pPr>
    </w:p>
    <w:p w14:paraId="21060C5C" w14:textId="3ED75688" w:rsidR="00532C71" w:rsidRPr="00B250A0" w:rsidRDefault="00532C71" w:rsidP="000462DE">
      <w:pPr>
        <w:pStyle w:val="Ttulo1"/>
        <w:rPr>
          <w:rFonts w:cs="Arial"/>
          <w:lang w:val="en-GB"/>
        </w:rPr>
      </w:pPr>
      <w:r w:rsidRPr="00B250A0">
        <w:rPr>
          <w:rFonts w:cs="Arial"/>
          <w:lang w:val="en-GB"/>
        </w:rPr>
        <w:t>Data and model availability statement</w:t>
      </w:r>
    </w:p>
    <w:p w14:paraId="60221B91" w14:textId="42DEB657" w:rsidR="00532C71" w:rsidRPr="00B250A0" w:rsidRDefault="00753FB5" w:rsidP="00753FB5">
      <w:pPr>
        <w:rPr>
          <w:rFonts w:cs="Arial"/>
        </w:rPr>
      </w:pPr>
      <w:r w:rsidRPr="00B250A0">
        <w:rPr>
          <w:rFonts w:cs="Arial"/>
        </w:rPr>
        <w:t xml:space="preserve">The raw sequence data used in this study have been deposited in the SRA repository with the </w:t>
      </w:r>
      <w:proofErr w:type="spellStart"/>
      <w:r w:rsidRPr="00B250A0">
        <w:rPr>
          <w:rFonts w:cs="Arial"/>
        </w:rPr>
        <w:t>Bioproject</w:t>
      </w:r>
      <w:proofErr w:type="spellEnd"/>
      <w:r w:rsidRPr="00B250A0">
        <w:rPr>
          <w:rFonts w:cs="Arial"/>
        </w:rPr>
        <w:t xml:space="preserve"> accession code PRJNA1267984. </w:t>
      </w:r>
    </w:p>
    <w:p w14:paraId="68331B8B" w14:textId="5A5C47D8" w:rsidR="00532C71" w:rsidRPr="00B250A0" w:rsidRDefault="00890ACA" w:rsidP="000462DE">
      <w:pPr>
        <w:pStyle w:val="Ttulo1"/>
        <w:rPr>
          <w:rFonts w:cs="Arial"/>
          <w:lang w:val="en-GB"/>
        </w:rPr>
      </w:pPr>
      <w:r w:rsidRPr="00B250A0">
        <w:rPr>
          <w:rFonts w:cs="Arial"/>
          <w:lang w:val="en-GB"/>
        </w:rPr>
        <w:t>Declaration of Generative AI and AI-assisted technologies in the writing process</w:t>
      </w:r>
    </w:p>
    <w:p w14:paraId="339CB228" w14:textId="2CCAFC0D" w:rsidR="00D14066" w:rsidRPr="00B250A0" w:rsidRDefault="00D14066" w:rsidP="0043486D">
      <w:pPr>
        <w:rPr>
          <w:rFonts w:cs="Arial"/>
        </w:rPr>
      </w:pPr>
      <w:r w:rsidRPr="00B250A0">
        <w:rPr>
          <w:rFonts w:cs="Arial"/>
        </w:rPr>
        <w:t>During the preparation of this work the author(s) did not use any AI and AI-assisted technologies.</w:t>
      </w:r>
    </w:p>
    <w:p w14:paraId="3C27E5B5" w14:textId="77777777" w:rsidR="00890ACA" w:rsidRPr="00B250A0" w:rsidRDefault="00890ACA" w:rsidP="0072559A">
      <w:pPr>
        <w:rPr>
          <w:rFonts w:cs="Arial"/>
          <w:szCs w:val="24"/>
        </w:rPr>
      </w:pPr>
    </w:p>
    <w:p w14:paraId="336928FB" w14:textId="6309127F" w:rsidR="00890ACA" w:rsidRPr="00B250A0" w:rsidRDefault="00E2626D" w:rsidP="000462DE">
      <w:pPr>
        <w:pStyle w:val="Ttulo1"/>
        <w:rPr>
          <w:rFonts w:cs="Arial"/>
          <w:lang w:val="en-GB"/>
        </w:rPr>
      </w:pPr>
      <w:r w:rsidRPr="00B250A0">
        <w:rPr>
          <w:rFonts w:cs="Arial"/>
          <w:lang w:val="en-GB"/>
        </w:rPr>
        <w:t>Author</w:t>
      </w:r>
      <w:r w:rsidR="00890ACA" w:rsidRPr="00B250A0">
        <w:rPr>
          <w:rFonts w:cs="Arial"/>
          <w:lang w:val="en-GB"/>
        </w:rPr>
        <w:t xml:space="preserve"> OR</w:t>
      </w:r>
      <w:r w:rsidR="00782363" w:rsidRPr="00B250A0">
        <w:rPr>
          <w:rFonts w:cs="Arial"/>
          <w:lang w:val="en-GB"/>
        </w:rPr>
        <w:t>CIDS</w:t>
      </w:r>
    </w:p>
    <w:p w14:paraId="63D089E9" w14:textId="61B77811" w:rsidR="0042028C" w:rsidRPr="00B250A0" w:rsidRDefault="0042028C" w:rsidP="000462DE">
      <w:pPr>
        <w:rPr>
          <w:rFonts w:cs="Arial"/>
        </w:rPr>
      </w:pPr>
      <w:r w:rsidRPr="00B250A0">
        <w:rPr>
          <w:rFonts w:cs="Arial"/>
          <w:b/>
          <w:bCs/>
        </w:rPr>
        <w:t>Ioanna-Theoni Vourlaki</w:t>
      </w:r>
      <w:r w:rsidRPr="00B250A0">
        <w:rPr>
          <w:rFonts w:cs="Arial"/>
        </w:rPr>
        <w:t>:</w:t>
      </w:r>
      <w:r w:rsidR="002D138A" w:rsidRPr="00B250A0">
        <w:rPr>
          <w:rFonts w:cs="Arial"/>
        </w:rPr>
        <w:t xml:space="preserve"> </w:t>
      </w:r>
      <w:hyperlink r:id="rId35" w:history="1">
        <w:r w:rsidR="004C4234" w:rsidRPr="00B250A0">
          <w:rPr>
            <w:rStyle w:val="Hipervnculo"/>
            <w:rFonts w:cs="Arial"/>
            <w:szCs w:val="24"/>
          </w:rPr>
          <w:t>https://orcid.org/0000-0002-3381-5287</w:t>
        </w:r>
      </w:hyperlink>
    </w:p>
    <w:p w14:paraId="21C5914B" w14:textId="78530599" w:rsidR="00102D42" w:rsidRPr="00446A5A" w:rsidRDefault="00F44896" w:rsidP="000462DE">
      <w:pPr>
        <w:rPr>
          <w:rStyle w:val="Hipervnculo"/>
          <w:rFonts w:cs="Arial"/>
          <w:lang w:val="pt-PT"/>
        </w:rPr>
      </w:pPr>
      <w:r w:rsidRPr="00446A5A">
        <w:rPr>
          <w:rFonts w:cs="Arial"/>
          <w:b/>
          <w:bCs/>
          <w:lang w:val="pt-PT"/>
        </w:rPr>
        <w:t>Miriam Piles</w:t>
      </w:r>
      <w:r w:rsidR="00102D42" w:rsidRPr="00446A5A">
        <w:rPr>
          <w:rFonts w:cs="Arial"/>
          <w:b/>
          <w:bCs/>
          <w:lang w:val="pt-PT"/>
        </w:rPr>
        <w:t xml:space="preserve">: </w:t>
      </w:r>
      <w:r w:rsidR="005256DC" w:rsidRPr="00446A5A">
        <w:rPr>
          <w:rStyle w:val="Hipervnculo"/>
          <w:rFonts w:cs="Arial"/>
          <w:szCs w:val="24"/>
          <w:lang w:val="pt-PT"/>
        </w:rPr>
        <w:t>https://orcid.org/0000-0001-8265-9930</w:t>
      </w:r>
    </w:p>
    <w:p w14:paraId="08CC3C9E" w14:textId="72163E62" w:rsidR="004C4234" w:rsidRPr="00446A5A" w:rsidRDefault="000462DE" w:rsidP="000462DE">
      <w:pPr>
        <w:rPr>
          <w:rFonts w:cs="Arial"/>
          <w:lang w:val="pt-PT"/>
        </w:rPr>
      </w:pPr>
      <w:r w:rsidRPr="00446A5A">
        <w:rPr>
          <w:rFonts w:cs="Arial"/>
          <w:b/>
          <w:bCs/>
          <w:lang w:val="pt-PT"/>
        </w:rPr>
        <w:t>T</w:t>
      </w:r>
      <w:r w:rsidR="00700A02" w:rsidRPr="00446A5A">
        <w:rPr>
          <w:rFonts w:cs="Arial"/>
          <w:b/>
          <w:bCs/>
          <w:lang w:val="pt-PT"/>
        </w:rPr>
        <w:t>eodor Jové-Juncà</w:t>
      </w:r>
      <w:r w:rsidR="00102D42" w:rsidRPr="00446A5A">
        <w:rPr>
          <w:rFonts w:cs="Arial"/>
          <w:b/>
          <w:bCs/>
          <w:lang w:val="pt-PT"/>
        </w:rPr>
        <w:t>:</w:t>
      </w:r>
      <w:r w:rsidR="00700A02" w:rsidRPr="00446A5A">
        <w:rPr>
          <w:rFonts w:cs="Arial"/>
          <w:b/>
          <w:bCs/>
          <w:lang w:val="pt-PT"/>
        </w:rPr>
        <w:t xml:space="preserve"> </w:t>
      </w:r>
      <w:r w:rsidR="00700A02">
        <w:fldChar w:fldCharType="begin"/>
      </w:r>
      <w:r w:rsidR="00700A02" w:rsidRPr="00446A5A">
        <w:rPr>
          <w:lang w:val="pt-PT"/>
          <w:rPrChange w:id="8" w:author="Jove, Teodor" w:date="2025-10-24T08:34:00Z" w16du:dateUtc="2025-10-24T06:34:00Z">
            <w:rPr/>
          </w:rPrChange>
        </w:rPr>
        <w:instrText>HYPERLINK "https://orcid.org/0000-0002-6436-3279"</w:instrText>
      </w:r>
      <w:r w:rsidR="00700A02">
        <w:fldChar w:fldCharType="separate"/>
      </w:r>
      <w:r w:rsidR="00700A02" w:rsidRPr="00446A5A">
        <w:rPr>
          <w:rStyle w:val="Hipervnculo"/>
          <w:rFonts w:cs="Arial"/>
          <w:szCs w:val="24"/>
          <w:lang w:val="pt-PT"/>
        </w:rPr>
        <w:t>https://orcid.org/0000-0002-6436-3279</w:t>
      </w:r>
      <w:r w:rsidR="00700A02">
        <w:fldChar w:fldCharType="end"/>
      </w:r>
    </w:p>
    <w:p w14:paraId="22E41C82" w14:textId="1554FF26" w:rsidR="008C5444" w:rsidRPr="000078C1" w:rsidRDefault="003C5123" w:rsidP="000462DE">
      <w:pPr>
        <w:rPr>
          <w:rStyle w:val="Hipervnculo"/>
          <w:rFonts w:cs="Arial"/>
          <w:szCs w:val="24"/>
          <w:lang w:val="es-ES"/>
        </w:rPr>
      </w:pPr>
      <w:r w:rsidRPr="000078C1">
        <w:rPr>
          <w:rFonts w:cs="Arial"/>
          <w:b/>
          <w:bCs/>
          <w:lang w:val="es-ES"/>
        </w:rPr>
        <w:t>Yuliaxis Ramayo-Caldas:</w:t>
      </w:r>
      <w:r w:rsidR="00144DA4" w:rsidRPr="000078C1">
        <w:rPr>
          <w:rFonts w:cs="Arial"/>
          <w:lang w:val="es-ES"/>
        </w:rPr>
        <w:t xml:space="preserve"> </w:t>
      </w:r>
      <w:r w:rsidR="00144DA4" w:rsidRPr="000078C1">
        <w:rPr>
          <w:rStyle w:val="Hipervnculo"/>
          <w:rFonts w:cs="Arial"/>
          <w:szCs w:val="24"/>
          <w:lang w:val="es-ES"/>
        </w:rPr>
        <w:t>https://orcid.org/0000-0002-8142-0159</w:t>
      </w:r>
    </w:p>
    <w:p w14:paraId="717DA8C0" w14:textId="053E8830" w:rsidR="00700A02" w:rsidRPr="000078C1" w:rsidRDefault="00700A02" w:rsidP="000462DE">
      <w:pPr>
        <w:rPr>
          <w:rFonts w:cs="Arial"/>
          <w:lang w:val="es-ES"/>
        </w:rPr>
      </w:pPr>
      <w:r w:rsidRPr="000078C1">
        <w:rPr>
          <w:rFonts w:cs="Arial"/>
          <w:b/>
          <w:bCs/>
          <w:lang w:val="es-ES"/>
        </w:rPr>
        <w:t>R. Quintanilla:</w:t>
      </w:r>
      <w:r w:rsidRPr="000078C1">
        <w:rPr>
          <w:rFonts w:cs="Arial"/>
          <w:lang w:val="es-ES"/>
        </w:rPr>
        <w:t> </w:t>
      </w:r>
      <w:r>
        <w:fldChar w:fldCharType="begin"/>
      </w:r>
      <w:r w:rsidRPr="002A231A">
        <w:rPr>
          <w:lang w:val="es-ES"/>
          <w:rPrChange w:id="9" w:author="Jove, Teodor" w:date="2025-10-24T08:34:00Z" w16du:dateUtc="2025-10-24T06:34:00Z">
            <w:rPr/>
          </w:rPrChange>
        </w:rPr>
        <w:instrText>HYPERLINK "https://orcid.org/0000-0003-3274-3434" \t "_blank"</w:instrText>
      </w:r>
      <w:r>
        <w:fldChar w:fldCharType="separate"/>
      </w:r>
      <w:r w:rsidRPr="000078C1">
        <w:rPr>
          <w:rStyle w:val="Hipervnculo"/>
          <w:rFonts w:cs="Arial"/>
          <w:szCs w:val="24"/>
          <w:lang w:val="es-ES"/>
        </w:rPr>
        <w:t>https://orcid.org/0000-0003-3274-3434</w:t>
      </w:r>
      <w:r>
        <w:fldChar w:fldCharType="end"/>
      </w:r>
    </w:p>
    <w:p w14:paraId="3CE2AE64" w14:textId="568FD9AF" w:rsidR="00700A02" w:rsidRPr="000078C1" w:rsidRDefault="00700A02" w:rsidP="000462DE">
      <w:pPr>
        <w:rPr>
          <w:rFonts w:cs="Arial"/>
          <w:lang w:val="es-ES"/>
        </w:rPr>
      </w:pPr>
      <w:r w:rsidRPr="000078C1">
        <w:rPr>
          <w:rFonts w:cs="Arial"/>
          <w:b/>
          <w:bCs/>
          <w:lang w:val="es-ES"/>
        </w:rPr>
        <w:t>M. Ballester:</w:t>
      </w:r>
      <w:r w:rsidRPr="000078C1">
        <w:rPr>
          <w:rFonts w:cs="Arial"/>
          <w:lang w:val="es-ES"/>
        </w:rPr>
        <w:t> </w:t>
      </w:r>
      <w:r>
        <w:fldChar w:fldCharType="begin"/>
      </w:r>
      <w:r w:rsidRPr="002A231A">
        <w:rPr>
          <w:lang w:val="es-ES"/>
          <w:rPrChange w:id="10" w:author="Jove, Teodor" w:date="2025-10-24T08:34:00Z" w16du:dateUtc="2025-10-24T06:34:00Z">
            <w:rPr/>
          </w:rPrChange>
        </w:rPr>
        <w:instrText>HYPERLINK "https://orcid.org/0000-0002-5413-4640" \t "_blank"</w:instrText>
      </w:r>
      <w:r>
        <w:fldChar w:fldCharType="separate"/>
      </w:r>
      <w:r w:rsidRPr="000078C1">
        <w:rPr>
          <w:rStyle w:val="Hipervnculo"/>
          <w:rFonts w:cs="Arial"/>
          <w:szCs w:val="24"/>
          <w:lang w:val="es-ES"/>
        </w:rPr>
        <w:t>https://orcid.org/0000-0002-5413-4640</w:t>
      </w:r>
      <w:r>
        <w:fldChar w:fldCharType="end"/>
      </w:r>
    </w:p>
    <w:p w14:paraId="2B74C2CF" w14:textId="77777777" w:rsidR="000F6641" w:rsidRPr="00E14D53" w:rsidRDefault="000F6641" w:rsidP="001908B2">
      <w:pPr>
        <w:rPr>
          <w:rFonts w:cs="Arial"/>
          <w:lang w:val="es-ES"/>
        </w:rPr>
      </w:pPr>
    </w:p>
    <w:p w14:paraId="022E2955" w14:textId="49E1BB73" w:rsidR="001908B2" w:rsidRPr="00B250A0" w:rsidRDefault="00782363" w:rsidP="000462DE">
      <w:pPr>
        <w:pStyle w:val="Ttulo1"/>
        <w:rPr>
          <w:rFonts w:cs="Arial"/>
          <w:lang w:val="en-GB"/>
        </w:rPr>
      </w:pPr>
      <w:r w:rsidRPr="00B250A0">
        <w:rPr>
          <w:rFonts w:cs="Arial"/>
          <w:lang w:val="en-GB"/>
        </w:rPr>
        <w:t>Declaration of interest</w:t>
      </w:r>
    </w:p>
    <w:p w14:paraId="5A1D2B3C" w14:textId="7D10A245" w:rsidR="001908B2" w:rsidRPr="00B250A0" w:rsidRDefault="001908B2" w:rsidP="00BF7F15">
      <w:pPr>
        <w:rPr>
          <w:rFonts w:cs="Arial"/>
          <w:b/>
          <w:bCs/>
        </w:rPr>
      </w:pPr>
      <w:r w:rsidRPr="00B250A0">
        <w:rPr>
          <w:rFonts w:cs="Arial"/>
        </w:rPr>
        <w:t>The authors declare no competing interests</w:t>
      </w:r>
    </w:p>
    <w:p w14:paraId="68554614" w14:textId="5FF61DC9" w:rsidR="00782363" w:rsidRPr="00B250A0" w:rsidRDefault="00782363" w:rsidP="000462DE">
      <w:pPr>
        <w:pStyle w:val="Ttulo1"/>
        <w:rPr>
          <w:rFonts w:cs="Arial"/>
          <w:lang w:val="en-GB"/>
        </w:rPr>
      </w:pPr>
      <w:r w:rsidRPr="00B250A0">
        <w:rPr>
          <w:rFonts w:cs="Arial"/>
          <w:lang w:val="en-GB"/>
        </w:rPr>
        <w:lastRenderedPageBreak/>
        <w:t>Acknowledgements</w:t>
      </w:r>
    </w:p>
    <w:p w14:paraId="66C6978E" w14:textId="1AA96C8F" w:rsidR="007E1B1B" w:rsidRPr="00B250A0" w:rsidRDefault="007E1B1B" w:rsidP="007E1B1B">
      <w:pPr>
        <w:rPr>
          <w:rFonts w:cs="Arial"/>
        </w:rPr>
      </w:pPr>
      <w:r w:rsidRPr="00B250A0">
        <w:rPr>
          <w:rFonts w:cs="Arial"/>
        </w:rPr>
        <w:t xml:space="preserve">Authors would like to acknowledge </w:t>
      </w:r>
      <w:proofErr w:type="spellStart"/>
      <w:r w:rsidRPr="00B250A0">
        <w:rPr>
          <w:rFonts w:cs="Arial"/>
        </w:rPr>
        <w:t>Seleccio</w:t>
      </w:r>
      <w:proofErr w:type="spellEnd"/>
      <w:r w:rsidRPr="00B250A0">
        <w:rPr>
          <w:rFonts w:cs="Arial"/>
        </w:rPr>
        <w:t xml:space="preserve">́ </w:t>
      </w:r>
      <w:proofErr w:type="spellStart"/>
      <w:r w:rsidRPr="00B250A0">
        <w:rPr>
          <w:rFonts w:cs="Arial"/>
        </w:rPr>
        <w:t>Batalle</w:t>
      </w:r>
      <w:proofErr w:type="spellEnd"/>
      <w:r w:rsidRPr="00B250A0">
        <w:rPr>
          <w:rFonts w:cs="Arial"/>
        </w:rPr>
        <w:t>́ S.A. for</w:t>
      </w:r>
      <w:r w:rsidRPr="00B250A0">
        <w:rPr>
          <w:rFonts w:cs="Arial"/>
        </w:rPr>
        <w:br/>
        <w:t>their collaboration in the farm and slaughterhouse.</w:t>
      </w:r>
    </w:p>
    <w:p w14:paraId="30F75140" w14:textId="606AD8B1" w:rsidR="00782363" w:rsidRPr="00B250A0" w:rsidRDefault="00782363" w:rsidP="006102D8">
      <w:pPr>
        <w:pStyle w:val="Ttulo1"/>
        <w:rPr>
          <w:rFonts w:cs="Arial"/>
          <w:lang w:val="en-GB"/>
        </w:rPr>
      </w:pPr>
      <w:r w:rsidRPr="00B250A0">
        <w:rPr>
          <w:rFonts w:cs="Arial"/>
          <w:lang w:val="en-GB"/>
        </w:rPr>
        <w:t>Financial support statement</w:t>
      </w:r>
    </w:p>
    <w:p w14:paraId="195A1AC6" w14:textId="162A458A" w:rsidR="00861A1C" w:rsidRPr="00B250A0" w:rsidRDefault="005D0734" w:rsidP="00B61A80">
      <w:pPr>
        <w:rPr>
          <w:rFonts w:cs="Arial"/>
        </w:rPr>
      </w:pPr>
      <w:r w:rsidRPr="00B250A0">
        <w:rPr>
          <w:rFonts w:cs="Arial"/>
        </w:rPr>
        <w:t xml:space="preserve">The study was funded by grants PID2020-112677RB-C21 and PID2023-148961OB-C21 and awarded by MCIN/ AEI/10.13039/501100011033. </w:t>
      </w:r>
      <w:r w:rsidR="00500D6C" w:rsidRPr="00B250A0">
        <w:rPr>
          <w:rFonts w:cs="Arial"/>
        </w:rPr>
        <w:t>ITV was funded</w:t>
      </w:r>
      <w:r w:rsidRPr="00B250A0">
        <w:rPr>
          <w:rFonts w:cs="Arial"/>
        </w:rPr>
        <w:t xml:space="preserve"> </w:t>
      </w:r>
      <w:r w:rsidR="00861A1C" w:rsidRPr="00B250A0">
        <w:rPr>
          <w:rFonts w:cs="Arial"/>
        </w:rPr>
        <w:t>from the European Union’s Horizon 2020 research and innovation programme under grant agreement N°101000236 (</w:t>
      </w:r>
      <w:proofErr w:type="spellStart"/>
      <w:r w:rsidR="00861A1C" w:rsidRPr="00B250A0">
        <w:rPr>
          <w:rFonts w:cs="Arial"/>
        </w:rPr>
        <w:t>GEroNIMO</w:t>
      </w:r>
      <w:proofErr w:type="spellEnd"/>
      <w:r w:rsidR="00861A1C" w:rsidRPr="00B250A0">
        <w:rPr>
          <w:rFonts w:cs="Arial"/>
        </w:rPr>
        <w:t xml:space="preserve">). This project is part of </w:t>
      </w:r>
      <w:proofErr w:type="spellStart"/>
      <w:r w:rsidR="00861A1C" w:rsidRPr="00B250A0">
        <w:rPr>
          <w:rFonts w:cs="Arial"/>
        </w:rPr>
        <w:t>EuroFAANG</w:t>
      </w:r>
      <w:proofErr w:type="spellEnd"/>
      <w:r w:rsidR="00861A1C" w:rsidRPr="00B250A0">
        <w:rPr>
          <w:rFonts w:cs="Arial"/>
        </w:rPr>
        <w:t xml:space="preserve"> (</w:t>
      </w:r>
      <w:hyperlink r:id="rId36" w:history="1">
        <w:r w:rsidR="00861A1C" w:rsidRPr="00B250A0">
          <w:rPr>
            <w:rStyle w:val="Hipervnculo"/>
            <w:rFonts w:cs="Arial"/>
            <w:szCs w:val="24"/>
          </w:rPr>
          <w:t>https://eurofaang.eu</w:t>
        </w:r>
      </w:hyperlink>
      <w:r w:rsidR="00861A1C" w:rsidRPr="00B250A0">
        <w:rPr>
          <w:rFonts w:cs="Arial"/>
        </w:rPr>
        <w:t>).</w:t>
      </w:r>
    </w:p>
    <w:p w14:paraId="62861C31" w14:textId="30C1E81C" w:rsidR="00957690" w:rsidRPr="00B250A0" w:rsidRDefault="00957690" w:rsidP="0072559A">
      <w:pPr>
        <w:rPr>
          <w:rFonts w:cs="Arial"/>
          <w:color w:val="000000"/>
        </w:rPr>
      </w:pPr>
    </w:p>
    <w:p w14:paraId="4DF48115" w14:textId="754520F7" w:rsidR="00957690" w:rsidRPr="00B250A0" w:rsidRDefault="00957690" w:rsidP="00F222B1">
      <w:pPr>
        <w:pStyle w:val="Ttulo1"/>
        <w:rPr>
          <w:rFonts w:cs="Arial"/>
          <w:lang w:val="en-GB"/>
        </w:rPr>
      </w:pPr>
      <w:r w:rsidRPr="00B250A0">
        <w:rPr>
          <w:rFonts w:cs="Arial"/>
          <w:lang w:val="en-GB"/>
        </w:rPr>
        <w:t>R</w:t>
      </w:r>
      <w:r w:rsidR="00BE6EA5" w:rsidRPr="00B250A0">
        <w:rPr>
          <w:rFonts w:cs="Arial"/>
          <w:lang w:val="en-GB"/>
        </w:rPr>
        <w:t>eferences</w:t>
      </w:r>
    </w:p>
    <w:p w14:paraId="2D47E853" w14:textId="77777777" w:rsidR="009446A5" w:rsidRPr="00B250A0" w:rsidRDefault="009446A5" w:rsidP="00B8003B">
      <w:pPr>
        <w:pStyle w:val="Prrafodelista"/>
        <w:ind w:left="706" w:hanging="706"/>
        <w:rPr>
          <w:rFonts w:cs="Arial"/>
          <w:lang w:val="en-GB"/>
        </w:rPr>
      </w:pPr>
      <w:proofErr w:type="spellStart"/>
      <w:r w:rsidRPr="00B250A0">
        <w:rPr>
          <w:rFonts w:cs="Arial"/>
          <w:lang w:val="en-GB"/>
        </w:rPr>
        <w:t>Azodi</w:t>
      </w:r>
      <w:proofErr w:type="spellEnd"/>
      <w:r w:rsidRPr="00B250A0">
        <w:rPr>
          <w:rFonts w:cs="Arial"/>
          <w:lang w:val="en-GB"/>
        </w:rPr>
        <w:t>, C. B., Pardo, J., VanBuren, R., de Los Campos, G., Shiu, S. H., 2020. Transcriptome-based prediction of complex traits in maize. Plant Cell 32, 139–151.</w:t>
      </w:r>
    </w:p>
    <w:p w14:paraId="3AA87F7C" w14:textId="77777777" w:rsidR="009446A5" w:rsidRPr="00B250A0" w:rsidRDefault="009446A5" w:rsidP="00B8003B">
      <w:pPr>
        <w:pStyle w:val="Prrafodelista"/>
        <w:ind w:left="706" w:hanging="706"/>
        <w:rPr>
          <w:rFonts w:cs="Arial"/>
          <w:lang w:val="en-GB"/>
        </w:rPr>
      </w:pPr>
      <w:r w:rsidRPr="00446A5A">
        <w:rPr>
          <w:rFonts w:cs="Arial"/>
          <w:lang w:val="pt-PT"/>
        </w:rPr>
        <w:t xml:space="preserve">Baião, A. R., Cai, Z., Poulos, R. C., Robinson, P. J., Reddel, R. R., Zhong, Q., Vinga, S., Gonçalves, E., 2025. </w:t>
      </w:r>
      <w:r w:rsidRPr="00B250A0">
        <w:rPr>
          <w:rFonts w:cs="Arial"/>
          <w:lang w:val="en-GB"/>
        </w:rPr>
        <w:t xml:space="preserve">A technical review of multi-omics data integration methods: from classical statistical to deep generative approaches. </w:t>
      </w:r>
      <w:proofErr w:type="spellStart"/>
      <w:r w:rsidRPr="00B250A0">
        <w:rPr>
          <w:rFonts w:cs="Arial"/>
          <w:lang w:val="en-GB"/>
        </w:rPr>
        <w:t>arXiv</w:t>
      </w:r>
      <w:proofErr w:type="spellEnd"/>
      <w:r w:rsidRPr="00B250A0">
        <w:rPr>
          <w:rFonts w:cs="Arial"/>
          <w:lang w:val="en-GB"/>
        </w:rPr>
        <w:t xml:space="preserve"> 2501.17729.</w:t>
      </w:r>
    </w:p>
    <w:p w14:paraId="6D2F8EE3" w14:textId="77777777" w:rsidR="009446A5" w:rsidRPr="00B250A0" w:rsidRDefault="009446A5" w:rsidP="00B8003B">
      <w:pPr>
        <w:pStyle w:val="Prrafodelista"/>
        <w:ind w:left="706" w:hanging="706"/>
        <w:rPr>
          <w:rFonts w:cs="Arial"/>
          <w:lang w:val="en-GB"/>
        </w:rPr>
      </w:pPr>
      <w:r w:rsidRPr="000078C1">
        <w:rPr>
          <w:rFonts w:cs="Arial"/>
          <w:lang w:val="es-ES"/>
        </w:rPr>
        <w:t xml:space="preserve">Ballester, M., </w:t>
      </w:r>
      <w:proofErr w:type="spellStart"/>
      <w:r w:rsidRPr="000078C1">
        <w:rPr>
          <w:rFonts w:cs="Arial"/>
          <w:lang w:val="es-ES"/>
        </w:rPr>
        <w:t>Jové-Juncà</w:t>
      </w:r>
      <w:proofErr w:type="spellEnd"/>
      <w:r w:rsidRPr="000078C1">
        <w:rPr>
          <w:rFonts w:cs="Arial"/>
          <w:lang w:val="es-ES"/>
        </w:rPr>
        <w:t xml:space="preserve">, T., Pascual, A., López-Serrano, S., Crespo-Piazuelo, D., Hernández-Banqué, C., González-Rodríguez, O., Ramayo-Caldas, Y., Quintanilla, R., 2023. </w:t>
      </w:r>
      <w:r w:rsidRPr="00B250A0">
        <w:rPr>
          <w:rFonts w:cs="Arial"/>
          <w:lang w:val="en-GB"/>
        </w:rPr>
        <w:t>Genetic architecture of innate and adaptive immune cells in pigs. Front Immunol. 14, 1058346.</w:t>
      </w:r>
    </w:p>
    <w:p w14:paraId="5489884F" w14:textId="77777777" w:rsidR="009446A5" w:rsidRPr="000078C1" w:rsidRDefault="009446A5" w:rsidP="00B8003B">
      <w:pPr>
        <w:pStyle w:val="Prrafodelista"/>
        <w:ind w:left="706" w:hanging="706"/>
        <w:rPr>
          <w:rFonts w:cs="Arial"/>
          <w:lang w:val="es-ES"/>
        </w:rPr>
      </w:pPr>
      <w:proofErr w:type="spellStart"/>
      <w:r w:rsidRPr="00B250A0">
        <w:rPr>
          <w:rFonts w:cs="Arial"/>
          <w:lang w:val="en-GB"/>
        </w:rPr>
        <w:lastRenderedPageBreak/>
        <w:t>Bindea</w:t>
      </w:r>
      <w:proofErr w:type="spellEnd"/>
      <w:r w:rsidRPr="00B250A0">
        <w:rPr>
          <w:rFonts w:cs="Arial"/>
          <w:lang w:val="en-GB"/>
        </w:rPr>
        <w:t xml:space="preserve">, G., Mlecnik, B., Hackl, H., </w:t>
      </w:r>
      <w:proofErr w:type="spellStart"/>
      <w:r w:rsidRPr="00B250A0">
        <w:rPr>
          <w:rFonts w:cs="Arial"/>
          <w:lang w:val="en-GB"/>
        </w:rPr>
        <w:t>Charoentong</w:t>
      </w:r>
      <w:proofErr w:type="spellEnd"/>
      <w:r w:rsidRPr="00B250A0">
        <w:rPr>
          <w:rFonts w:cs="Arial"/>
          <w:lang w:val="en-GB"/>
        </w:rPr>
        <w:t xml:space="preserve">, P., </w:t>
      </w:r>
      <w:proofErr w:type="spellStart"/>
      <w:r w:rsidRPr="00B250A0">
        <w:rPr>
          <w:rFonts w:cs="Arial"/>
          <w:lang w:val="en-GB"/>
        </w:rPr>
        <w:t>Tosolini</w:t>
      </w:r>
      <w:proofErr w:type="spellEnd"/>
      <w:r w:rsidRPr="00B250A0">
        <w:rPr>
          <w:rFonts w:cs="Arial"/>
          <w:lang w:val="en-GB"/>
        </w:rPr>
        <w:t xml:space="preserve">, M., </w:t>
      </w:r>
      <w:proofErr w:type="spellStart"/>
      <w:r w:rsidRPr="00B250A0">
        <w:rPr>
          <w:rFonts w:cs="Arial"/>
          <w:lang w:val="en-GB"/>
        </w:rPr>
        <w:t>Kirilovsky</w:t>
      </w:r>
      <w:proofErr w:type="spellEnd"/>
      <w:r w:rsidRPr="00B250A0">
        <w:rPr>
          <w:rFonts w:cs="Arial"/>
          <w:lang w:val="en-GB"/>
        </w:rPr>
        <w:t xml:space="preserve">, A., et al., 2009. </w:t>
      </w:r>
      <w:proofErr w:type="spellStart"/>
      <w:r w:rsidRPr="00B250A0">
        <w:rPr>
          <w:rFonts w:cs="Arial"/>
          <w:lang w:val="en-GB"/>
        </w:rPr>
        <w:t>ClueGO</w:t>
      </w:r>
      <w:proofErr w:type="spellEnd"/>
      <w:r w:rsidRPr="00B250A0">
        <w:rPr>
          <w:rFonts w:cs="Arial"/>
          <w:lang w:val="en-GB"/>
        </w:rPr>
        <w:t xml:space="preserve">: a </w:t>
      </w:r>
      <w:proofErr w:type="spellStart"/>
      <w:r w:rsidRPr="00B250A0">
        <w:rPr>
          <w:rFonts w:cs="Arial"/>
          <w:lang w:val="en-GB"/>
        </w:rPr>
        <w:t>cytoscape</w:t>
      </w:r>
      <w:proofErr w:type="spellEnd"/>
      <w:r w:rsidRPr="00B250A0">
        <w:rPr>
          <w:rFonts w:cs="Arial"/>
          <w:lang w:val="en-GB"/>
        </w:rPr>
        <w:t xml:space="preserve"> plug-in to decipher functionally grouped gene ontology and pathway annotation networks. </w:t>
      </w:r>
      <w:proofErr w:type="spellStart"/>
      <w:r w:rsidRPr="000078C1">
        <w:rPr>
          <w:rFonts w:cs="Arial"/>
          <w:lang w:val="es-ES"/>
        </w:rPr>
        <w:t>Bioinformatics</w:t>
      </w:r>
      <w:proofErr w:type="spellEnd"/>
      <w:r w:rsidRPr="000078C1">
        <w:rPr>
          <w:rFonts w:cs="Arial"/>
          <w:lang w:val="es-ES"/>
        </w:rPr>
        <w:t xml:space="preserve"> 25, 1091–1093.</w:t>
      </w:r>
    </w:p>
    <w:p w14:paraId="3B3F23A1" w14:textId="77777777" w:rsidR="009446A5" w:rsidRPr="00B250A0" w:rsidRDefault="009446A5" w:rsidP="00B8003B">
      <w:pPr>
        <w:pStyle w:val="Prrafodelista"/>
        <w:ind w:left="706" w:hanging="706"/>
        <w:rPr>
          <w:rFonts w:cs="Arial"/>
          <w:lang w:val="en-GB"/>
        </w:rPr>
      </w:pPr>
      <w:r w:rsidRPr="000078C1">
        <w:rPr>
          <w:rFonts w:cs="Arial"/>
          <w:lang w:val="es-ES"/>
        </w:rPr>
        <w:t xml:space="preserve">Calle-García, J., Ramayo-Caldas, Y., </w:t>
      </w:r>
      <w:proofErr w:type="spellStart"/>
      <w:r w:rsidRPr="000078C1">
        <w:rPr>
          <w:rFonts w:cs="Arial"/>
          <w:lang w:val="es-ES"/>
        </w:rPr>
        <w:t>Zingaretti</w:t>
      </w:r>
      <w:proofErr w:type="spellEnd"/>
      <w:r w:rsidRPr="000078C1">
        <w:rPr>
          <w:rFonts w:cs="Arial"/>
          <w:lang w:val="es-ES"/>
        </w:rPr>
        <w:t xml:space="preserve">, L. M., Quintanilla, R., Ballester, M., Pérez-Enciso, M., 2023. </w:t>
      </w:r>
      <w:r w:rsidRPr="00B250A0">
        <w:rPr>
          <w:rFonts w:cs="Arial"/>
          <w:lang w:val="en-GB"/>
        </w:rPr>
        <w:t>On the holobiont '</w:t>
      </w:r>
      <w:proofErr w:type="spellStart"/>
      <w:r w:rsidRPr="00B250A0">
        <w:rPr>
          <w:rFonts w:cs="Arial"/>
          <w:lang w:val="en-GB"/>
        </w:rPr>
        <w:t>predictome</w:t>
      </w:r>
      <w:proofErr w:type="spellEnd"/>
      <w:r w:rsidRPr="00B250A0">
        <w:rPr>
          <w:rFonts w:cs="Arial"/>
          <w:lang w:val="en-GB"/>
        </w:rPr>
        <w:t xml:space="preserve">' of immunocompetence in pigs. Genet Sel </w:t>
      </w:r>
      <w:proofErr w:type="spellStart"/>
      <w:r w:rsidRPr="00B250A0">
        <w:rPr>
          <w:rFonts w:cs="Arial"/>
          <w:lang w:val="en-GB"/>
        </w:rPr>
        <w:t>Evol</w:t>
      </w:r>
      <w:proofErr w:type="spellEnd"/>
      <w:r w:rsidRPr="00B250A0">
        <w:rPr>
          <w:rFonts w:cs="Arial"/>
          <w:lang w:val="en-GB"/>
        </w:rPr>
        <w:t>. 55, 29.</w:t>
      </w:r>
    </w:p>
    <w:p w14:paraId="0046A4AB" w14:textId="77777777" w:rsidR="009446A5" w:rsidRPr="00B250A0" w:rsidRDefault="009446A5" w:rsidP="00B8003B">
      <w:pPr>
        <w:pStyle w:val="Prrafodelista"/>
        <w:ind w:left="706" w:hanging="706"/>
        <w:rPr>
          <w:rFonts w:cs="Arial"/>
          <w:lang w:val="en-GB"/>
        </w:rPr>
      </w:pPr>
      <w:r w:rsidRPr="00B250A0">
        <w:rPr>
          <w:rFonts w:cs="Arial"/>
          <w:lang w:val="en-GB"/>
        </w:rPr>
        <w:t xml:space="preserve">Chang, C. C., Chow, C. C., Tellier, L. C. A. M., et al., 2015. Second-generation PLINK: rising to the challenge of larger and richer datasets. </w:t>
      </w:r>
      <w:proofErr w:type="spellStart"/>
      <w:r w:rsidRPr="00B250A0">
        <w:rPr>
          <w:rFonts w:cs="Arial"/>
          <w:lang w:val="en-GB"/>
        </w:rPr>
        <w:t>Gigascience</w:t>
      </w:r>
      <w:proofErr w:type="spellEnd"/>
      <w:r w:rsidRPr="00B250A0">
        <w:rPr>
          <w:rFonts w:cs="Arial"/>
          <w:lang w:val="en-GB"/>
        </w:rPr>
        <w:t>. https://doi.org/10.1186/s13742-015-0047-8</w:t>
      </w:r>
    </w:p>
    <w:p w14:paraId="3127EB0B" w14:textId="77777777" w:rsidR="009446A5" w:rsidRPr="00B250A0" w:rsidRDefault="009446A5" w:rsidP="00B8003B">
      <w:pPr>
        <w:pStyle w:val="Prrafodelista"/>
        <w:ind w:left="706" w:hanging="706"/>
        <w:rPr>
          <w:rFonts w:cs="Arial"/>
          <w:lang w:val="en-GB"/>
        </w:rPr>
      </w:pPr>
      <w:r w:rsidRPr="00B250A0">
        <w:rPr>
          <w:rFonts w:cs="Arial"/>
          <w:lang w:val="en-GB"/>
        </w:rPr>
        <w:t xml:space="preserve">de </w:t>
      </w:r>
      <w:proofErr w:type="spellStart"/>
      <w:r w:rsidRPr="00B250A0">
        <w:rPr>
          <w:rFonts w:cs="Arial"/>
          <w:lang w:val="en-GB"/>
        </w:rPr>
        <w:t>los</w:t>
      </w:r>
      <w:proofErr w:type="spellEnd"/>
      <w:r w:rsidRPr="00B250A0">
        <w:rPr>
          <w:rFonts w:cs="Arial"/>
          <w:lang w:val="en-GB"/>
        </w:rPr>
        <w:t xml:space="preserve"> Campos, G., Hickey, J. M., Pong-Wong, R., </w:t>
      </w:r>
      <w:proofErr w:type="spellStart"/>
      <w:r w:rsidRPr="00B250A0">
        <w:rPr>
          <w:rFonts w:cs="Arial"/>
          <w:lang w:val="en-GB"/>
        </w:rPr>
        <w:t>Daetwyler</w:t>
      </w:r>
      <w:proofErr w:type="spellEnd"/>
      <w:r w:rsidRPr="00B250A0">
        <w:rPr>
          <w:rFonts w:cs="Arial"/>
          <w:lang w:val="en-GB"/>
        </w:rPr>
        <w:t>, H. D., Calus, M. P. L., 2013. Whole-genome regression and prediction methods applied to plant and animal breeding. Genetics 193, 327–345.</w:t>
      </w:r>
    </w:p>
    <w:p w14:paraId="6370E44E" w14:textId="77777777" w:rsidR="009446A5" w:rsidRPr="006D1AF6" w:rsidRDefault="009446A5" w:rsidP="00B8003B">
      <w:pPr>
        <w:pStyle w:val="Prrafodelista"/>
        <w:ind w:left="706" w:hanging="706"/>
        <w:rPr>
          <w:rFonts w:cs="Arial"/>
          <w:lang w:val="en-US"/>
        </w:rPr>
      </w:pPr>
      <w:r w:rsidRPr="00B250A0">
        <w:rPr>
          <w:rFonts w:cs="Arial"/>
          <w:lang w:val="en-GB"/>
        </w:rPr>
        <w:t xml:space="preserve">Ehret, A., </w:t>
      </w:r>
      <w:proofErr w:type="spellStart"/>
      <w:r w:rsidRPr="00B250A0">
        <w:rPr>
          <w:rFonts w:cs="Arial"/>
          <w:lang w:val="en-GB"/>
        </w:rPr>
        <w:t>Hochstuhl</w:t>
      </w:r>
      <w:proofErr w:type="spellEnd"/>
      <w:r w:rsidRPr="00B250A0">
        <w:rPr>
          <w:rFonts w:cs="Arial"/>
          <w:lang w:val="en-GB"/>
        </w:rPr>
        <w:t xml:space="preserve">, D., Gianola, D., Thaller, G., 2015. Application of neural networks with back-propagation to genome-enabled prediction of complex traits in Holstein-Friesian and German </w:t>
      </w:r>
      <w:proofErr w:type="spellStart"/>
      <w:r w:rsidRPr="00B250A0">
        <w:rPr>
          <w:rFonts w:cs="Arial"/>
          <w:lang w:val="en-GB"/>
        </w:rPr>
        <w:t>Fleckvieh</w:t>
      </w:r>
      <w:proofErr w:type="spellEnd"/>
      <w:r w:rsidRPr="00B250A0">
        <w:rPr>
          <w:rFonts w:cs="Arial"/>
          <w:lang w:val="en-GB"/>
        </w:rPr>
        <w:t xml:space="preserve"> cattle. </w:t>
      </w:r>
      <w:r w:rsidRPr="006D1AF6">
        <w:rPr>
          <w:rFonts w:cs="Arial"/>
          <w:lang w:val="en-US"/>
        </w:rPr>
        <w:t xml:space="preserve">Genet Sel </w:t>
      </w:r>
      <w:proofErr w:type="spellStart"/>
      <w:r w:rsidRPr="006D1AF6">
        <w:rPr>
          <w:rFonts w:cs="Arial"/>
          <w:lang w:val="en-US"/>
        </w:rPr>
        <w:t>Evol</w:t>
      </w:r>
      <w:proofErr w:type="spellEnd"/>
      <w:r w:rsidRPr="006D1AF6">
        <w:rPr>
          <w:rFonts w:cs="Arial"/>
          <w:lang w:val="en-US"/>
        </w:rPr>
        <w:t>. 47, 22.</w:t>
      </w:r>
    </w:p>
    <w:p w14:paraId="7CF36E5B" w14:textId="77777777" w:rsidR="009446A5" w:rsidRPr="00B250A0" w:rsidRDefault="009446A5" w:rsidP="00B8003B">
      <w:pPr>
        <w:pStyle w:val="Prrafodelista"/>
        <w:ind w:left="706" w:hanging="706"/>
        <w:rPr>
          <w:rFonts w:cs="Arial"/>
          <w:lang w:val="en-GB"/>
        </w:rPr>
      </w:pPr>
      <w:r w:rsidRPr="006D1AF6">
        <w:rPr>
          <w:rFonts w:cs="Arial"/>
          <w:lang w:val="en-US"/>
        </w:rPr>
        <w:t xml:space="preserve">Gianola, D., Fernando, R. L., Stella, A., 2006. </w:t>
      </w:r>
      <w:r w:rsidRPr="00B250A0">
        <w:rPr>
          <w:rFonts w:cs="Arial"/>
          <w:lang w:val="en-GB"/>
        </w:rPr>
        <w:t>Genomic-assisted prediction of genetic value with semiparametric procedures. Genetics 173, 1761–1776.</w:t>
      </w:r>
    </w:p>
    <w:p w14:paraId="21DD9A16" w14:textId="77777777" w:rsidR="009446A5" w:rsidRPr="00B250A0" w:rsidRDefault="009446A5" w:rsidP="00B8003B">
      <w:pPr>
        <w:pStyle w:val="Prrafodelista"/>
        <w:ind w:left="706" w:hanging="706"/>
        <w:rPr>
          <w:rFonts w:cs="Arial"/>
          <w:lang w:val="en-GB"/>
        </w:rPr>
      </w:pPr>
      <w:r w:rsidRPr="00B250A0">
        <w:rPr>
          <w:rFonts w:cs="Arial"/>
          <w:lang w:val="en-GB"/>
        </w:rPr>
        <w:t xml:space="preserve">Gianola, D., </w:t>
      </w:r>
      <w:proofErr w:type="spellStart"/>
      <w:r w:rsidRPr="00B250A0">
        <w:rPr>
          <w:rFonts w:cs="Arial"/>
          <w:lang w:val="en-GB"/>
        </w:rPr>
        <w:t>Okut</w:t>
      </w:r>
      <w:proofErr w:type="spellEnd"/>
      <w:r w:rsidRPr="00B250A0">
        <w:rPr>
          <w:rFonts w:cs="Arial"/>
          <w:lang w:val="en-GB"/>
        </w:rPr>
        <w:t>, H., Weigel, K. A., Rosa, G. J., 2011. Predicting complex quantitative traits with Bayesian neural networks: a case study with Jersey cows and wheat. BMC Genet. 12, 87.</w:t>
      </w:r>
    </w:p>
    <w:p w14:paraId="4D6D0FBD" w14:textId="77777777" w:rsidR="009446A5" w:rsidRPr="00B250A0" w:rsidRDefault="009446A5" w:rsidP="00B8003B">
      <w:pPr>
        <w:pStyle w:val="Prrafodelista"/>
        <w:ind w:left="706" w:hanging="706"/>
        <w:rPr>
          <w:rFonts w:cs="Arial"/>
          <w:lang w:val="en-GB"/>
        </w:rPr>
      </w:pPr>
      <w:r w:rsidRPr="00B250A0">
        <w:rPr>
          <w:rFonts w:cs="Arial"/>
          <w:lang w:val="en-GB"/>
        </w:rPr>
        <w:t xml:space="preserve">Green, R. M., Fish, J. L., Young, N. M., Smith, F. J., Roberts, B., Dolan, K., Choi, I., Leach, C. L., Gordon, P., </w:t>
      </w:r>
      <w:proofErr w:type="spellStart"/>
      <w:r w:rsidRPr="00B250A0">
        <w:rPr>
          <w:rFonts w:cs="Arial"/>
          <w:lang w:val="en-GB"/>
        </w:rPr>
        <w:t>Cheverud</w:t>
      </w:r>
      <w:proofErr w:type="spellEnd"/>
      <w:r w:rsidRPr="00B250A0">
        <w:rPr>
          <w:rFonts w:cs="Arial"/>
          <w:lang w:val="en-GB"/>
        </w:rPr>
        <w:t xml:space="preserve">, J. M., et al., 2017. Developmental nonlinearity drives phenotypic robustness. Nat </w:t>
      </w:r>
      <w:proofErr w:type="spellStart"/>
      <w:r w:rsidRPr="00B250A0">
        <w:rPr>
          <w:rFonts w:cs="Arial"/>
          <w:lang w:val="en-GB"/>
        </w:rPr>
        <w:t>Commun</w:t>
      </w:r>
      <w:proofErr w:type="spellEnd"/>
      <w:r w:rsidRPr="00B250A0">
        <w:rPr>
          <w:rFonts w:cs="Arial"/>
          <w:lang w:val="en-GB"/>
        </w:rPr>
        <w:t>. 8, 1–12.</w:t>
      </w:r>
    </w:p>
    <w:p w14:paraId="6C01A604" w14:textId="77777777" w:rsidR="009446A5" w:rsidRPr="00B250A0" w:rsidRDefault="009446A5" w:rsidP="00B8003B">
      <w:pPr>
        <w:pStyle w:val="Prrafodelista"/>
        <w:ind w:left="706" w:hanging="706"/>
        <w:rPr>
          <w:rFonts w:cs="Arial"/>
          <w:lang w:val="en-GB"/>
        </w:rPr>
      </w:pPr>
      <w:proofErr w:type="spellStart"/>
      <w:r w:rsidRPr="00B250A0">
        <w:rPr>
          <w:rFonts w:cs="Arial"/>
          <w:lang w:val="en-GB"/>
        </w:rPr>
        <w:lastRenderedPageBreak/>
        <w:t>Habier</w:t>
      </w:r>
      <w:proofErr w:type="spellEnd"/>
      <w:r w:rsidRPr="00B250A0">
        <w:rPr>
          <w:rFonts w:cs="Arial"/>
          <w:lang w:val="en-GB"/>
        </w:rPr>
        <w:t xml:space="preserve">, D., Fernando, R. L., </w:t>
      </w:r>
      <w:proofErr w:type="spellStart"/>
      <w:r w:rsidRPr="00B250A0">
        <w:rPr>
          <w:rFonts w:cs="Arial"/>
          <w:lang w:val="en-GB"/>
        </w:rPr>
        <w:t>Kizilkaya</w:t>
      </w:r>
      <w:proofErr w:type="spellEnd"/>
      <w:r w:rsidRPr="00B250A0">
        <w:rPr>
          <w:rFonts w:cs="Arial"/>
          <w:lang w:val="en-GB"/>
        </w:rPr>
        <w:t xml:space="preserve">, K., Garrick, D. J., 2011. Extension of the Bayesian alphabet for genomic selection. BMC </w:t>
      </w:r>
      <w:proofErr w:type="spellStart"/>
      <w:r w:rsidRPr="00B250A0">
        <w:rPr>
          <w:rFonts w:cs="Arial"/>
          <w:lang w:val="en-GB"/>
        </w:rPr>
        <w:t>Bioinform</w:t>
      </w:r>
      <w:proofErr w:type="spellEnd"/>
      <w:r w:rsidRPr="00B250A0">
        <w:rPr>
          <w:rFonts w:cs="Arial"/>
          <w:lang w:val="en-GB"/>
        </w:rPr>
        <w:t>. 12, 186.</w:t>
      </w:r>
    </w:p>
    <w:p w14:paraId="164AD7EC" w14:textId="77777777" w:rsidR="009446A5" w:rsidRPr="00B250A0" w:rsidRDefault="009446A5" w:rsidP="00B8003B">
      <w:pPr>
        <w:pStyle w:val="Prrafodelista"/>
        <w:ind w:left="706" w:hanging="706"/>
        <w:rPr>
          <w:rFonts w:cs="Arial"/>
          <w:lang w:val="en-GB"/>
        </w:rPr>
      </w:pPr>
      <w:proofErr w:type="spellStart"/>
      <w:r w:rsidRPr="00B250A0">
        <w:rPr>
          <w:rFonts w:cs="Arial"/>
          <w:lang w:val="en-GB"/>
        </w:rPr>
        <w:t>Herbrich</w:t>
      </w:r>
      <w:proofErr w:type="spellEnd"/>
      <w:r w:rsidRPr="00B250A0">
        <w:rPr>
          <w:rFonts w:cs="Arial"/>
          <w:lang w:val="en-GB"/>
        </w:rPr>
        <w:t>, R., Graepel, T., Campbell, C., 1999. Bayes point machines: estimating the Bayes point in kernel space. In: Proceedings of IJCAI workshop support vector machines. Stockholm, pp. 23–27.</w:t>
      </w:r>
    </w:p>
    <w:p w14:paraId="504A44F0" w14:textId="77777777" w:rsidR="009446A5" w:rsidRPr="000078C1" w:rsidRDefault="009446A5" w:rsidP="00B8003B">
      <w:pPr>
        <w:pStyle w:val="Prrafodelista"/>
        <w:ind w:left="706" w:hanging="706"/>
        <w:rPr>
          <w:rFonts w:cs="Arial"/>
          <w:lang w:val="es-ES"/>
        </w:rPr>
      </w:pPr>
      <w:r w:rsidRPr="00446A5A">
        <w:rPr>
          <w:rFonts w:cs="Arial"/>
          <w:lang w:val="en-GB"/>
        </w:rPr>
        <w:t xml:space="preserve">Hu, Y., </w:t>
      </w:r>
      <w:proofErr w:type="spellStart"/>
      <w:r w:rsidRPr="00446A5A">
        <w:rPr>
          <w:rFonts w:cs="Arial"/>
          <w:lang w:val="en-GB"/>
        </w:rPr>
        <w:t>Morota</w:t>
      </w:r>
      <w:proofErr w:type="spellEnd"/>
      <w:r w:rsidRPr="00446A5A">
        <w:rPr>
          <w:rFonts w:cs="Arial"/>
          <w:lang w:val="en-GB"/>
        </w:rPr>
        <w:t xml:space="preserve">, G., Rosa, G. J., Gianola, D., 2015. </w:t>
      </w:r>
      <w:r w:rsidRPr="00B250A0">
        <w:rPr>
          <w:rFonts w:cs="Arial"/>
          <w:lang w:val="en-GB"/>
        </w:rPr>
        <w:t xml:space="preserve">Prediction of plant height in Arabidopsis thaliana using DNA methylation data. </w:t>
      </w:r>
      <w:r w:rsidRPr="000078C1">
        <w:rPr>
          <w:rFonts w:cs="Arial"/>
          <w:lang w:val="es-ES"/>
        </w:rPr>
        <w:t>Genetics 201, 779–793.</w:t>
      </w:r>
    </w:p>
    <w:p w14:paraId="4C437A9C" w14:textId="77777777" w:rsidR="009446A5" w:rsidRPr="000078C1" w:rsidRDefault="009446A5" w:rsidP="00B8003B">
      <w:pPr>
        <w:pStyle w:val="Prrafodelista"/>
        <w:ind w:left="706" w:hanging="706"/>
        <w:rPr>
          <w:rFonts w:cs="Arial"/>
          <w:lang w:val="es-ES"/>
        </w:rPr>
      </w:pPr>
      <w:proofErr w:type="spellStart"/>
      <w:r w:rsidRPr="000078C1">
        <w:rPr>
          <w:rFonts w:cs="Arial"/>
          <w:lang w:val="es-ES"/>
        </w:rPr>
        <w:t>Jové-Juncà</w:t>
      </w:r>
      <w:proofErr w:type="spellEnd"/>
      <w:r w:rsidRPr="000078C1">
        <w:rPr>
          <w:rFonts w:cs="Arial"/>
          <w:lang w:val="es-ES"/>
        </w:rPr>
        <w:t xml:space="preserve">, T., Crespo-Piazuelo D., Hernández-Banqué C., González-Rodríguez O., Fang L., Quintanilla R., Ballester M. 2025. </w:t>
      </w:r>
      <w:r w:rsidRPr="00B250A0">
        <w:rPr>
          <w:rFonts w:cs="Arial"/>
          <w:lang w:val="en-GB"/>
        </w:rPr>
        <w:t xml:space="preserve">Unveiling regulatory variants in the blood transcriptome and their association with immunity traits in pigs. </w:t>
      </w:r>
      <w:r w:rsidRPr="000078C1">
        <w:rPr>
          <w:rFonts w:cs="Arial"/>
          <w:lang w:val="es-ES"/>
        </w:rPr>
        <w:t xml:space="preserve">Front. </w:t>
      </w:r>
      <w:proofErr w:type="spellStart"/>
      <w:r w:rsidRPr="000078C1">
        <w:rPr>
          <w:rFonts w:cs="Arial"/>
          <w:lang w:val="es-ES"/>
        </w:rPr>
        <w:t>Immunol</w:t>
      </w:r>
      <w:proofErr w:type="spellEnd"/>
      <w:r w:rsidRPr="000078C1">
        <w:rPr>
          <w:rFonts w:cs="Arial"/>
          <w:lang w:val="es-ES"/>
        </w:rPr>
        <w:t xml:space="preserve">. </w:t>
      </w:r>
      <w:proofErr w:type="spellStart"/>
      <w:r w:rsidRPr="000078C1">
        <w:rPr>
          <w:rFonts w:cs="Arial"/>
          <w:lang w:val="es-ES"/>
        </w:rPr>
        <w:t>Vol</w:t>
      </w:r>
      <w:proofErr w:type="spellEnd"/>
      <w:r w:rsidRPr="000078C1">
        <w:rPr>
          <w:rFonts w:cs="Arial"/>
          <w:lang w:val="es-ES"/>
        </w:rPr>
        <w:t xml:space="preserve"> 16. </w:t>
      </w:r>
    </w:p>
    <w:p w14:paraId="53C3A131" w14:textId="77777777" w:rsidR="009446A5" w:rsidRPr="00B250A0" w:rsidRDefault="009446A5" w:rsidP="00B8003B">
      <w:pPr>
        <w:pStyle w:val="Prrafodelista"/>
        <w:ind w:left="706" w:hanging="706"/>
        <w:rPr>
          <w:rFonts w:cs="Arial"/>
          <w:lang w:val="en-GB"/>
        </w:rPr>
      </w:pPr>
      <w:proofErr w:type="spellStart"/>
      <w:r w:rsidRPr="000078C1">
        <w:rPr>
          <w:rFonts w:cs="Arial"/>
          <w:lang w:val="es-ES"/>
        </w:rPr>
        <w:t>Jové-Juncà</w:t>
      </w:r>
      <w:proofErr w:type="spellEnd"/>
      <w:r w:rsidRPr="000078C1">
        <w:rPr>
          <w:rFonts w:cs="Arial"/>
          <w:lang w:val="es-ES"/>
        </w:rPr>
        <w:t xml:space="preserve">, T., Crespo-Piazuelo, D., González-Rodríguez, O., Pascual, M., Hernández-Banqué, C., Reixach, J., Quintanilla, R., Ballester, M., 2024. </w:t>
      </w:r>
      <w:r w:rsidRPr="00B250A0">
        <w:rPr>
          <w:rFonts w:cs="Arial"/>
          <w:lang w:val="en-GB"/>
        </w:rPr>
        <w:t>Genomic architecture of carcass and pork traits and their association with immune capacity. Animal 18, 101043.</w:t>
      </w:r>
    </w:p>
    <w:p w14:paraId="130BAB92" w14:textId="77777777" w:rsidR="009446A5" w:rsidRPr="00B250A0" w:rsidRDefault="009446A5" w:rsidP="00B8003B">
      <w:pPr>
        <w:pStyle w:val="Prrafodelista"/>
        <w:ind w:left="706" w:hanging="706"/>
        <w:rPr>
          <w:rFonts w:cs="Arial"/>
          <w:lang w:val="en-GB"/>
        </w:rPr>
      </w:pPr>
      <w:r w:rsidRPr="00B250A0">
        <w:rPr>
          <w:rFonts w:cs="Arial"/>
          <w:lang w:val="en-GB"/>
        </w:rPr>
        <w:t xml:space="preserve">Kuhn, M., 2008. Building predictive models in R using the caret package. J Stat </w:t>
      </w:r>
      <w:proofErr w:type="spellStart"/>
      <w:r w:rsidRPr="00B250A0">
        <w:rPr>
          <w:rFonts w:cs="Arial"/>
          <w:lang w:val="en-GB"/>
        </w:rPr>
        <w:t>Softw</w:t>
      </w:r>
      <w:proofErr w:type="spellEnd"/>
      <w:r w:rsidRPr="00B250A0">
        <w:rPr>
          <w:rFonts w:cs="Arial"/>
          <w:lang w:val="en-GB"/>
        </w:rPr>
        <w:t>. 28, 1–26.</w:t>
      </w:r>
    </w:p>
    <w:p w14:paraId="41C1C08D" w14:textId="77777777" w:rsidR="009446A5" w:rsidRPr="00446A5A" w:rsidRDefault="009446A5" w:rsidP="00B8003B">
      <w:pPr>
        <w:pStyle w:val="Prrafodelista"/>
        <w:ind w:left="706" w:hanging="706"/>
        <w:rPr>
          <w:rFonts w:cs="Arial"/>
          <w:lang w:val="es-ES"/>
        </w:rPr>
      </w:pPr>
      <w:r w:rsidRPr="00B250A0">
        <w:rPr>
          <w:rFonts w:cs="Arial"/>
          <w:lang w:val="en-GB"/>
        </w:rPr>
        <w:t xml:space="preserve">Lee, S., Oh, D., Kim, M. C., Kim, Y., Ryu, D. Y., 2015. A novel biomarker of exercise-induced stress in horses. </w:t>
      </w:r>
      <w:proofErr w:type="spellStart"/>
      <w:r w:rsidRPr="00446A5A">
        <w:rPr>
          <w:rFonts w:cs="Arial"/>
          <w:lang w:val="es-ES"/>
        </w:rPr>
        <w:t>Korean</w:t>
      </w:r>
      <w:proofErr w:type="spellEnd"/>
      <w:r w:rsidRPr="00446A5A">
        <w:rPr>
          <w:rFonts w:cs="Arial"/>
          <w:lang w:val="es-ES"/>
        </w:rPr>
        <w:t xml:space="preserve"> J </w:t>
      </w:r>
      <w:proofErr w:type="spellStart"/>
      <w:r w:rsidRPr="00446A5A">
        <w:rPr>
          <w:rFonts w:cs="Arial"/>
          <w:lang w:val="es-ES"/>
        </w:rPr>
        <w:t>Vet</w:t>
      </w:r>
      <w:proofErr w:type="spellEnd"/>
      <w:r w:rsidRPr="00446A5A">
        <w:rPr>
          <w:rFonts w:cs="Arial"/>
          <w:lang w:val="es-ES"/>
        </w:rPr>
        <w:t xml:space="preserve"> Res. 55, 247–252.</w:t>
      </w:r>
    </w:p>
    <w:p w14:paraId="4104CA1F" w14:textId="77777777" w:rsidR="009446A5" w:rsidRPr="00B250A0" w:rsidRDefault="009446A5" w:rsidP="00B8003B">
      <w:pPr>
        <w:pStyle w:val="Prrafodelista"/>
        <w:ind w:left="706" w:hanging="706"/>
        <w:rPr>
          <w:rFonts w:cs="Arial"/>
          <w:lang w:val="en-GB"/>
        </w:rPr>
      </w:pPr>
      <w:r w:rsidRPr="00446A5A">
        <w:rPr>
          <w:rFonts w:cs="Arial"/>
          <w:lang w:val="es-ES"/>
        </w:rPr>
        <w:t xml:space="preserve">Li, Z., Gao, N., Martini, J. W. R., </w:t>
      </w:r>
      <w:proofErr w:type="spellStart"/>
      <w:r w:rsidRPr="00446A5A">
        <w:rPr>
          <w:rFonts w:cs="Arial"/>
          <w:lang w:val="es-ES"/>
        </w:rPr>
        <w:t>Simianer</w:t>
      </w:r>
      <w:proofErr w:type="spellEnd"/>
      <w:r w:rsidRPr="00446A5A">
        <w:rPr>
          <w:rFonts w:cs="Arial"/>
          <w:lang w:val="es-ES"/>
        </w:rPr>
        <w:t xml:space="preserve">, H., 2019. </w:t>
      </w:r>
      <w:r w:rsidRPr="00B250A0">
        <w:rPr>
          <w:rFonts w:cs="Arial"/>
          <w:lang w:val="en-GB"/>
        </w:rPr>
        <w:t>Integrating gene expression data into genomic prediction. Front Genet. 10, 126.</w:t>
      </w:r>
    </w:p>
    <w:p w14:paraId="52845BD1" w14:textId="77777777" w:rsidR="009446A5" w:rsidRPr="000078C1" w:rsidRDefault="009446A5" w:rsidP="00B8003B">
      <w:pPr>
        <w:pStyle w:val="Prrafodelista"/>
        <w:ind w:left="706" w:hanging="706"/>
        <w:rPr>
          <w:rFonts w:cs="Arial"/>
          <w:lang w:val="nl-NL"/>
        </w:rPr>
      </w:pPr>
      <w:r w:rsidRPr="000078C1">
        <w:rPr>
          <w:rFonts w:cs="Arial"/>
          <w:lang w:val="nl-NL"/>
        </w:rPr>
        <w:t xml:space="preserve">Mair, K. H., Sedlak, C., Käser, T., Pasternak, A., Levast, B., Gerner, W., et al., 2014. </w:t>
      </w:r>
      <w:r w:rsidRPr="00B250A0">
        <w:rPr>
          <w:rFonts w:cs="Arial"/>
          <w:lang w:val="en-GB"/>
        </w:rPr>
        <w:t xml:space="preserve">The porcine innate immune system: an update. Dev Comp Immunol. </w:t>
      </w:r>
      <w:r w:rsidRPr="000078C1">
        <w:rPr>
          <w:rFonts w:cs="Arial"/>
          <w:lang w:val="nl-NL"/>
        </w:rPr>
        <w:t>45, 321–343.</w:t>
      </w:r>
    </w:p>
    <w:p w14:paraId="3AC34FAC" w14:textId="77777777" w:rsidR="009446A5" w:rsidRPr="00B250A0" w:rsidRDefault="009446A5" w:rsidP="00B8003B">
      <w:pPr>
        <w:pStyle w:val="Prrafodelista"/>
        <w:ind w:left="706" w:hanging="706"/>
        <w:rPr>
          <w:rFonts w:cs="Arial"/>
          <w:lang w:val="en-GB"/>
        </w:rPr>
      </w:pPr>
      <w:r w:rsidRPr="000078C1">
        <w:rPr>
          <w:rFonts w:cs="Arial"/>
          <w:lang w:val="nl-NL"/>
        </w:rPr>
        <w:lastRenderedPageBreak/>
        <w:t xml:space="preserve">Melichar, H. J., Narayan, K., Der, S. D., Hiraoka, Y., Gardiol, N., Jeannet, G., Held, W., Chambers, C. A., Kang, J., 2007. </w:t>
      </w:r>
      <w:r w:rsidRPr="00B250A0">
        <w:rPr>
          <w:rFonts w:cs="Arial"/>
          <w:lang w:val="en-GB"/>
        </w:rPr>
        <w:t xml:space="preserve">Regulation of </w:t>
      </w:r>
      <w:proofErr w:type="spellStart"/>
      <w:r w:rsidRPr="00B250A0">
        <w:rPr>
          <w:rFonts w:cs="Arial"/>
          <w:lang w:val="en-GB"/>
        </w:rPr>
        <w:t>gammadelta</w:t>
      </w:r>
      <w:proofErr w:type="spellEnd"/>
      <w:r w:rsidRPr="00B250A0">
        <w:rPr>
          <w:rFonts w:cs="Arial"/>
          <w:lang w:val="en-GB"/>
        </w:rPr>
        <w:t xml:space="preserve"> versus </w:t>
      </w:r>
      <w:proofErr w:type="spellStart"/>
      <w:r w:rsidRPr="00B250A0">
        <w:rPr>
          <w:rFonts w:cs="Arial"/>
          <w:lang w:val="en-GB"/>
        </w:rPr>
        <w:t>alphabeta</w:t>
      </w:r>
      <w:proofErr w:type="spellEnd"/>
      <w:r w:rsidRPr="00B250A0">
        <w:rPr>
          <w:rFonts w:cs="Arial"/>
          <w:lang w:val="en-GB"/>
        </w:rPr>
        <w:t xml:space="preserve"> T lymphocyte differentiation by the transcription factor SOX13. Science 315, 230–233.</w:t>
      </w:r>
    </w:p>
    <w:p w14:paraId="71D43ECA" w14:textId="77777777" w:rsidR="009446A5" w:rsidRPr="00446A5A" w:rsidRDefault="009446A5" w:rsidP="00B8003B">
      <w:pPr>
        <w:pStyle w:val="Prrafodelista"/>
        <w:ind w:left="706" w:hanging="706"/>
        <w:rPr>
          <w:rFonts w:cs="Arial"/>
          <w:lang w:val="en-GB"/>
        </w:rPr>
      </w:pPr>
      <w:r w:rsidRPr="00B250A0">
        <w:rPr>
          <w:rFonts w:cs="Arial"/>
          <w:lang w:val="en-GB"/>
        </w:rPr>
        <w:t xml:space="preserve">Meuwissen, T. H. E., Hayes, B. J., Goddard, M. E., 2001. Prediction of total genetic value using genome-wide dense marker maps. </w:t>
      </w:r>
      <w:r w:rsidRPr="00446A5A">
        <w:rPr>
          <w:rFonts w:cs="Arial"/>
          <w:lang w:val="en-GB"/>
        </w:rPr>
        <w:t>Genetics 157, 1819–1829.</w:t>
      </w:r>
    </w:p>
    <w:p w14:paraId="7679CC42" w14:textId="77777777" w:rsidR="009446A5" w:rsidRPr="00B250A0" w:rsidRDefault="009446A5" w:rsidP="00B8003B">
      <w:pPr>
        <w:pStyle w:val="Prrafodelista"/>
        <w:ind w:left="706" w:hanging="706"/>
        <w:rPr>
          <w:rFonts w:cs="Arial"/>
          <w:lang w:val="en-GB"/>
        </w:rPr>
      </w:pPr>
      <w:r w:rsidRPr="00446A5A">
        <w:rPr>
          <w:rFonts w:cs="Arial"/>
          <w:lang w:val="en-GB"/>
        </w:rPr>
        <w:t xml:space="preserve">Montesinos-López, O. A., Montesinos-López, A., Pérez-Rodríguez, P., </w:t>
      </w:r>
      <w:proofErr w:type="spellStart"/>
      <w:r w:rsidRPr="00446A5A">
        <w:rPr>
          <w:rFonts w:cs="Arial"/>
          <w:lang w:val="en-GB"/>
        </w:rPr>
        <w:t>Barrón</w:t>
      </w:r>
      <w:proofErr w:type="spellEnd"/>
      <w:r w:rsidRPr="00446A5A">
        <w:rPr>
          <w:rFonts w:cs="Arial"/>
          <w:lang w:val="en-GB"/>
        </w:rPr>
        <w:t xml:space="preserve">-López, J. A., Martini, J. W. R., Fajardo-Flores, S. B., Gaytan-Lugo, L. S., Santana-Mancilla, P. C., Crossa, J., 2021. </w:t>
      </w:r>
      <w:r w:rsidRPr="00B250A0">
        <w:rPr>
          <w:rFonts w:cs="Arial"/>
          <w:lang w:val="en-GB"/>
        </w:rPr>
        <w:t>A review of deep learning applications for genomic selection. BMC Genomics 22, 19.</w:t>
      </w:r>
    </w:p>
    <w:p w14:paraId="7A26DCBC" w14:textId="77777777" w:rsidR="009446A5" w:rsidRPr="00B250A0" w:rsidRDefault="009446A5" w:rsidP="00B8003B">
      <w:pPr>
        <w:pStyle w:val="Prrafodelista"/>
        <w:ind w:left="706" w:hanging="706"/>
        <w:rPr>
          <w:rFonts w:cs="Arial"/>
          <w:lang w:val="en-GB"/>
        </w:rPr>
      </w:pPr>
      <w:r w:rsidRPr="00B250A0">
        <w:rPr>
          <w:rFonts w:cs="Arial"/>
          <w:lang w:val="en-GB"/>
        </w:rPr>
        <w:t>Perez, B. C., Bink, M. C. A. M., Svenson, K. L., Churchill, G. A., Calus, M. P. L., 2022. Adding gene transcripts into genomic prediction improves accuracy and reveals sampling time dependence. G3 (Bethesda) 12, jkac258.</w:t>
      </w:r>
    </w:p>
    <w:p w14:paraId="3FEF173A" w14:textId="77777777" w:rsidR="009446A5" w:rsidRPr="000078C1" w:rsidRDefault="009446A5" w:rsidP="00B8003B">
      <w:pPr>
        <w:pStyle w:val="Prrafodelista"/>
        <w:ind w:left="706" w:hanging="706"/>
        <w:rPr>
          <w:rFonts w:cs="Arial"/>
          <w:lang w:val="es-ES"/>
        </w:rPr>
      </w:pPr>
      <w:r w:rsidRPr="00B250A0">
        <w:rPr>
          <w:rFonts w:cs="Arial"/>
          <w:lang w:val="en-GB"/>
        </w:rPr>
        <w:t xml:space="preserve">Pérez, P., de Los Campos, G., 2014. Genome-wide regression and prediction with the BGLR statistical package. </w:t>
      </w:r>
      <w:r w:rsidRPr="000078C1">
        <w:rPr>
          <w:rFonts w:cs="Arial"/>
          <w:lang w:val="es-ES"/>
        </w:rPr>
        <w:t>Genetics 198, 483–495.</w:t>
      </w:r>
    </w:p>
    <w:p w14:paraId="525ADA85" w14:textId="77777777" w:rsidR="009446A5" w:rsidRPr="00B250A0" w:rsidRDefault="009446A5" w:rsidP="00B8003B">
      <w:pPr>
        <w:pStyle w:val="Prrafodelista"/>
        <w:ind w:left="706" w:hanging="706"/>
        <w:rPr>
          <w:rFonts w:cs="Arial"/>
          <w:lang w:val="en-GB"/>
        </w:rPr>
      </w:pPr>
      <w:r w:rsidRPr="000078C1">
        <w:rPr>
          <w:rFonts w:cs="Arial"/>
          <w:lang w:val="es-ES"/>
        </w:rPr>
        <w:t xml:space="preserve">Pérez-Rodríguez, P., </w:t>
      </w:r>
      <w:proofErr w:type="spellStart"/>
      <w:r w:rsidRPr="000078C1">
        <w:rPr>
          <w:rFonts w:cs="Arial"/>
          <w:lang w:val="es-ES"/>
        </w:rPr>
        <w:t>Gianola</w:t>
      </w:r>
      <w:proofErr w:type="spellEnd"/>
      <w:r w:rsidRPr="000078C1">
        <w:rPr>
          <w:rFonts w:cs="Arial"/>
          <w:lang w:val="es-ES"/>
        </w:rPr>
        <w:t xml:space="preserve">, D., González-Camacho, J. M., </w:t>
      </w:r>
      <w:proofErr w:type="spellStart"/>
      <w:r w:rsidRPr="000078C1">
        <w:rPr>
          <w:rFonts w:cs="Arial"/>
          <w:lang w:val="es-ES"/>
        </w:rPr>
        <w:t>Crossa</w:t>
      </w:r>
      <w:proofErr w:type="spellEnd"/>
      <w:r w:rsidRPr="000078C1">
        <w:rPr>
          <w:rFonts w:cs="Arial"/>
          <w:lang w:val="es-ES"/>
        </w:rPr>
        <w:t xml:space="preserve">, J., </w:t>
      </w:r>
      <w:proofErr w:type="spellStart"/>
      <w:r w:rsidRPr="000078C1">
        <w:rPr>
          <w:rFonts w:cs="Arial"/>
          <w:lang w:val="es-ES"/>
        </w:rPr>
        <w:t>Manès</w:t>
      </w:r>
      <w:proofErr w:type="spellEnd"/>
      <w:r w:rsidRPr="000078C1">
        <w:rPr>
          <w:rFonts w:cs="Arial"/>
          <w:lang w:val="es-ES"/>
        </w:rPr>
        <w:t xml:space="preserve">, Y., </w:t>
      </w:r>
      <w:proofErr w:type="spellStart"/>
      <w:r w:rsidRPr="000078C1">
        <w:rPr>
          <w:rFonts w:cs="Arial"/>
          <w:lang w:val="es-ES"/>
        </w:rPr>
        <w:t>Dreisigacker</w:t>
      </w:r>
      <w:proofErr w:type="spellEnd"/>
      <w:r w:rsidRPr="000078C1">
        <w:rPr>
          <w:rFonts w:cs="Arial"/>
          <w:lang w:val="es-ES"/>
        </w:rPr>
        <w:t xml:space="preserve">, S., 2012. </w:t>
      </w:r>
      <w:r w:rsidRPr="00B250A0">
        <w:rPr>
          <w:rFonts w:cs="Arial"/>
          <w:lang w:val="en-GB"/>
        </w:rPr>
        <w:t>Comparison between linear and non-parametric regression models for genome-enabled prediction in wheat. G3 2, 1595–1605.</w:t>
      </w:r>
    </w:p>
    <w:p w14:paraId="027E00FA" w14:textId="77777777" w:rsidR="009446A5" w:rsidRPr="00B250A0" w:rsidRDefault="009446A5" w:rsidP="00B8003B">
      <w:pPr>
        <w:pStyle w:val="Prrafodelista"/>
        <w:ind w:left="706" w:hanging="706"/>
        <w:rPr>
          <w:rFonts w:cs="Arial"/>
          <w:lang w:val="en-GB"/>
        </w:rPr>
      </w:pPr>
      <w:r w:rsidRPr="00B250A0">
        <w:rPr>
          <w:rFonts w:cs="Arial"/>
          <w:lang w:val="en-GB"/>
        </w:rPr>
        <w:t>Plummer, M., Best, N., Cowles, K., Vines, K., 2006. CODA: convergence diagnosis and output analysis for MCMC. R News 6, 7–11.</w:t>
      </w:r>
    </w:p>
    <w:p w14:paraId="36F8366F" w14:textId="77777777" w:rsidR="009446A5" w:rsidRPr="00B250A0" w:rsidRDefault="009446A5" w:rsidP="00B8003B">
      <w:pPr>
        <w:pStyle w:val="Prrafodelista"/>
        <w:ind w:left="706" w:hanging="706"/>
        <w:rPr>
          <w:rFonts w:cs="Arial"/>
          <w:lang w:val="en-GB"/>
        </w:rPr>
      </w:pPr>
      <w:r w:rsidRPr="00B250A0">
        <w:rPr>
          <w:rFonts w:cs="Arial"/>
          <w:lang w:val="en-GB"/>
        </w:rPr>
        <w:t>Purcell, S., Neale, B., Todd-Brown, K., et al., 2007. PLINK: a tool set for whole-genome association and population-based linkage analyses. Am J Hum Genet. 81, 559–575.</w:t>
      </w:r>
    </w:p>
    <w:p w14:paraId="6B4D2255" w14:textId="77777777" w:rsidR="009446A5" w:rsidRPr="00B250A0" w:rsidRDefault="009446A5" w:rsidP="00B8003B">
      <w:pPr>
        <w:pStyle w:val="Prrafodelista"/>
        <w:ind w:left="706" w:hanging="706"/>
        <w:rPr>
          <w:rFonts w:cs="Arial"/>
          <w:lang w:val="en-GB"/>
        </w:rPr>
      </w:pPr>
      <w:r w:rsidRPr="00B250A0">
        <w:rPr>
          <w:rFonts w:cs="Arial"/>
          <w:lang w:val="en-GB"/>
        </w:rPr>
        <w:lastRenderedPageBreak/>
        <w:t>R Core Team, 2021. R: a language and environment for statistical computing. R Foundation for Statistical Computing, Vienna, Austria.</w:t>
      </w:r>
    </w:p>
    <w:p w14:paraId="092AF7D7" w14:textId="49CE8835" w:rsidR="009446A5" w:rsidRPr="00B250A0" w:rsidRDefault="009446A5" w:rsidP="00B8003B">
      <w:pPr>
        <w:pStyle w:val="Prrafodelista"/>
        <w:ind w:left="706" w:hanging="706"/>
        <w:rPr>
          <w:rFonts w:cs="Arial"/>
          <w:lang w:val="en-GB"/>
        </w:rPr>
      </w:pPr>
      <w:r w:rsidRPr="00B250A0">
        <w:rPr>
          <w:rFonts w:cs="Arial"/>
          <w:lang w:val="en-GB"/>
        </w:rPr>
        <w:t xml:space="preserve">Robinson, M.D., McCarthy, D.J., Smyth, G.K., 2010. </w:t>
      </w:r>
      <w:proofErr w:type="spellStart"/>
      <w:r w:rsidRPr="00B250A0">
        <w:rPr>
          <w:rFonts w:cs="Arial"/>
          <w:lang w:val="en-GB"/>
        </w:rPr>
        <w:t>edgeR</w:t>
      </w:r>
      <w:proofErr w:type="spellEnd"/>
      <w:r w:rsidRPr="00B250A0">
        <w:rPr>
          <w:rFonts w:cs="Arial"/>
          <w:lang w:val="en-GB"/>
        </w:rPr>
        <w:t>: a Bioconductor package for differential expression analysis of digital gene expression data. Bioinformatics 26, 139–140.</w:t>
      </w:r>
    </w:p>
    <w:p w14:paraId="6149BF14" w14:textId="10E4AC75" w:rsidR="009446A5" w:rsidRPr="002A231A" w:rsidRDefault="009446A5" w:rsidP="00B8003B">
      <w:pPr>
        <w:pStyle w:val="Prrafodelista"/>
        <w:ind w:left="706" w:hanging="706"/>
        <w:rPr>
          <w:rFonts w:cs="Arial"/>
          <w:lang w:val="da-DK"/>
          <w:rPrChange w:id="11" w:author="Unknown" w16du:dateUtc="2025-10-24T06:34:00Z">
            <w:rPr>
              <w:rFonts w:cs="Arial"/>
              <w:lang w:val="en-GB"/>
            </w:rPr>
          </w:rPrChange>
        </w:rPr>
      </w:pPr>
      <w:r w:rsidRPr="7862F459">
        <w:rPr>
          <w:rFonts w:cs="Arial"/>
          <w:lang w:val="en-GB"/>
        </w:rPr>
        <w:t xml:space="preserve">Sævik, Å. B., Wolff, A. B., </w:t>
      </w:r>
      <w:proofErr w:type="spellStart"/>
      <w:r w:rsidRPr="7862F459">
        <w:rPr>
          <w:rFonts w:cs="Arial"/>
          <w:lang w:val="en-GB"/>
        </w:rPr>
        <w:t>Björnsdottir</w:t>
      </w:r>
      <w:proofErr w:type="spellEnd"/>
      <w:r w:rsidRPr="7862F459">
        <w:rPr>
          <w:rFonts w:cs="Arial"/>
          <w:lang w:val="en-GB"/>
        </w:rPr>
        <w:t xml:space="preserve">, S., </w:t>
      </w:r>
      <w:proofErr w:type="spellStart"/>
      <w:r w:rsidRPr="7862F459">
        <w:rPr>
          <w:rFonts w:cs="Arial"/>
          <w:lang w:val="en-GB"/>
        </w:rPr>
        <w:t>Simunkova</w:t>
      </w:r>
      <w:proofErr w:type="spellEnd"/>
      <w:r w:rsidRPr="7862F459">
        <w:rPr>
          <w:rFonts w:cs="Arial"/>
          <w:lang w:val="en-GB"/>
        </w:rPr>
        <w:t xml:space="preserve">, K., Hynne, M. S., Dolan, D. W. P., Bratland, E., </w:t>
      </w:r>
      <w:proofErr w:type="spellStart"/>
      <w:r w:rsidRPr="7862F459">
        <w:rPr>
          <w:rFonts w:cs="Arial"/>
          <w:lang w:val="en-GB"/>
        </w:rPr>
        <w:t>Knappskog</w:t>
      </w:r>
      <w:proofErr w:type="spellEnd"/>
      <w:r w:rsidRPr="7862F459">
        <w:rPr>
          <w:rFonts w:cs="Arial"/>
          <w:lang w:val="en-GB"/>
        </w:rPr>
        <w:t xml:space="preserve">, P. M., </w:t>
      </w:r>
      <w:proofErr w:type="spellStart"/>
      <w:r w:rsidRPr="7862F459">
        <w:rPr>
          <w:rFonts w:cs="Arial"/>
          <w:lang w:val="en-GB"/>
        </w:rPr>
        <w:t>Methlie</w:t>
      </w:r>
      <w:proofErr w:type="spellEnd"/>
      <w:r w:rsidRPr="7862F459">
        <w:rPr>
          <w:rFonts w:cs="Arial"/>
          <w:lang w:val="en-GB"/>
        </w:rPr>
        <w:t xml:space="preserve">, P., Carlsen, S., Isaksson, M., Bensing, S., Kämpe, O., </w:t>
      </w:r>
      <w:proofErr w:type="spellStart"/>
      <w:r w:rsidRPr="7862F459">
        <w:rPr>
          <w:rFonts w:cs="Arial"/>
          <w:lang w:val="en-GB"/>
        </w:rPr>
        <w:t>Husebye</w:t>
      </w:r>
      <w:proofErr w:type="spellEnd"/>
      <w:r w:rsidRPr="7862F459">
        <w:rPr>
          <w:rFonts w:cs="Arial"/>
          <w:lang w:val="en-GB"/>
        </w:rPr>
        <w:t xml:space="preserve">, E. S., Løvås, K., Øksnes, M., 2021. Potential transcriptional biomarkers to guide glucocorticoid replacement in autoimmune Addison's disease. </w:t>
      </w:r>
      <w:r w:rsidRPr="7862F459">
        <w:rPr>
          <w:rFonts w:cs="Arial"/>
          <w:lang w:val="da-DK"/>
        </w:rPr>
        <w:t>J Endocr Soc. 5, bvaa202.</w:t>
      </w:r>
    </w:p>
    <w:p w14:paraId="59B270B2" w14:textId="77777777" w:rsidR="009446A5" w:rsidRPr="00B250A0" w:rsidRDefault="009446A5" w:rsidP="00B8003B">
      <w:pPr>
        <w:pStyle w:val="Prrafodelista"/>
        <w:ind w:left="706" w:hanging="706"/>
        <w:rPr>
          <w:rFonts w:cs="Arial"/>
          <w:lang w:val="en-GB"/>
        </w:rPr>
      </w:pPr>
      <w:r w:rsidRPr="7862F459">
        <w:rPr>
          <w:rFonts w:cs="Arial"/>
          <w:lang w:val="da-DK"/>
        </w:rPr>
        <w:t xml:space="preserve">Smedley, D., Haider, S., Durinck, S., Pandini, L., Provero, P., Allen, J., et al., 2015. </w:t>
      </w:r>
      <w:r w:rsidRPr="7862F459">
        <w:rPr>
          <w:rFonts w:cs="Arial"/>
          <w:lang w:val="en-GB"/>
        </w:rPr>
        <w:t xml:space="preserve">The </w:t>
      </w:r>
      <w:proofErr w:type="spellStart"/>
      <w:r w:rsidRPr="7862F459">
        <w:rPr>
          <w:rFonts w:cs="Arial"/>
          <w:lang w:val="en-GB"/>
        </w:rPr>
        <w:t>BioMart</w:t>
      </w:r>
      <w:proofErr w:type="spellEnd"/>
      <w:r w:rsidRPr="7862F459">
        <w:rPr>
          <w:rFonts w:cs="Arial"/>
          <w:lang w:val="en-GB"/>
        </w:rPr>
        <w:t xml:space="preserve"> community portal: an innovative alternative to large, centralized data repositories. Nucleic Acids Res. 43, W589–W598.</w:t>
      </w:r>
    </w:p>
    <w:p w14:paraId="2D9A463D" w14:textId="77777777" w:rsidR="009446A5" w:rsidRPr="00B250A0" w:rsidRDefault="009446A5" w:rsidP="00B8003B">
      <w:pPr>
        <w:pStyle w:val="Prrafodelista"/>
        <w:ind w:left="706" w:hanging="706"/>
        <w:rPr>
          <w:rFonts w:cs="Arial"/>
          <w:lang w:val="en-GB"/>
        </w:rPr>
      </w:pPr>
      <w:r w:rsidRPr="00B250A0">
        <w:rPr>
          <w:rFonts w:cs="Arial"/>
          <w:lang w:val="en-GB"/>
        </w:rPr>
        <w:t xml:space="preserve">Subramanian, I., Verma, S., Kumar, S., Jere, A., Anamika, K., 2020. Multi-omics data integration, interpretation, and its application. </w:t>
      </w:r>
      <w:proofErr w:type="spellStart"/>
      <w:r w:rsidRPr="00B250A0">
        <w:rPr>
          <w:rFonts w:cs="Arial"/>
          <w:lang w:val="en-GB"/>
        </w:rPr>
        <w:t>Bioinform</w:t>
      </w:r>
      <w:proofErr w:type="spellEnd"/>
      <w:r w:rsidRPr="00B250A0">
        <w:rPr>
          <w:rFonts w:cs="Arial"/>
          <w:lang w:val="en-GB"/>
        </w:rPr>
        <w:t xml:space="preserve"> </w:t>
      </w:r>
      <w:proofErr w:type="spellStart"/>
      <w:r w:rsidRPr="00B250A0">
        <w:rPr>
          <w:rFonts w:cs="Arial"/>
          <w:lang w:val="en-GB"/>
        </w:rPr>
        <w:t>Biol</w:t>
      </w:r>
      <w:proofErr w:type="spellEnd"/>
      <w:r w:rsidRPr="00B250A0">
        <w:rPr>
          <w:rFonts w:cs="Arial"/>
          <w:lang w:val="en-GB"/>
        </w:rPr>
        <w:t xml:space="preserve"> Insights. 14, 1177932219899051.</w:t>
      </w:r>
    </w:p>
    <w:p w14:paraId="12856961" w14:textId="77777777" w:rsidR="009446A5" w:rsidRPr="00B250A0" w:rsidRDefault="009446A5" w:rsidP="00B8003B">
      <w:pPr>
        <w:pStyle w:val="Prrafodelista"/>
        <w:ind w:left="706" w:hanging="706"/>
        <w:rPr>
          <w:rFonts w:cs="Arial"/>
          <w:lang w:val="en-GB"/>
        </w:rPr>
      </w:pPr>
      <w:r w:rsidRPr="00B250A0">
        <w:rPr>
          <w:rFonts w:cs="Arial"/>
          <w:lang w:val="en-GB"/>
        </w:rPr>
        <w:t xml:space="preserve">Tanaka, R., Kawai, T., </w:t>
      </w:r>
      <w:proofErr w:type="spellStart"/>
      <w:r w:rsidRPr="00B250A0">
        <w:rPr>
          <w:rFonts w:cs="Arial"/>
          <w:lang w:val="en-GB"/>
        </w:rPr>
        <w:t>Kawakatsu</w:t>
      </w:r>
      <w:proofErr w:type="spellEnd"/>
      <w:r w:rsidRPr="00B250A0">
        <w:rPr>
          <w:rFonts w:cs="Arial"/>
          <w:lang w:val="en-GB"/>
        </w:rPr>
        <w:t>, T., Tanaka, N., Shenton, M., Yabe, S., Uga, Y., 2024. Transcriptome-based prediction for polygenic traits in rice using different gene subsets. BMC Genomics 25, 915.</w:t>
      </w:r>
    </w:p>
    <w:p w14:paraId="23287233" w14:textId="77777777" w:rsidR="009446A5" w:rsidRPr="00B250A0" w:rsidRDefault="009446A5" w:rsidP="00B8003B">
      <w:pPr>
        <w:pStyle w:val="Prrafodelista"/>
        <w:ind w:left="706" w:hanging="706"/>
        <w:rPr>
          <w:rFonts w:cs="Arial"/>
          <w:lang w:val="en-GB"/>
        </w:rPr>
      </w:pPr>
      <w:r w:rsidRPr="00B250A0">
        <w:rPr>
          <w:rFonts w:cs="Arial"/>
          <w:lang w:val="en-GB"/>
        </w:rPr>
        <w:t>Tukey, J. W., 1949. Comparing individual means in the analysis of variance. Biometrics 5, 99–114.</w:t>
      </w:r>
    </w:p>
    <w:p w14:paraId="61B1DEB3" w14:textId="77777777" w:rsidR="009446A5" w:rsidRPr="00446A5A" w:rsidRDefault="009446A5" w:rsidP="00B8003B">
      <w:pPr>
        <w:pStyle w:val="Prrafodelista"/>
        <w:ind w:left="706" w:hanging="706"/>
        <w:rPr>
          <w:rFonts w:cs="Arial"/>
          <w:lang w:val="en-GB"/>
        </w:rPr>
      </w:pPr>
      <w:r w:rsidRPr="00B250A0">
        <w:rPr>
          <w:rFonts w:cs="Arial"/>
          <w:lang w:val="en-GB"/>
        </w:rPr>
        <w:t xml:space="preserve">VanRaden, P. M., 2008. Efficient methods to compute genomic predictions. </w:t>
      </w:r>
      <w:r w:rsidRPr="00446A5A">
        <w:rPr>
          <w:rFonts w:cs="Arial"/>
          <w:lang w:val="en-GB"/>
        </w:rPr>
        <w:t>J Dairy Sci. 91, 4414–4423.</w:t>
      </w:r>
    </w:p>
    <w:p w14:paraId="05B808C9" w14:textId="2EEC0A5E" w:rsidR="009446A5" w:rsidRPr="00B250A0" w:rsidRDefault="009446A5" w:rsidP="00B8003B">
      <w:pPr>
        <w:pStyle w:val="Prrafodelista"/>
        <w:ind w:left="706" w:hanging="706"/>
        <w:rPr>
          <w:rFonts w:cs="Arial"/>
          <w:lang w:val="en-GB"/>
        </w:rPr>
      </w:pPr>
      <w:r w:rsidRPr="00446A5A">
        <w:rPr>
          <w:rFonts w:cs="Arial"/>
          <w:lang w:val="en-GB"/>
        </w:rPr>
        <w:lastRenderedPageBreak/>
        <w:t>Vourlaki, I. T., Ramos-</w:t>
      </w:r>
      <w:proofErr w:type="spellStart"/>
      <w:r w:rsidRPr="00446A5A">
        <w:rPr>
          <w:rFonts w:cs="Arial"/>
          <w:lang w:val="en-GB"/>
        </w:rPr>
        <w:t>Onsins</w:t>
      </w:r>
      <w:proofErr w:type="spellEnd"/>
      <w:r w:rsidRPr="00446A5A">
        <w:rPr>
          <w:rFonts w:cs="Arial"/>
          <w:lang w:val="en-GB"/>
        </w:rPr>
        <w:t xml:space="preserve">, S. E., Pérez-Enciso, M., et al., 2024. </w:t>
      </w:r>
      <w:r w:rsidRPr="7862F459">
        <w:rPr>
          <w:rFonts w:cs="Arial"/>
          <w:lang w:val="en-GB"/>
        </w:rPr>
        <w:t>Evaluation of deep learning for predicting rice traits using structural and single-nucleotide genomic variants. Plant Methods 20, 121.</w:t>
      </w:r>
    </w:p>
    <w:p w14:paraId="0035CB49" w14:textId="77777777" w:rsidR="009446A5" w:rsidRPr="007F3D89" w:rsidRDefault="009446A5" w:rsidP="00B8003B">
      <w:pPr>
        <w:pStyle w:val="Prrafodelista"/>
        <w:ind w:left="706" w:hanging="706"/>
        <w:rPr>
          <w:rFonts w:cs="Arial"/>
          <w:lang w:val="en-US"/>
        </w:rPr>
      </w:pPr>
      <w:r w:rsidRPr="00B250A0">
        <w:rPr>
          <w:rFonts w:cs="Arial"/>
          <w:lang w:val="en-GB"/>
        </w:rPr>
        <w:t xml:space="preserve">Zhao, T., Zeng, J., Cheng, H., 2022. Extend mixed models to multilayer neural networks for genomic prediction including intermediate omics data. </w:t>
      </w:r>
      <w:r w:rsidRPr="007F3D89">
        <w:rPr>
          <w:rFonts w:cs="Arial"/>
          <w:lang w:val="en-US"/>
        </w:rPr>
        <w:t>Genetics 221, iyac034.</w:t>
      </w:r>
    </w:p>
    <w:p w14:paraId="48116519" w14:textId="42B41BD9" w:rsidR="009446A5" w:rsidRPr="00B250A0" w:rsidRDefault="009446A5" w:rsidP="00B8003B">
      <w:pPr>
        <w:pStyle w:val="Prrafodelista"/>
        <w:ind w:left="706" w:hanging="706"/>
        <w:rPr>
          <w:rFonts w:cs="Arial"/>
          <w:lang w:val="en-GB"/>
        </w:rPr>
      </w:pPr>
      <w:proofErr w:type="spellStart"/>
      <w:r w:rsidRPr="7862F459">
        <w:rPr>
          <w:rFonts w:cs="Arial"/>
          <w:lang w:val="en-GB"/>
        </w:rPr>
        <w:t>Zuberbuehler</w:t>
      </w:r>
      <w:proofErr w:type="spellEnd"/>
      <w:r w:rsidRPr="7862F459">
        <w:rPr>
          <w:rFonts w:cs="Arial"/>
          <w:lang w:val="en-GB"/>
        </w:rPr>
        <w:t xml:space="preserve">, M. K., Parker, M. E., Wheaton, J. D., Espinosa, J. R., </w:t>
      </w:r>
      <w:proofErr w:type="spellStart"/>
      <w:r w:rsidRPr="7862F459">
        <w:rPr>
          <w:rFonts w:cs="Arial"/>
          <w:lang w:val="en-GB"/>
        </w:rPr>
        <w:t>Salzler</w:t>
      </w:r>
      <w:proofErr w:type="spellEnd"/>
      <w:r w:rsidRPr="7862F459">
        <w:rPr>
          <w:rFonts w:cs="Arial"/>
          <w:lang w:val="en-GB"/>
        </w:rPr>
        <w:t>, H. R., Park, E., Ciofani, M., 2019. The transcription factor c-</w:t>
      </w:r>
      <w:proofErr w:type="spellStart"/>
      <w:r w:rsidRPr="7862F459">
        <w:rPr>
          <w:rFonts w:cs="Arial"/>
          <w:lang w:val="en-GB"/>
        </w:rPr>
        <w:t>Maf</w:t>
      </w:r>
      <w:proofErr w:type="spellEnd"/>
      <w:r w:rsidRPr="7862F459">
        <w:rPr>
          <w:rFonts w:cs="Arial"/>
          <w:lang w:val="en-GB"/>
        </w:rPr>
        <w:t xml:space="preserve"> is essential for the commitment of IL-17-producing </w:t>
      </w:r>
      <w:proofErr w:type="spellStart"/>
      <w:r w:rsidRPr="7862F459">
        <w:rPr>
          <w:rFonts w:cs="Arial"/>
          <w:lang w:val="en-GB"/>
        </w:rPr>
        <w:t>γδ</w:t>
      </w:r>
      <w:proofErr w:type="spellEnd"/>
      <w:r w:rsidRPr="7862F459">
        <w:rPr>
          <w:rFonts w:cs="Arial"/>
          <w:lang w:val="en-GB"/>
        </w:rPr>
        <w:t xml:space="preserve"> T cells. Nat Immunol. 20, 73–85.</w:t>
      </w:r>
    </w:p>
    <w:p w14:paraId="65C792D3" w14:textId="05F3769C" w:rsidR="0003379F" w:rsidRPr="00B250A0" w:rsidRDefault="7DE0AF24" w:rsidP="21F33381">
      <w:pPr>
        <w:spacing w:after="0"/>
        <w:ind w:left="706" w:hanging="706"/>
      </w:pPr>
      <w:r w:rsidRPr="21F33381">
        <w:rPr>
          <w:rFonts w:eastAsia="Arial" w:cs="Arial"/>
          <w:szCs w:val="24"/>
          <w:highlight w:val="yellow"/>
        </w:rPr>
        <w:t xml:space="preserve">Guo X., Sarup P., Bay Nord A., </w:t>
      </w:r>
      <w:proofErr w:type="spellStart"/>
      <w:r w:rsidRPr="21F33381">
        <w:rPr>
          <w:rFonts w:eastAsia="Arial" w:cs="Arial"/>
          <w:szCs w:val="24"/>
          <w:highlight w:val="yellow"/>
        </w:rPr>
        <w:t>Henryon</w:t>
      </w:r>
      <w:proofErr w:type="spellEnd"/>
      <w:r w:rsidRPr="21F33381">
        <w:rPr>
          <w:rFonts w:eastAsia="Arial" w:cs="Arial"/>
          <w:szCs w:val="24"/>
          <w:highlight w:val="yellow"/>
        </w:rPr>
        <w:t xml:space="preserve"> M., Ostersen T., Christensen O.F., 2025. Metabolomic-genomic prediction realizes small increases in accuracy of estimated breeding values for daily gain in pigs. Genetics Selection Evolution 57, 24.</w:t>
      </w:r>
    </w:p>
    <w:p w14:paraId="78124FC9" w14:textId="4BD033C8" w:rsidR="0003379F" w:rsidRPr="00B250A0" w:rsidRDefault="7DE0AF24" w:rsidP="21F33381">
      <w:pPr>
        <w:spacing w:after="0"/>
        <w:ind w:left="706" w:hanging="706"/>
      </w:pPr>
      <w:r w:rsidRPr="21F33381">
        <w:rPr>
          <w:rFonts w:eastAsia="Arial" w:cs="Arial"/>
          <w:szCs w:val="24"/>
          <w:highlight w:val="yellow"/>
        </w:rPr>
        <w:t xml:space="preserve"> </w:t>
      </w:r>
    </w:p>
    <w:p w14:paraId="446A170C" w14:textId="4E0DAB10" w:rsidR="0003379F" w:rsidRPr="00B250A0" w:rsidRDefault="7DE0AF24" w:rsidP="21F33381">
      <w:pPr>
        <w:spacing w:after="0"/>
        <w:ind w:left="706" w:hanging="706"/>
      </w:pPr>
      <w:r w:rsidRPr="21F33381">
        <w:rPr>
          <w:rFonts w:eastAsia="Arial" w:cs="Arial"/>
          <w:szCs w:val="24"/>
          <w:highlight w:val="yellow"/>
        </w:rPr>
        <w:t>Xu, F., Che, Z., Qiao, J., Han, P., Miao, N., Dai, X., Fu, Y., Li, X., Zhu, M., 2024. Integrating gene expression data into single-step method (</w:t>
      </w:r>
      <w:proofErr w:type="spellStart"/>
      <w:r w:rsidRPr="21F33381">
        <w:rPr>
          <w:rFonts w:eastAsia="Arial" w:cs="Arial"/>
          <w:szCs w:val="24"/>
          <w:highlight w:val="yellow"/>
        </w:rPr>
        <w:t>ssBLUP</w:t>
      </w:r>
      <w:proofErr w:type="spellEnd"/>
      <w:r w:rsidRPr="21F33381">
        <w:rPr>
          <w:rFonts w:eastAsia="Arial" w:cs="Arial"/>
          <w:szCs w:val="24"/>
          <w:highlight w:val="yellow"/>
        </w:rPr>
        <w:t xml:space="preserve">) improves genomic prediction accuracy for complex traits of Duroc × </w:t>
      </w:r>
      <w:proofErr w:type="spellStart"/>
      <w:r w:rsidRPr="21F33381">
        <w:rPr>
          <w:rFonts w:eastAsia="Arial" w:cs="Arial"/>
          <w:szCs w:val="24"/>
          <w:highlight w:val="yellow"/>
        </w:rPr>
        <w:t>Erhualian</w:t>
      </w:r>
      <w:proofErr w:type="spellEnd"/>
      <w:r w:rsidRPr="21F33381">
        <w:rPr>
          <w:rFonts w:eastAsia="Arial" w:cs="Arial"/>
          <w:szCs w:val="24"/>
          <w:highlight w:val="yellow"/>
        </w:rPr>
        <w:t xml:space="preserve"> F2 pig population. Current Issues in Molecular Biology 46, 13713–13724.</w:t>
      </w:r>
    </w:p>
    <w:p w14:paraId="7668967E" w14:textId="4D5F4241" w:rsidR="0003379F" w:rsidRPr="00B250A0" w:rsidRDefault="7DE0AF24" w:rsidP="21F33381">
      <w:pPr>
        <w:spacing w:after="0"/>
        <w:ind w:left="706" w:hanging="706"/>
      </w:pPr>
      <w:r w:rsidRPr="21F33381">
        <w:rPr>
          <w:rFonts w:eastAsia="Arial" w:cs="Arial"/>
          <w:szCs w:val="24"/>
          <w:highlight w:val="yellow"/>
        </w:rPr>
        <w:t xml:space="preserve">Haas, V. P., Wellmann, R., </w:t>
      </w:r>
      <w:proofErr w:type="spellStart"/>
      <w:r w:rsidRPr="21F33381">
        <w:rPr>
          <w:rFonts w:eastAsia="Arial" w:cs="Arial"/>
          <w:szCs w:val="24"/>
          <w:highlight w:val="yellow"/>
        </w:rPr>
        <w:t>Duenk</w:t>
      </w:r>
      <w:proofErr w:type="spellEnd"/>
      <w:r w:rsidRPr="21F33381">
        <w:rPr>
          <w:rFonts w:eastAsia="Arial" w:cs="Arial"/>
          <w:szCs w:val="24"/>
          <w:highlight w:val="yellow"/>
        </w:rPr>
        <w:t xml:space="preserve">, P., Oster, M., </w:t>
      </w:r>
      <w:proofErr w:type="spellStart"/>
      <w:r w:rsidRPr="21F33381">
        <w:rPr>
          <w:rFonts w:eastAsia="Arial" w:cs="Arial"/>
          <w:szCs w:val="24"/>
          <w:highlight w:val="yellow"/>
        </w:rPr>
        <w:t>Ponsuksili</w:t>
      </w:r>
      <w:proofErr w:type="spellEnd"/>
      <w:r w:rsidRPr="21F33381">
        <w:rPr>
          <w:rFonts w:eastAsia="Arial" w:cs="Arial"/>
          <w:szCs w:val="24"/>
          <w:highlight w:val="yellow"/>
        </w:rPr>
        <w:t>, S., Bennewitz, J., Calus, M. P. L., 2025. Incorporating transcriptomic data into genomic prediction models to improve the prediction accuracy of phenotypes of efficiency traits. Genetics Selection Evolution 57, 59.</w:t>
      </w:r>
    </w:p>
    <w:p w14:paraId="0A3BA9AB" w14:textId="7CC636BF" w:rsidR="0003379F" w:rsidRPr="00B250A0" w:rsidRDefault="00475B93" w:rsidP="21F33381">
      <w:pPr>
        <w:spacing w:after="0"/>
        <w:ind w:left="706" w:hanging="706"/>
      </w:pPr>
      <w:r w:rsidRPr="21F33381">
        <w:rPr>
          <w:rFonts w:eastAsia="Arial" w:cs="Arial"/>
          <w:szCs w:val="24"/>
          <w:highlight w:val="yellow"/>
        </w:rPr>
        <w:t>R Core Team., 2025. R: a language and environment for statistical computing. Vienna: R foundation for statistical computing.</w:t>
      </w:r>
    </w:p>
    <w:p w14:paraId="59A1CC57" w14:textId="6D2D7780" w:rsidR="0003379F" w:rsidRPr="00B250A0" w:rsidRDefault="7DE0AF24" w:rsidP="21F33381">
      <w:pPr>
        <w:ind w:left="706" w:hanging="706"/>
      </w:pPr>
      <w:r w:rsidRPr="21F33381">
        <w:rPr>
          <w:rFonts w:eastAsia="Arial" w:cs="Arial"/>
          <w:szCs w:val="24"/>
          <w:highlight w:val="yellow"/>
        </w:rPr>
        <w:lastRenderedPageBreak/>
        <w:t xml:space="preserve">Ramayo-Caldas, Y., Zingaretti, L. M., Pérez-Pascual, D., Alexandre, P. A., </w:t>
      </w:r>
      <w:proofErr w:type="spellStart"/>
      <w:r w:rsidRPr="21F33381">
        <w:rPr>
          <w:rFonts w:eastAsia="Arial" w:cs="Arial"/>
          <w:szCs w:val="24"/>
          <w:highlight w:val="yellow"/>
        </w:rPr>
        <w:t>Reverter</w:t>
      </w:r>
      <w:proofErr w:type="spellEnd"/>
      <w:r w:rsidRPr="21F33381">
        <w:rPr>
          <w:rFonts w:eastAsia="Arial" w:cs="Arial"/>
          <w:szCs w:val="24"/>
          <w:highlight w:val="yellow"/>
        </w:rPr>
        <w:t>, A., Dalmau, A., Quintanilla, R., Ballester, M., 2021. Leveraging host-genetics and gut microbiota to determine immunocompetence in pigs. Animal Microbiome 3, 74.</w:t>
      </w:r>
    </w:p>
    <w:p w14:paraId="604212AA" w14:textId="724E067C" w:rsidR="0003379F" w:rsidRPr="00B250A0" w:rsidRDefault="0236B55C" w:rsidP="21D95682">
      <w:pPr>
        <w:ind w:left="706" w:hanging="706"/>
        <w:rPr>
          <w:rFonts w:eastAsia="Arial" w:cs="Arial"/>
          <w:szCs w:val="24"/>
          <w:highlight w:val="yellow"/>
        </w:rPr>
      </w:pPr>
      <w:r w:rsidRPr="21D95682">
        <w:rPr>
          <w:rFonts w:eastAsia="Arial" w:cs="Arial"/>
          <w:szCs w:val="24"/>
          <w:highlight w:val="yellow"/>
        </w:rPr>
        <w:t xml:space="preserve">Palermo, G., Piraino, P., </w:t>
      </w:r>
      <w:proofErr w:type="spellStart"/>
      <w:r w:rsidRPr="21D95682">
        <w:rPr>
          <w:rFonts w:eastAsia="Arial" w:cs="Arial"/>
          <w:szCs w:val="24"/>
          <w:highlight w:val="yellow"/>
        </w:rPr>
        <w:t>Zucht</w:t>
      </w:r>
      <w:proofErr w:type="spellEnd"/>
      <w:r w:rsidRPr="21D95682">
        <w:rPr>
          <w:rFonts w:eastAsia="Arial" w:cs="Arial"/>
          <w:szCs w:val="24"/>
          <w:highlight w:val="yellow"/>
        </w:rPr>
        <w:t xml:space="preserve">, H.D., 2009. Performance of PLS regression coefficients in selecting variables for each response of a multivariate PLS for omics-type data. Adv. Appl. </w:t>
      </w:r>
      <w:proofErr w:type="spellStart"/>
      <w:r w:rsidRPr="21D95682">
        <w:rPr>
          <w:rFonts w:eastAsia="Arial" w:cs="Arial"/>
          <w:szCs w:val="24"/>
          <w:highlight w:val="yellow"/>
        </w:rPr>
        <w:t>Bioinform</w:t>
      </w:r>
      <w:proofErr w:type="spellEnd"/>
      <w:r w:rsidRPr="21D95682">
        <w:rPr>
          <w:rFonts w:eastAsia="Arial" w:cs="Arial"/>
          <w:szCs w:val="24"/>
          <w:highlight w:val="yellow"/>
        </w:rPr>
        <w:t>. Chem. 2, 57–70.</w:t>
      </w:r>
    </w:p>
    <w:p w14:paraId="5C714ACC" w14:textId="44B408A9" w:rsidR="0003379F" w:rsidRPr="00B250A0" w:rsidRDefault="2468F790" w:rsidP="21D95682">
      <w:pPr>
        <w:ind w:left="706" w:hanging="706"/>
        <w:rPr>
          <w:rFonts w:eastAsia="Arial" w:cs="Arial"/>
          <w:szCs w:val="24"/>
          <w:highlight w:val="yellow"/>
        </w:rPr>
      </w:pPr>
      <w:r w:rsidRPr="21D95682">
        <w:rPr>
          <w:rFonts w:eastAsia="Arial" w:cs="Arial"/>
          <w:szCs w:val="24"/>
          <w:highlight w:val="yellow"/>
        </w:rPr>
        <w:t xml:space="preserve">Lee, S.Y., </w:t>
      </w:r>
      <w:proofErr w:type="spellStart"/>
      <w:r w:rsidRPr="21D95682">
        <w:rPr>
          <w:rFonts w:eastAsia="Arial" w:cs="Arial"/>
          <w:szCs w:val="24"/>
          <w:highlight w:val="yellow"/>
        </w:rPr>
        <w:t>Mediani</w:t>
      </w:r>
      <w:proofErr w:type="spellEnd"/>
      <w:r w:rsidRPr="21D95682">
        <w:rPr>
          <w:rFonts w:eastAsia="Arial" w:cs="Arial"/>
          <w:szCs w:val="24"/>
          <w:highlight w:val="yellow"/>
        </w:rPr>
        <w:t xml:space="preserve">, A., </w:t>
      </w:r>
      <w:proofErr w:type="spellStart"/>
      <w:r w:rsidRPr="21D95682">
        <w:rPr>
          <w:rFonts w:eastAsia="Arial" w:cs="Arial"/>
          <w:szCs w:val="24"/>
          <w:highlight w:val="yellow"/>
        </w:rPr>
        <w:t>Maulidiani</w:t>
      </w:r>
      <w:proofErr w:type="spellEnd"/>
      <w:r w:rsidRPr="21D95682">
        <w:rPr>
          <w:rFonts w:eastAsia="Arial" w:cs="Arial"/>
          <w:szCs w:val="24"/>
          <w:highlight w:val="yellow"/>
        </w:rPr>
        <w:t>, M., Khatib, A., Ismail, I.S., Zawawi, N., Abas, F., 2018. Comparison of partial least squares and random forests for evaluating relationship between phenolics and bioactivities of Neptunia oleracea. J. Sci. Food Agric. 98, 240–252.</w:t>
      </w:r>
    </w:p>
    <w:p w14:paraId="73C8941D" w14:textId="793F82FA" w:rsidR="0003379F" w:rsidRPr="00B250A0" w:rsidRDefault="644B3A2B" w:rsidP="21D95682">
      <w:pPr>
        <w:ind w:left="706" w:hanging="706"/>
      </w:pPr>
      <w:r w:rsidRPr="7862F459">
        <w:rPr>
          <w:rFonts w:eastAsia="Arial" w:cs="Arial"/>
          <w:highlight w:val="yellow"/>
        </w:rPr>
        <w:t xml:space="preserve">Mehmood, T., Liland, K. H., </w:t>
      </w:r>
      <w:proofErr w:type="spellStart"/>
      <w:r w:rsidRPr="7862F459">
        <w:rPr>
          <w:rFonts w:eastAsia="Arial" w:cs="Arial"/>
          <w:highlight w:val="yellow"/>
        </w:rPr>
        <w:t>Snipen</w:t>
      </w:r>
      <w:proofErr w:type="spellEnd"/>
      <w:r w:rsidRPr="7862F459">
        <w:rPr>
          <w:rFonts w:eastAsia="Arial" w:cs="Arial"/>
          <w:highlight w:val="yellow"/>
        </w:rPr>
        <w:t xml:space="preserve">, L., Sæbø, S., 2012. A review of variable selection methods in Partial Least Squares Regression. </w:t>
      </w:r>
      <w:r w:rsidRPr="7862F459">
        <w:rPr>
          <w:rFonts w:eastAsia="Arial" w:cs="Arial"/>
          <w:i/>
          <w:iCs/>
          <w:highlight w:val="yellow"/>
        </w:rPr>
        <w:t>Chemometrics and Intelligent Laboratory Systems</w:t>
      </w:r>
      <w:r w:rsidRPr="7862F459">
        <w:rPr>
          <w:rFonts w:eastAsia="Arial" w:cs="Arial"/>
          <w:highlight w:val="yellow"/>
        </w:rPr>
        <w:t xml:space="preserve"> 118, 62–69.</w:t>
      </w:r>
    </w:p>
    <w:p w14:paraId="05159038" w14:textId="414D0010" w:rsidR="5B849050" w:rsidRDefault="5B849050" w:rsidP="7862F459">
      <w:pPr>
        <w:ind w:left="706" w:hanging="706"/>
        <w:rPr>
          <w:rFonts w:eastAsia="Arial" w:cs="Arial"/>
          <w:szCs w:val="24"/>
          <w:highlight w:val="yellow"/>
        </w:rPr>
      </w:pPr>
      <w:r w:rsidRPr="7862F459">
        <w:rPr>
          <w:rFonts w:eastAsia="Arial" w:cs="Arial"/>
          <w:szCs w:val="24"/>
          <w:highlight w:val="yellow"/>
        </w:rPr>
        <w:t xml:space="preserve">Wingett, S.W., Andrews, S., 2018. </w:t>
      </w:r>
      <w:proofErr w:type="spellStart"/>
      <w:r w:rsidRPr="7862F459">
        <w:rPr>
          <w:rFonts w:eastAsia="Arial" w:cs="Arial"/>
          <w:szCs w:val="24"/>
          <w:highlight w:val="yellow"/>
        </w:rPr>
        <w:t>FastQ</w:t>
      </w:r>
      <w:proofErr w:type="spellEnd"/>
      <w:r w:rsidRPr="7862F459">
        <w:rPr>
          <w:rFonts w:eastAsia="Arial" w:cs="Arial"/>
          <w:szCs w:val="24"/>
          <w:highlight w:val="yellow"/>
        </w:rPr>
        <w:t xml:space="preserve"> Screen: A tool for multi-genome mapping and quality control. F1000Research 7, 1338.</w:t>
      </w:r>
    </w:p>
    <w:p w14:paraId="1149D695" w14:textId="1E97A627" w:rsidR="5B849050" w:rsidRDefault="5B849050" w:rsidP="7862F459">
      <w:pPr>
        <w:ind w:left="706" w:hanging="706"/>
        <w:rPr>
          <w:rFonts w:eastAsia="Arial" w:cs="Arial"/>
          <w:szCs w:val="24"/>
          <w:highlight w:val="yellow"/>
        </w:rPr>
      </w:pPr>
      <w:r w:rsidRPr="3208D4E5">
        <w:rPr>
          <w:rFonts w:eastAsia="Arial" w:cs="Arial"/>
          <w:highlight w:val="yellow"/>
        </w:rPr>
        <w:t xml:space="preserve">Dobin, A., Davis, C.A., Schlesinger, F., </w:t>
      </w:r>
      <w:proofErr w:type="spellStart"/>
      <w:r w:rsidRPr="3208D4E5">
        <w:rPr>
          <w:rFonts w:eastAsia="Arial" w:cs="Arial"/>
          <w:highlight w:val="yellow"/>
        </w:rPr>
        <w:t>Drenkow</w:t>
      </w:r>
      <w:proofErr w:type="spellEnd"/>
      <w:r w:rsidRPr="3208D4E5">
        <w:rPr>
          <w:rFonts w:eastAsia="Arial" w:cs="Arial"/>
          <w:highlight w:val="yellow"/>
        </w:rPr>
        <w:t>, J., Zaleski, C., Jha, S., et al., 2013. STAR: ultrafast universal RNA-</w:t>
      </w:r>
      <w:proofErr w:type="spellStart"/>
      <w:r w:rsidRPr="3208D4E5">
        <w:rPr>
          <w:rFonts w:eastAsia="Arial" w:cs="Arial"/>
          <w:highlight w:val="yellow"/>
        </w:rPr>
        <w:t>seq</w:t>
      </w:r>
      <w:proofErr w:type="spellEnd"/>
      <w:r w:rsidRPr="3208D4E5">
        <w:rPr>
          <w:rFonts w:eastAsia="Arial" w:cs="Arial"/>
          <w:highlight w:val="yellow"/>
        </w:rPr>
        <w:t xml:space="preserve"> aligner. Bioinformatics 29, 15–21.</w:t>
      </w:r>
    </w:p>
    <w:p w14:paraId="029C5004" w14:textId="35DFA9D5" w:rsidR="69FA62CA" w:rsidRDefault="69FA62CA" w:rsidP="3208D4E5">
      <w:pPr>
        <w:ind w:left="706" w:hanging="706"/>
        <w:rPr>
          <w:rFonts w:eastAsia="Arial" w:cs="Arial"/>
          <w:highlight w:val="yellow"/>
        </w:rPr>
      </w:pPr>
      <w:r w:rsidRPr="3208D4E5">
        <w:rPr>
          <w:rFonts w:eastAsia="Arial" w:cs="Arial"/>
          <w:highlight w:val="yellow"/>
        </w:rPr>
        <w:t xml:space="preserve">Takamatsu, H.H., Denyer, M.S., Stirling, C., Cox, S., Aggarwal, N., Dash, P., Wileman, T.E., Barnett, P.V., 2006. Porcine </w:t>
      </w:r>
      <w:proofErr w:type="spellStart"/>
      <w:r w:rsidRPr="3208D4E5">
        <w:rPr>
          <w:rFonts w:eastAsia="Arial" w:cs="Arial"/>
          <w:highlight w:val="yellow"/>
        </w:rPr>
        <w:t>γδ</w:t>
      </w:r>
      <w:proofErr w:type="spellEnd"/>
      <w:r w:rsidRPr="3208D4E5">
        <w:rPr>
          <w:rFonts w:eastAsia="Arial" w:cs="Arial"/>
          <w:highlight w:val="yellow"/>
        </w:rPr>
        <w:t xml:space="preserve"> T cells: possible roles in the innate and adaptive immune responses following virus infection. Veterinary Immunology and Immunopathology 112, 49–61.</w:t>
      </w:r>
    </w:p>
    <w:p w14:paraId="4AB1F9D3" w14:textId="5128BED6" w:rsidR="69FA62CA" w:rsidRPr="00446A5A" w:rsidRDefault="69FA62CA" w:rsidP="3208D4E5">
      <w:pPr>
        <w:ind w:left="706" w:hanging="706"/>
      </w:pPr>
      <w:r w:rsidRPr="3208D4E5">
        <w:rPr>
          <w:rFonts w:eastAsia="Arial" w:cs="Arial"/>
          <w:highlight w:val="yellow"/>
        </w:rPr>
        <w:lastRenderedPageBreak/>
        <w:t xml:space="preserve">Sagar, </w:t>
      </w:r>
      <w:proofErr w:type="spellStart"/>
      <w:r w:rsidRPr="3208D4E5">
        <w:rPr>
          <w:rFonts w:eastAsia="Arial" w:cs="Arial"/>
          <w:highlight w:val="yellow"/>
        </w:rPr>
        <w:t>Pokrovskii</w:t>
      </w:r>
      <w:proofErr w:type="spellEnd"/>
      <w:r w:rsidRPr="3208D4E5">
        <w:rPr>
          <w:rFonts w:eastAsia="Arial" w:cs="Arial"/>
          <w:highlight w:val="yellow"/>
        </w:rPr>
        <w:t xml:space="preserve">, M., Herman, J.S., Naik, S., Sock, E., Zeis, P., Lausch, U., Wegner, M., </w:t>
      </w:r>
      <w:proofErr w:type="spellStart"/>
      <w:r w:rsidRPr="3208D4E5">
        <w:rPr>
          <w:rFonts w:eastAsia="Arial" w:cs="Arial"/>
          <w:highlight w:val="yellow"/>
        </w:rPr>
        <w:t>Tanriver</w:t>
      </w:r>
      <w:proofErr w:type="spellEnd"/>
      <w:r w:rsidRPr="3208D4E5">
        <w:rPr>
          <w:rFonts w:eastAsia="Arial" w:cs="Arial"/>
          <w:highlight w:val="yellow"/>
        </w:rPr>
        <w:t xml:space="preserve">, Y., Littman, D.R., Grün, D., 2020. Deciphering the regulatory landscape of </w:t>
      </w:r>
      <w:proofErr w:type="spellStart"/>
      <w:r w:rsidRPr="3208D4E5">
        <w:rPr>
          <w:rFonts w:eastAsia="Arial" w:cs="Arial"/>
          <w:highlight w:val="yellow"/>
        </w:rPr>
        <w:t>fetal</w:t>
      </w:r>
      <w:proofErr w:type="spellEnd"/>
      <w:r w:rsidRPr="3208D4E5">
        <w:rPr>
          <w:rFonts w:eastAsia="Arial" w:cs="Arial"/>
          <w:highlight w:val="yellow"/>
        </w:rPr>
        <w:t xml:space="preserve"> and adult </w:t>
      </w:r>
      <w:proofErr w:type="spellStart"/>
      <w:r w:rsidRPr="3208D4E5">
        <w:rPr>
          <w:rFonts w:eastAsia="Arial" w:cs="Arial"/>
          <w:highlight w:val="yellow"/>
        </w:rPr>
        <w:t>γδ</w:t>
      </w:r>
      <w:proofErr w:type="spellEnd"/>
      <w:r w:rsidRPr="3208D4E5">
        <w:rPr>
          <w:rFonts w:eastAsia="Arial" w:cs="Arial"/>
          <w:highlight w:val="yellow"/>
        </w:rPr>
        <w:t xml:space="preserve"> T-cell development at single-cell resolution. </w:t>
      </w:r>
      <w:r w:rsidRPr="00446A5A">
        <w:rPr>
          <w:rFonts w:eastAsia="Arial" w:cs="Arial"/>
          <w:highlight w:val="yellow"/>
        </w:rPr>
        <w:t>EMBO Journal 39, e104159.</w:t>
      </w:r>
    </w:p>
    <w:p w14:paraId="2804E1C7" w14:textId="777D25D2" w:rsidR="69FA62CA" w:rsidRPr="00446A5A" w:rsidRDefault="69FA62CA" w:rsidP="3208D4E5">
      <w:pPr>
        <w:ind w:left="706" w:hanging="706"/>
      </w:pPr>
      <w:r w:rsidRPr="00446A5A">
        <w:rPr>
          <w:rFonts w:eastAsia="Arial" w:cs="Arial"/>
          <w:highlight w:val="yellow"/>
        </w:rPr>
        <w:t>doi:10.15252/embj.2019104159</w:t>
      </w:r>
    </w:p>
    <w:p w14:paraId="722108A2" w14:textId="18C0BFE9" w:rsidR="69FA62CA" w:rsidRDefault="69FA62CA" w:rsidP="3208D4E5">
      <w:pPr>
        <w:ind w:left="706" w:hanging="706"/>
      </w:pPr>
      <w:proofErr w:type="spellStart"/>
      <w:r w:rsidRPr="00446A5A">
        <w:rPr>
          <w:rFonts w:eastAsia="Arial" w:cs="Arial"/>
          <w:highlight w:val="yellow"/>
        </w:rPr>
        <w:t>Tarrés</w:t>
      </w:r>
      <w:proofErr w:type="spellEnd"/>
      <w:r w:rsidRPr="00446A5A">
        <w:rPr>
          <w:rFonts w:eastAsia="Arial" w:cs="Arial"/>
          <w:highlight w:val="yellow"/>
        </w:rPr>
        <w:t xml:space="preserve">, J., </w:t>
      </w:r>
      <w:proofErr w:type="spellStart"/>
      <w:r w:rsidRPr="00446A5A">
        <w:rPr>
          <w:rFonts w:eastAsia="Arial" w:cs="Arial"/>
          <w:highlight w:val="yellow"/>
        </w:rPr>
        <w:t>Jové-Juncà</w:t>
      </w:r>
      <w:proofErr w:type="spellEnd"/>
      <w:r w:rsidRPr="00446A5A">
        <w:rPr>
          <w:rFonts w:eastAsia="Arial" w:cs="Arial"/>
          <w:highlight w:val="yellow"/>
        </w:rPr>
        <w:t>, T., Hernández-</w:t>
      </w:r>
      <w:proofErr w:type="spellStart"/>
      <w:r w:rsidRPr="00446A5A">
        <w:rPr>
          <w:rFonts w:eastAsia="Arial" w:cs="Arial"/>
          <w:highlight w:val="yellow"/>
        </w:rPr>
        <w:t>Banqué</w:t>
      </w:r>
      <w:proofErr w:type="spellEnd"/>
      <w:r w:rsidRPr="00446A5A">
        <w:rPr>
          <w:rFonts w:eastAsia="Arial" w:cs="Arial"/>
          <w:highlight w:val="yellow"/>
        </w:rPr>
        <w:t xml:space="preserve">, C., González-Rodríguez, O., Ganges, L., Gol, S., Díaz, M., </w:t>
      </w:r>
      <w:proofErr w:type="spellStart"/>
      <w:r w:rsidRPr="00446A5A">
        <w:rPr>
          <w:rFonts w:eastAsia="Arial" w:cs="Arial"/>
          <w:highlight w:val="yellow"/>
        </w:rPr>
        <w:t>Reixach</w:t>
      </w:r>
      <w:proofErr w:type="spellEnd"/>
      <w:r w:rsidRPr="00446A5A">
        <w:rPr>
          <w:rFonts w:eastAsia="Arial" w:cs="Arial"/>
          <w:highlight w:val="yellow"/>
        </w:rPr>
        <w:t xml:space="preserve">, J., Pena, R.N., Quintanilla, R., Ballester, M., 2024. </w:t>
      </w:r>
      <w:r w:rsidRPr="007F3D89">
        <w:rPr>
          <w:rFonts w:eastAsia="Arial" w:cs="Arial"/>
          <w:highlight w:val="yellow"/>
          <w:lang w:val="en-US"/>
        </w:rPr>
        <w:t>Insights into genetic determinants of piglet survival during a PRRSV outbreak. Vet. Res. 55, 160.</w:t>
      </w:r>
    </w:p>
    <w:p w14:paraId="4B788F71" w14:textId="45B0423A" w:rsidR="69FA62CA" w:rsidRDefault="69FA62CA" w:rsidP="3208D4E5">
      <w:pPr>
        <w:ind w:left="706" w:hanging="706"/>
      </w:pPr>
      <w:r w:rsidRPr="3208D4E5">
        <w:rPr>
          <w:rFonts w:eastAsia="Arial" w:cs="Arial"/>
          <w:highlight w:val="yellow"/>
        </w:rPr>
        <w:t xml:space="preserve">Tsoulia, T., Sundaram, A.Y.M., Amundsen, M.M., Aardal, M.J., Mira, M.S., Ploss, F.B., Faller, R., Jensen, I., Gjessing, M.C., Brauner, C., Dahle, M.K., 2025. Effects of glucocorticoid receptor activation on gene expression and antiviral responses in Atlantic salmon (Salmo </w:t>
      </w:r>
      <w:proofErr w:type="spellStart"/>
      <w:r w:rsidRPr="3208D4E5">
        <w:rPr>
          <w:rFonts w:eastAsia="Arial" w:cs="Arial"/>
          <w:highlight w:val="yellow"/>
        </w:rPr>
        <w:t>salar</w:t>
      </w:r>
      <w:proofErr w:type="spellEnd"/>
      <w:r w:rsidRPr="3208D4E5">
        <w:rPr>
          <w:rFonts w:eastAsia="Arial" w:cs="Arial"/>
          <w:highlight w:val="yellow"/>
        </w:rPr>
        <w:t xml:space="preserve"> L.) red blood cells. Vet. Res. 56, 188.</w:t>
      </w:r>
    </w:p>
    <w:p w14:paraId="35AF8427" w14:textId="0E5A4816" w:rsidR="4A12CB06" w:rsidRDefault="4A12CB06" w:rsidP="439F5E4A">
      <w:pPr>
        <w:ind w:left="706" w:hanging="706"/>
        <w:rPr>
          <w:rFonts w:eastAsia="Arial" w:cs="Arial"/>
          <w:szCs w:val="24"/>
          <w:highlight w:val="yellow"/>
        </w:rPr>
      </w:pPr>
      <w:r w:rsidRPr="439F5E4A">
        <w:rPr>
          <w:rFonts w:eastAsia="Arial" w:cs="Arial"/>
          <w:szCs w:val="24"/>
          <w:highlight w:val="yellow"/>
        </w:rPr>
        <w:t xml:space="preserve">Bezanson, J., Edelman, A., Karpinski, S., &amp; Shah, V. B. (2017). Julia: A fresh approach to numerical computing. </w:t>
      </w:r>
      <w:r w:rsidRPr="439F5E4A">
        <w:rPr>
          <w:rFonts w:eastAsia="Arial" w:cs="Arial"/>
          <w:i/>
          <w:iCs/>
          <w:szCs w:val="24"/>
          <w:highlight w:val="yellow"/>
        </w:rPr>
        <w:t>SIAM Review</w:t>
      </w:r>
      <w:r w:rsidRPr="439F5E4A">
        <w:rPr>
          <w:rFonts w:eastAsia="Arial" w:cs="Arial"/>
          <w:szCs w:val="24"/>
          <w:highlight w:val="yellow"/>
        </w:rPr>
        <w:t>, 59(1), 65–98.</w:t>
      </w:r>
    </w:p>
    <w:p w14:paraId="384C3537" w14:textId="7B0BB38E" w:rsidR="37F95836" w:rsidRDefault="37F95836" w:rsidP="439F5E4A">
      <w:pPr>
        <w:ind w:left="706" w:hanging="706"/>
        <w:rPr>
          <w:rFonts w:eastAsia="Arial" w:cs="Arial"/>
          <w:highlight w:val="yellow"/>
        </w:rPr>
      </w:pPr>
      <w:r w:rsidRPr="2E2CAA47">
        <w:rPr>
          <w:rFonts w:eastAsia="Arial" w:cs="Arial"/>
          <w:highlight w:val="yellow"/>
        </w:rPr>
        <w:t xml:space="preserve">Zhao, T., Fernando, R., Cheng, H., 2021. Interpretable artificial neural networks incorporating Bayesian alphabet models for genome-wide prediction and association studies. </w:t>
      </w:r>
      <w:r w:rsidRPr="2E2CAA47">
        <w:rPr>
          <w:rFonts w:eastAsia="Arial" w:cs="Arial"/>
          <w:i/>
          <w:highlight w:val="yellow"/>
        </w:rPr>
        <w:t>G3</w:t>
      </w:r>
      <w:r w:rsidRPr="2E2CAA47">
        <w:rPr>
          <w:rFonts w:eastAsia="Arial" w:cs="Arial"/>
          <w:highlight w:val="yellow"/>
        </w:rPr>
        <w:t xml:space="preserve"> 11, jkab228.</w:t>
      </w:r>
    </w:p>
    <w:p w14:paraId="7EDD1B96" w14:textId="71EEB1E9" w:rsidR="7B266A04" w:rsidRDefault="7B266A04" w:rsidP="2E2CAA47">
      <w:pPr>
        <w:ind w:left="706" w:hanging="706"/>
        <w:rPr>
          <w:rFonts w:eastAsia="Arial" w:cs="Arial"/>
          <w:szCs w:val="24"/>
          <w:highlight w:val="yellow"/>
        </w:rPr>
      </w:pPr>
      <w:proofErr w:type="spellStart"/>
      <w:r w:rsidRPr="2E2CAA47">
        <w:rPr>
          <w:rFonts w:eastAsia="Arial" w:cs="Arial"/>
          <w:szCs w:val="24"/>
          <w:highlight w:val="yellow"/>
        </w:rPr>
        <w:t>Guyonnet-Dupérat</w:t>
      </w:r>
      <w:proofErr w:type="spellEnd"/>
      <w:r w:rsidRPr="2E2CAA47">
        <w:rPr>
          <w:rFonts w:eastAsia="Arial" w:cs="Arial"/>
          <w:szCs w:val="24"/>
          <w:highlight w:val="yellow"/>
        </w:rPr>
        <w:t xml:space="preserve">, V., </w:t>
      </w:r>
      <w:proofErr w:type="spellStart"/>
      <w:r w:rsidRPr="2E2CAA47">
        <w:rPr>
          <w:rFonts w:eastAsia="Arial" w:cs="Arial"/>
          <w:szCs w:val="24"/>
          <w:highlight w:val="yellow"/>
        </w:rPr>
        <w:t>Geverink</w:t>
      </w:r>
      <w:proofErr w:type="spellEnd"/>
      <w:r w:rsidRPr="2E2CAA47">
        <w:rPr>
          <w:rFonts w:eastAsia="Arial" w:cs="Arial"/>
          <w:szCs w:val="24"/>
          <w:highlight w:val="yellow"/>
        </w:rPr>
        <w:t xml:space="preserve">, N., Plastow, G.S., Evans, G., </w:t>
      </w:r>
      <w:proofErr w:type="spellStart"/>
      <w:r w:rsidRPr="2E2CAA47">
        <w:rPr>
          <w:rFonts w:eastAsia="Arial" w:cs="Arial"/>
          <w:szCs w:val="24"/>
          <w:highlight w:val="yellow"/>
        </w:rPr>
        <w:t>Ousova</w:t>
      </w:r>
      <w:proofErr w:type="spellEnd"/>
      <w:r w:rsidRPr="2E2CAA47">
        <w:rPr>
          <w:rFonts w:eastAsia="Arial" w:cs="Arial"/>
          <w:szCs w:val="24"/>
          <w:highlight w:val="yellow"/>
        </w:rPr>
        <w:t xml:space="preserve">, O., </w:t>
      </w:r>
      <w:proofErr w:type="spellStart"/>
      <w:r w:rsidRPr="2E2CAA47">
        <w:rPr>
          <w:rFonts w:eastAsia="Arial" w:cs="Arial"/>
          <w:szCs w:val="24"/>
          <w:highlight w:val="yellow"/>
        </w:rPr>
        <w:t>Croisetière</w:t>
      </w:r>
      <w:proofErr w:type="spellEnd"/>
      <w:r w:rsidRPr="2E2CAA47">
        <w:rPr>
          <w:rFonts w:eastAsia="Arial" w:cs="Arial"/>
          <w:szCs w:val="24"/>
          <w:highlight w:val="yellow"/>
        </w:rPr>
        <w:t xml:space="preserve">, C., </w:t>
      </w:r>
      <w:proofErr w:type="spellStart"/>
      <w:r w:rsidRPr="2E2CAA47">
        <w:rPr>
          <w:rFonts w:eastAsia="Arial" w:cs="Arial"/>
          <w:szCs w:val="24"/>
          <w:highlight w:val="yellow"/>
        </w:rPr>
        <w:t>Foury</w:t>
      </w:r>
      <w:proofErr w:type="spellEnd"/>
      <w:r w:rsidRPr="2E2CAA47">
        <w:rPr>
          <w:rFonts w:eastAsia="Arial" w:cs="Arial"/>
          <w:szCs w:val="24"/>
          <w:highlight w:val="yellow"/>
        </w:rPr>
        <w:t xml:space="preserve">, A., Richard, E., </w:t>
      </w:r>
      <w:proofErr w:type="spellStart"/>
      <w:r w:rsidRPr="2E2CAA47">
        <w:rPr>
          <w:rFonts w:eastAsia="Arial" w:cs="Arial"/>
          <w:szCs w:val="24"/>
          <w:highlight w:val="yellow"/>
        </w:rPr>
        <w:t>Mormède</w:t>
      </w:r>
      <w:proofErr w:type="spellEnd"/>
      <w:r w:rsidRPr="2E2CAA47">
        <w:rPr>
          <w:rFonts w:eastAsia="Arial" w:cs="Arial"/>
          <w:szCs w:val="24"/>
          <w:highlight w:val="yellow"/>
        </w:rPr>
        <w:t xml:space="preserve">, P., Moisan, M.P., 2006. Functional implication of an Arg307Gly substitution in corticosteroid-binding globulin, a candidate gene for a quantitative trait locus associated with cortisol variability and obesity in pig. </w:t>
      </w:r>
      <w:r w:rsidRPr="2E2CAA47">
        <w:rPr>
          <w:rFonts w:eastAsia="Arial" w:cs="Arial"/>
          <w:i/>
          <w:iCs/>
          <w:szCs w:val="24"/>
          <w:highlight w:val="yellow"/>
        </w:rPr>
        <w:t>Genetics</w:t>
      </w:r>
      <w:r w:rsidRPr="2E2CAA47">
        <w:rPr>
          <w:rFonts w:eastAsia="Arial" w:cs="Arial"/>
          <w:szCs w:val="24"/>
          <w:highlight w:val="yellow"/>
        </w:rPr>
        <w:t xml:space="preserve"> 173, 2143–2149.</w:t>
      </w:r>
    </w:p>
    <w:p w14:paraId="3CAB7355" w14:textId="3E1C6BD7" w:rsidR="7B266A04" w:rsidRPr="006075DE" w:rsidRDefault="7B266A04" w:rsidP="2E2CAA47">
      <w:pPr>
        <w:ind w:left="706" w:hanging="706"/>
        <w:rPr>
          <w:rFonts w:eastAsia="Arial" w:cs="Arial"/>
          <w:szCs w:val="24"/>
          <w:highlight w:val="yellow"/>
          <w:lang w:val="es-ES"/>
        </w:rPr>
      </w:pPr>
      <w:proofErr w:type="spellStart"/>
      <w:r w:rsidRPr="2E2CAA47">
        <w:rPr>
          <w:rFonts w:eastAsia="Arial" w:cs="Arial"/>
          <w:szCs w:val="24"/>
          <w:highlight w:val="yellow"/>
        </w:rPr>
        <w:lastRenderedPageBreak/>
        <w:t>Murani</w:t>
      </w:r>
      <w:proofErr w:type="spellEnd"/>
      <w:r w:rsidRPr="2E2CAA47">
        <w:rPr>
          <w:rFonts w:eastAsia="Arial" w:cs="Arial"/>
          <w:szCs w:val="24"/>
          <w:highlight w:val="yellow"/>
        </w:rPr>
        <w:t xml:space="preserve">, E., Reyer, H., </w:t>
      </w:r>
      <w:proofErr w:type="spellStart"/>
      <w:r w:rsidRPr="2E2CAA47">
        <w:rPr>
          <w:rFonts w:eastAsia="Arial" w:cs="Arial"/>
          <w:szCs w:val="24"/>
          <w:highlight w:val="yellow"/>
        </w:rPr>
        <w:t>Ponsuksili</w:t>
      </w:r>
      <w:proofErr w:type="spellEnd"/>
      <w:r w:rsidRPr="2E2CAA47">
        <w:rPr>
          <w:rFonts w:eastAsia="Arial" w:cs="Arial"/>
          <w:szCs w:val="24"/>
          <w:highlight w:val="yellow"/>
        </w:rPr>
        <w:t xml:space="preserve">, S., </w:t>
      </w:r>
      <w:proofErr w:type="spellStart"/>
      <w:r w:rsidRPr="2E2CAA47">
        <w:rPr>
          <w:rFonts w:eastAsia="Arial" w:cs="Arial"/>
          <w:szCs w:val="24"/>
          <w:highlight w:val="yellow"/>
        </w:rPr>
        <w:t>Fritschka</w:t>
      </w:r>
      <w:proofErr w:type="spellEnd"/>
      <w:r w:rsidRPr="2E2CAA47">
        <w:rPr>
          <w:rFonts w:eastAsia="Arial" w:cs="Arial"/>
          <w:szCs w:val="24"/>
          <w:highlight w:val="yellow"/>
        </w:rPr>
        <w:t xml:space="preserve">, S., Wimmers, K., 2012. A substitution in the ligand binding domain of the porcine glucocorticoid receptor affects activity of the adrenal gland. </w:t>
      </w:r>
      <w:proofErr w:type="spellStart"/>
      <w:r w:rsidRPr="006075DE">
        <w:rPr>
          <w:rFonts w:eastAsia="Arial" w:cs="Arial"/>
          <w:i/>
          <w:iCs/>
          <w:szCs w:val="24"/>
          <w:highlight w:val="yellow"/>
          <w:lang w:val="es-ES"/>
        </w:rPr>
        <w:t>PLoS</w:t>
      </w:r>
      <w:proofErr w:type="spellEnd"/>
      <w:r w:rsidRPr="006075DE">
        <w:rPr>
          <w:rFonts w:eastAsia="Arial" w:cs="Arial"/>
          <w:i/>
          <w:iCs/>
          <w:szCs w:val="24"/>
          <w:highlight w:val="yellow"/>
          <w:lang w:val="es-ES"/>
        </w:rPr>
        <w:t xml:space="preserve"> </w:t>
      </w:r>
      <w:proofErr w:type="spellStart"/>
      <w:r w:rsidRPr="006075DE">
        <w:rPr>
          <w:rFonts w:eastAsia="Arial" w:cs="Arial"/>
          <w:i/>
          <w:iCs/>
          <w:szCs w:val="24"/>
          <w:highlight w:val="yellow"/>
          <w:lang w:val="es-ES"/>
        </w:rPr>
        <w:t>One</w:t>
      </w:r>
      <w:proofErr w:type="spellEnd"/>
      <w:r w:rsidRPr="006075DE">
        <w:rPr>
          <w:rFonts w:eastAsia="Arial" w:cs="Arial"/>
          <w:szCs w:val="24"/>
          <w:highlight w:val="yellow"/>
          <w:lang w:val="es-ES"/>
        </w:rPr>
        <w:t xml:space="preserve"> 7, e45518.</w:t>
      </w:r>
    </w:p>
    <w:p w14:paraId="7FD13BED" w14:textId="05732FEC" w:rsidR="7B266A04" w:rsidRDefault="7B266A04" w:rsidP="2E2CAA47">
      <w:pPr>
        <w:ind w:left="706" w:hanging="706"/>
        <w:rPr>
          <w:rFonts w:eastAsia="Arial" w:cs="Arial"/>
          <w:szCs w:val="24"/>
          <w:highlight w:val="yellow"/>
        </w:rPr>
      </w:pPr>
      <w:r w:rsidRPr="006075DE">
        <w:rPr>
          <w:rFonts w:eastAsia="Arial" w:cs="Arial"/>
          <w:szCs w:val="24"/>
          <w:highlight w:val="yellow"/>
          <w:lang w:val="es-ES"/>
        </w:rPr>
        <w:t xml:space="preserve">Ballester, M., Ramayo-Caldas, Y., González-Rodríguez, O., Pascual, M., Reixach, J., Díaz, M., Blanc, F., López-Serrano, S., Tibau, J., Quintanilla, R., 2020. </w:t>
      </w:r>
      <w:r w:rsidRPr="2E2CAA47">
        <w:rPr>
          <w:rFonts w:eastAsia="Arial" w:cs="Arial"/>
          <w:szCs w:val="24"/>
          <w:highlight w:val="yellow"/>
        </w:rPr>
        <w:t xml:space="preserve">Genetic parameters and associated genomic regions for global immunocompetence and other health-related traits in pigs. </w:t>
      </w:r>
      <w:r w:rsidRPr="2E2CAA47">
        <w:rPr>
          <w:rFonts w:eastAsia="Arial" w:cs="Arial"/>
          <w:i/>
          <w:iCs/>
          <w:szCs w:val="24"/>
          <w:highlight w:val="yellow"/>
        </w:rPr>
        <w:t>Sci. Rep.</w:t>
      </w:r>
      <w:r w:rsidRPr="2E2CAA47">
        <w:rPr>
          <w:rFonts w:eastAsia="Arial" w:cs="Arial"/>
          <w:szCs w:val="24"/>
          <w:highlight w:val="yellow"/>
        </w:rPr>
        <w:t xml:space="preserve"> 10, 18462.</w:t>
      </w:r>
    </w:p>
    <w:p w14:paraId="247358EC" w14:textId="615AF8F1" w:rsidR="2E2CAA47" w:rsidRDefault="2E2CAA47" w:rsidP="2E2CAA47">
      <w:pPr>
        <w:ind w:left="706" w:hanging="706"/>
        <w:rPr>
          <w:rFonts w:eastAsia="Arial" w:cs="Arial"/>
          <w:highlight w:val="yellow"/>
        </w:rPr>
      </w:pPr>
    </w:p>
    <w:p w14:paraId="62FE9EF8" w14:textId="27E37E37" w:rsidR="0003379F" w:rsidRPr="00B250A0" w:rsidRDefault="0003379F" w:rsidP="7862F459">
      <w:pPr>
        <w:rPr>
          <w:rFonts w:cs="Arial"/>
        </w:rPr>
      </w:pPr>
    </w:p>
    <w:p w14:paraId="7C29E326" w14:textId="7F8CD18E" w:rsidR="00F628C2" w:rsidRDefault="00F628C2">
      <w:pPr>
        <w:spacing w:line="259" w:lineRule="auto"/>
        <w:jc w:val="left"/>
        <w:rPr>
          <w:rFonts w:cs="Arial"/>
        </w:rPr>
      </w:pPr>
      <w:r>
        <w:rPr>
          <w:rFonts w:cs="Arial"/>
        </w:rPr>
        <w:br w:type="page"/>
      </w:r>
    </w:p>
    <w:p w14:paraId="2D770087" w14:textId="3F8772A7" w:rsidR="55EA1ACD" w:rsidRDefault="55EA1ACD" w:rsidP="1DDCAA9C">
      <w:pPr>
        <w:rPr>
          <w:rFonts w:eastAsia="Arial" w:cs="Arial"/>
          <w:szCs w:val="24"/>
          <w:highlight w:val="yellow"/>
        </w:rPr>
      </w:pPr>
      <w:r w:rsidRPr="1DDCAA9C">
        <w:rPr>
          <w:rFonts w:cs="Arial"/>
          <w:b/>
          <w:bCs/>
          <w:color w:val="000000" w:themeColor="text1"/>
          <w:highlight w:val="yellow"/>
        </w:rPr>
        <w:lastRenderedPageBreak/>
        <w:t xml:space="preserve">Fig. 1: </w:t>
      </w:r>
      <w:r w:rsidR="139B8F48" w:rsidRPr="1DDCAA9C">
        <w:rPr>
          <w:rFonts w:eastAsia="Arial" w:cs="Arial"/>
          <w:highlight w:val="yellow"/>
        </w:rPr>
        <w:t>Overview of the study design and trait classification based on tissue and temporal relevance to blood transcriptome sampling. The first category includes blood traits (leu</w:t>
      </w:r>
      <w:r w:rsidR="2715C8B4" w:rsidRPr="1DDCAA9C">
        <w:rPr>
          <w:rFonts w:eastAsia="Arial" w:cs="Arial"/>
          <w:highlight w:val="yellow"/>
        </w:rPr>
        <w:t>c</w:t>
      </w:r>
      <w:r w:rsidR="139B8F48" w:rsidRPr="1DDCAA9C">
        <w:rPr>
          <w:rFonts w:eastAsia="Arial" w:cs="Arial"/>
          <w:highlight w:val="yellow"/>
        </w:rPr>
        <w:t xml:space="preserve">ocytes, monocytes, lymphocytes, </w:t>
      </w:r>
      <w:proofErr w:type="spellStart"/>
      <w:r w:rsidR="139B8F48" w:rsidRPr="1DDCAA9C">
        <w:rPr>
          <w:rFonts w:eastAsia="Arial" w:cs="Arial"/>
          <w:highlight w:val="yellow"/>
        </w:rPr>
        <w:t>γδ</w:t>
      </w:r>
      <w:proofErr w:type="spellEnd"/>
      <w:r w:rsidR="139B8F48" w:rsidRPr="1DDCAA9C">
        <w:rPr>
          <w:rFonts w:eastAsia="Arial" w:cs="Arial"/>
          <w:highlight w:val="yellow"/>
        </w:rPr>
        <w:t xml:space="preserve"> T cells) measured concurrently with the transcriptome. The second includes cortisol, produced in the adrenal gland but measured in blood. The third includes carcass weight, measured later and unrelated to blood, serving as a benchmark for limited tissue relevance.</w:t>
      </w:r>
      <w:r w:rsidR="6C31226E" w:rsidRPr="2E2CAA47">
        <w:rPr>
          <w:rFonts w:eastAsia="Arial" w:cs="Arial"/>
          <w:highlight w:val="yellow"/>
        </w:rPr>
        <w:t xml:space="preserve"> </w:t>
      </w:r>
      <w:r w:rsidR="6C31226E" w:rsidRPr="2E2CAA47">
        <w:rPr>
          <w:rFonts w:eastAsia="Arial" w:cs="Arial"/>
          <w:szCs w:val="24"/>
          <w:highlight w:val="yellow"/>
        </w:rPr>
        <w:t>Figure created with BioRender.com.</w:t>
      </w:r>
    </w:p>
    <w:p w14:paraId="4F02E011" w14:textId="03B62F5F" w:rsidR="0075059D" w:rsidRPr="007E787C" w:rsidRDefault="0075059D" w:rsidP="00957690">
      <w:pPr>
        <w:rPr>
          <w:rFonts w:cs="Arial"/>
          <w:color w:val="000000" w:themeColor="text1"/>
        </w:rPr>
      </w:pPr>
      <w:r w:rsidRPr="3208D4E5">
        <w:rPr>
          <w:rFonts w:cs="Arial"/>
          <w:b/>
          <w:bCs/>
          <w:color w:val="000000" w:themeColor="text1"/>
        </w:rPr>
        <w:t xml:space="preserve">Fig. </w:t>
      </w:r>
      <w:r w:rsidR="456F846A" w:rsidRPr="3208D4E5">
        <w:rPr>
          <w:rFonts w:cs="Arial"/>
          <w:b/>
          <w:bCs/>
          <w:color w:val="000000" w:themeColor="text1"/>
        </w:rPr>
        <w:t>2</w:t>
      </w:r>
      <w:r w:rsidRPr="3208D4E5">
        <w:rPr>
          <w:rFonts w:cs="Arial"/>
          <w:color w:val="000000" w:themeColor="text1"/>
        </w:rPr>
        <w:t>: NN-LMM workflow from genotypes to phenotypes (A), and genotypes to phenotypes with transcriptomic data in the hidden layer (B)</w:t>
      </w:r>
    </w:p>
    <w:p w14:paraId="5CCBE82F" w14:textId="2930FB04" w:rsidR="007E787C" w:rsidRPr="007E787C" w:rsidRDefault="006023D1" w:rsidP="007E787C">
      <w:pPr>
        <w:rPr>
          <w:rFonts w:cs="Arial"/>
          <w:color w:val="000000" w:themeColor="text1"/>
        </w:rPr>
      </w:pPr>
      <w:r w:rsidRPr="3208D4E5">
        <w:rPr>
          <w:rFonts w:cs="Arial"/>
          <w:b/>
          <w:bCs/>
          <w:color w:val="000000" w:themeColor="text1"/>
        </w:rPr>
        <w:t xml:space="preserve">Fig. </w:t>
      </w:r>
      <w:r w:rsidR="08448ADD" w:rsidRPr="3208D4E5">
        <w:rPr>
          <w:rFonts w:cs="Arial"/>
          <w:b/>
          <w:bCs/>
          <w:color w:val="000000" w:themeColor="text1"/>
        </w:rPr>
        <w:t>3</w:t>
      </w:r>
      <w:r w:rsidRPr="3208D4E5">
        <w:rPr>
          <w:rFonts w:cs="Arial"/>
          <w:b/>
          <w:bCs/>
          <w:color w:val="000000" w:themeColor="text1"/>
        </w:rPr>
        <w:t>:</w:t>
      </w:r>
      <w:r w:rsidRPr="3208D4E5">
        <w:rPr>
          <w:rFonts w:cs="Arial"/>
          <w:color w:val="000000" w:themeColor="text1"/>
        </w:rPr>
        <w:t xml:space="preserve"> Workflow of the analyses conducted in the study.</w:t>
      </w:r>
    </w:p>
    <w:p w14:paraId="15974651" w14:textId="321BAEB4" w:rsidR="007E787C" w:rsidRPr="00B250A0" w:rsidRDefault="007E787C" w:rsidP="3208D4E5">
      <w:pPr>
        <w:rPr>
          <w:rFonts w:cs="Arial"/>
          <w:color w:val="000000" w:themeColor="text1"/>
        </w:rPr>
      </w:pPr>
      <w:r w:rsidRPr="3208D4E5">
        <w:rPr>
          <w:rFonts w:cs="Arial"/>
          <w:b/>
          <w:bCs/>
          <w:color w:val="000000" w:themeColor="text1"/>
        </w:rPr>
        <w:t xml:space="preserve">Fig. </w:t>
      </w:r>
      <w:r w:rsidR="53E35E61" w:rsidRPr="3208D4E5">
        <w:rPr>
          <w:rFonts w:cs="Arial"/>
          <w:b/>
          <w:bCs/>
          <w:color w:val="000000" w:themeColor="text1"/>
        </w:rPr>
        <w:t>4</w:t>
      </w:r>
      <w:r w:rsidRPr="3208D4E5">
        <w:rPr>
          <w:rFonts w:cs="Arial"/>
          <w:b/>
          <w:bCs/>
          <w:color w:val="000000" w:themeColor="text1"/>
        </w:rPr>
        <w:t>:</w:t>
      </w:r>
      <w:r w:rsidRPr="3208D4E5">
        <w:rPr>
          <w:rFonts w:cs="Arial"/>
          <w:color w:val="000000" w:themeColor="text1"/>
        </w:rPr>
        <w:t xml:space="preserve"> Pairwise differences between methods revealed by the Tukey HSD test. </w:t>
      </w:r>
    </w:p>
    <w:p w14:paraId="35DF2BC4" w14:textId="317678A7" w:rsidR="007E787C" w:rsidRPr="00B250A0" w:rsidRDefault="007E787C" w:rsidP="007E787C">
      <w:pPr>
        <w:rPr>
          <w:rFonts w:eastAsia="Arial" w:cs="Arial"/>
          <w:szCs w:val="24"/>
          <w:highlight w:val="yellow"/>
        </w:rPr>
      </w:pPr>
      <w:r w:rsidRPr="3208D4E5">
        <w:rPr>
          <w:rFonts w:cs="Arial"/>
          <w:b/>
          <w:bCs/>
          <w:color w:val="000000" w:themeColor="text1"/>
        </w:rPr>
        <w:t xml:space="preserve">Fig. </w:t>
      </w:r>
      <w:r w:rsidR="6C3D2F00" w:rsidRPr="3208D4E5">
        <w:rPr>
          <w:rFonts w:cs="Arial"/>
          <w:b/>
          <w:bCs/>
          <w:color w:val="000000" w:themeColor="text1"/>
        </w:rPr>
        <w:t>5</w:t>
      </w:r>
      <w:r w:rsidRPr="3208D4E5">
        <w:rPr>
          <w:rFonts w:cs="Arial"/>
          <w:b/>
          <w:bCs/>
          <w:color w:val="000000" w:themeColor="text1"/>
        </w:rPr>
        <w:t xml:space="preserve">: </w:t>
      </w:r>
      <w:r w:rsidRPr="3208D4E5">
        <w:rPr>
          <w:rFonts w:cs="Arial"/>
          <w:color w:val="000000" w:themeColor="text1"/>
        </w:rPr>
        <w:t xml:space="preserve">Performance of different model-specific input strategy using 5-fold cross validation repeated twice for leucocytes, monocytes, and lymphocytes. Each point represents the correlation value for an individual partition while the boxplot illustrates the distribution of these values, highlighting data quartiles. The numerical value in each boxplot indicates the median correlation for each model across all partitions. </w:t>
      </w:r>
      <w:r w:rsidR="0698E9F5" w:rsidRPr="439F5E4A">
        <w:rPr>
          <w:rFonts w:eastAsia="Arial" w:cs="Arial"/>
          <w:szCs w:val="24"/>
          <w:highlight w:val="yellow"/>
        </w:rPr>
        <w:t xml:space="preserve">PLS_10Transcripts, PLS_100Transcripts, PLS_200Transcripts, PLS_500Transcripts, and PLS_1000Transcripts indicate the 10, 100, 200, 500, or 1000 transcripts selected using PLS, respectively. </w:t>
      </w:r>
      <w:proofErr w:type="spellStart"/>
      <w:r w:rsidR="0698E9F5" w:rsidRPr="439F5E4A">
        <w:rPr>
          <w:rFonts w:eastAsia="Arial" w:cs="Arial"/>
          <w:szCs w:val="24"/>
          <w:highlight w:val="yellow"/>
        </w:rPr>
        <w:t>ALL_Transcripts</w:t>
      </w:r>
      <w:proofErr w:type="spellEnd"/>
      <w:r w:rsidR="0698E9F5" w:rsidRPr="439F5E4A">
        <w:rPr>
          <w:rFonts w:eastAsia="Arial" w:cs="Arial"/>
          <w:szCs w:val="24"/>
          <w:highlight w:val="yellow"/>
        </w:rPr>
        <w:t xml:space="preserve"> indicates the case where all transcripts were used. Combinations such as SNPs + </w:t>
      </w:r>
      <w:proofErr w:type="spellStart"/>
      <w:r w:rsidR="0698E9F5" w:rsidRPr="439F5E4A">
        <w:rPr>
          <w:rFonts w:eastAsia="Arial" w:cs="Arial"/>
          <w:szCs w:val="24"/>
          <w:highlight w:val="yellow"/>
        </w:rPr>
        <w:t>PLS_XTranscripts</w:t>
      </w:r>
      <w:proofErr w:type="spellEnd"/>
      <w:r w:rsidR="0698E9F5" w:rsidRPr="439F5E4A">
        <w:rPr>
          <w:rFonts w:eastAsia="Arial" w:cs="Arial"/>
          <w:szCs w:val="24"/>
          <w:highlight w:val="yellow"/>
        </w:rPr>
        <w:t xml:space="preserve"> represent models using both SNPs and the corresponding set of transcripts.</w:t>
      </w:r>
    </w:p>
    <w:p w14:paraId="5EDFB291" w14:textId="5BAC38C5" w:rsidR="00EB6D97" w:rsidRDefault="007E787C" w:rsidP="439F5E4A">
      <w:pPr>
        <w:rPr>
          <w:rFonts w:eastAsia="Arial" w:cs="Arial"/>
          <w:szCs w:val="24"/>
          <w:highlight w:val="yellow"/>
        </w:rPr>
      </w:pPr>
      <w:r w:rsidRPr="3208D4E5">
        <w:rPr>
          <w:rFonts w:cs="Arial"/>
          <w:b/>
          <w:bCs/>
          <w:color w:val="000000" w:themeColor="text1"/>
        </w:rPr>
        <w:t xml:space="preserve">Fig. </w:t>
      </w:r>
      <w:r w:rsidR="50DBAD99" w:rsidRPr="3208D4E5">
        <w:rPr>
          <w:rFonts w:cs="Arial"/>
          <w:b/>
          <w:bCs/>
          <w:color w:val="000000" w:themeColor="text1"/>
        </w:rPr>
        <w:t>6</w:t>
      </w:r>
      <w:r w:rsidRPr="3208D4E5">
        <w:rPr>
          <w:rFonts w:cs="Arial"/>
          <w:b/>
          <w:bCs/>
          <w:color w:val="000000" w:themeColor="text1"/>
        </w:rPr>
        <w:t xml:space="preserve">: </w:t>
      </w:r>
      <w:r w:rsidRPr="3208D4E5">
        <w:rPr>
          <w:rFonts w:cs="Arial"/>
          <w:color w:val="000000" w:themeColor="text1"/>
        </w:rPr>
        <w:t xml:space="preserve">Performance of different model-specific input strategy using 5-fold cross validation repeated twice for </w:t>
      </w:r>
      <w:r w:rsidRPr="3208D4E5">
        <w:rPr>
          <w:rFonts w:ascii="Symbol" w:eastAsia="Symbol" w:hAnsi="Symbol" w:cs="Symbol"/>
          <w:color w:val="000000" w:themeColor="text1"/>
        </w:rPr>
        <w:t>gd</w:t>
      </w:r>
      <w:r w:rsidRPr="3208D4E5">
        <w:rPr>
          <w:rFonts w:cs="Arial"/>
          <w:color w:val="000000" w:themeColor="text1"/>
        </w:rPr>
        <w:t xml:space="preserve"> T cells percentage, cortisol and carcass traits. </w:t>
      </w:r>
      <w:r w:rsidRPr="3208D4E5">
        <w:rPr>
          <w:rFonts w:cs="Arial"/>
          <w:color w:val="000000" w:themeColor="text1"/>
        </w:rPr>
        <w:lastRenderedPageBreak/>
        <w:t xml:space="preserve">Each point represents the correlation value for an individual partition while the boxplot illustrates the distribution of these values, highlighting data quartiles. The numerical value in each boxplot indicates the median correlation for each model across all partitions. </w:t>
      </w:r>
      <w:r w:rsidR="7F604C35" w:rsidRPr="439F5E4A">
        <w:rPr>
          <w:rFonts w:eastAsia="Arial" w:cs="Arial"/>
          <w:szCs w:val="24"/>
          <w:highlight w:val="yellow"/>
        </w:rPr>
        <w:t xml:space="preserve">PLS_10Transcripts, PLS_100Transcripts, PLS_200Transcripts, PLS_500Transcripts, and PLS_1000Transcripts indicate the 10, 100, 200, 500, or 1000 transcripts selected using PLS, respectively. </w:t>
      </w:r>
      <w:proofErr w:type="spellStart"/>
      <w:r w:rsidR="7F604C35" w:rsidRPr="439F5E4A">
        <w:rPr>
          <w:rFonts w:eastAsia="Arial" w:cs="Arial"/>
          <w:szCs w:val="24"/>
          <w:highlight w:val="yellow"/>
        </w:rPr>
        <w:t>ALL_Transcripts</w:t>
      </w:r>
      <w:proofErr w:type="spellEnd"/>
      <w:r w:rsidR="7F604C35" w:rsidRPr="439F5E4A">
        <w:rPr>
          <w:rFonts w:eastAsia="Arial" w:cs="Arial"/>
          <w:szCs w:val="24"/>
          <w:highlight w:val="yellow"/>
        </w:rPr>
        <w:t xml:space="preserve"> indicates the case where all transcripts were used. Combinations such as SNPs + </w:t>
      </w:r>
      <w:proofErr w:type="spellStart"/>
      <w:r w:rsidR="7F604C35" w:rsidRPr="439F5E4A">
        <w:rPr>
          <w:rFonts w:eastAsia="Arial" w:cs="Arial"/>
          <w:szCs w:val="24"/>
          <w:highlight w:val="yellow"/>
        </w:rPr>
        <w:t>PLS_XTranscripts</w:t>
      </w:r>
      <w:proofErr w:type="spellEnd"/>
      <w:r w:rsidR="7F604C35" w:rsidRPr="439F5E4A">
        <w:rPr>
          <w:rFonts w:eastAsia="Arial" w:cs="Arial"/>
          <w:szCs w:val="24"/>
          <w:highlight w:val="yellow"/>
        </w:rPr>
        <w:t xml:space="preserve"> represent models using both SNPs and the corresponding set of transcripts.</w:t>
      </w:r>
    </w:p>
    <w:p w14:paraId="3742BF0B" w14:textId="14BDCDC9" w:rsidR="00EB6D97" w:rsidRDefault="007E787C" w:rsidP="009456BC">
      <w:pPr>
        <w:rPr>
          <w:rFonts w:cs="Arial"/>
          <w:color w:val="000000" w:themeColor="text1"/>
        </w:rPr>
      </w:pPr>
      <w:r w:rsidRPr="439F5E4A">
        <w:rPr>
          <w:rFonts w:cs="Arial"/>
          <w:color w:val="000000" w:themeColor="text1"/>
        </w:rPr>
        <w:t xml:space="preserve"> </w:t>
      </w:r>
      <w:r w:rsidRPr="3208D4E5">
        <w:rPr>
          <w:rFonts w:cs="Arial"/>
          <w:color w:val="000000" w:themeColor="text1"/>
        </w:rPr>
        <w:br w:type="page"/>
      </w:r>
    </w:p>
    <w:p w14:paraId="06E2E313" w14:textId="77777777" w:rsidR="00DF2A50" w:rsidRDefault="00DF2A50" w:rsidP="009456BC">
      <w:pPr>
        <w:spacing w:line="259" w:lineRule="auto"/>
        <w:jc w:val="left"/>
        <w:rPr>
          <w:rFonts w:cs="Arial"/>
          <w:b/>
          <w:bCs/>
          <w:szCs w:val="24"/>
        </w:rPr>
      </w:pPr>
    </w:p>
    <w:p w14:paraId="02B80644" w14:textId="77777777" w:rsidR="00DF2A50" w:rsidRDefault="00DF2A50">
      <w:pPr>
        <w:spacing w:line="259" w:lineRule="auto"/>
        <w:jc w:val="left"/>
        <w:rPr>
          <w:rFonts w:cs="Arial"/>
          <w:b/>
          <w:bCs/>
          <w:szCs w:val="24"/>
        </w:rPr>
      </w:pPr>
      <w:r>
        <w:rPr>
          <w:rFonts w:cs="Arial"/>
          <w:b/>
          <w:bCs/>
          <w:szCs w:val="24"/>
        </w:rPr>
        <w:br w:type="page"/>
      </w:r>
    </w:p>
    <w:p w14:paraId="54025547" w14:textId="65A45520" w:rsidR="005B6B4E" w:rsidRPr="009456BC" w:rsidRDefault="005B6B4E" w:rsidP="009456BC">
      <w:pPr>
        <w:spacing w:line="259" w:lineRule="auto"/>
        <w:jc w:val="left"/>
        <w:rPr>
          <w:rFonts w:cs="Arial"/>
          <w:b/>
        </w:rPr>
      </w:pPr>
      <w:r w:rsidRPr="21F33381">
        <w:rPr>
          <w:rFonts w:cs="Arial"/>
          <w:b/>
        </w:rPr>
        <w:lastRenderedPageBreak/>
        <w:t xml:space="preserve">Table </w:t>
      </w:r>
      <w:r w:rsidR="371A5257" w:rsidRPr="21F33381">
        <w:rPr>
          <w:rFonts w:cs="Arial"/>
          <w:b/>
          <w:bCs/>
        </w:rPr>
        <w:t>1</w:t>
      </w:r>
    </w:p>
    <w:p w14:paraId="788E7A5A" w14:textId="77777777" w:rsidR="005B6B4E" w:rsidRPr="00B250A0" w:rsidRDefault="005B6B4E" w:rsidP="005B6B4E">
      <w:pPr>
        <w:rPr>
          <w:rFonts w:cs="Arial"/>
          <w:szCs w:val="24"/>
        </w:rPr>
      </w:pPr>
      <w:r w:rsidRPr="00B250A0">
        <w:rPr>
          <w:rFonts w:cs="Arial"/>
          <w:szCs w:val="24"/>
        </w:rPr>
        <w:t xml:space="preserve">Total number of unique genes selected </w:t>
      </w:r>
      <w:r w:rsidRPr="00B250A0">
        <w:rPr>
          <w:rFonts w:eastAsiaTheme="minorEastAsia" w:cs="Arial"/>
          <w:szCs w:val="24"/>
        </w:rPr>
        <w:t xml:space="preserve">for each gene expression subset (10,100,200,500 and 1000 features) across 10 partitions. </w:t>
      </w:r>
    </w:p>
    <w:tbl>
      <w:tblPr>
        <w:tblStyle w:val="Tablaconcuadrcula"/>
        <w:tblW w:w="0" w:type="auto"/>
        <w:tblBorders>
          <w:top w:val="single" w:sz="12" w:space="0" w:color="000000" w:themeColor="text1"/>
          <w:bottom w:val="single" w:sz="12" w:space="0" w:color="000000" w:themeColor="text1"/>
        </w:tblBorders>
        <w:tblLook w:val="04A0" w:firstRow="1" w:lastRow="0" w:firstColumn="1" w:lastColumn="0" w:noHBand="0" w:noVBand="1"/>
      </w:tblPr>
      <w:tblGrid>
        <w:gridCol w:w="1504"/>
        <w:gridCol w:w="1400"/>
        <w:gridCol w:w="1400"/>
        <w:gridCol w:w="1400"/>
        <w:gridCol w:w="1400"/>
        <w:gridCol w:w="1400"/>
      </w:tblGrid>
      <w:tr w:rsidR="005B6B4E" w:rsidRPr="00B250A0" w14:paraId="46B58FCA" w14:textId="77777777" w:rsidTr="00652DF8">
        <w:trPr>
          <w:trHeight w:val="300"/>
        </w:trPr>
        <w:tc>
          <w:tcPr>
            <w:tcW w:w="1464" w:type="dxa"/>
          </w:tcPr>
          <w:p w14:paraId="0CF8CEAD" w14:textId="77777777" w:rsidR="005B6B4E" w:rsidRPr="00B250A0" w:rsidRDefault="005B6B4E">
            <w:pPr>
              <w:rPr>
                <w:rFonts w:cs="Arial"/>
                <w:szCs w:val="24"/>
              </w:rPr>
            </w:pPr>
          </w:p>
        </w:tc>
        <w:tc>
          <w:tcPr>
            <w:tcW w:w="7030" w:type="dxa"/>
            <w:gridSpan w:val="5"/>
            <w:tcBorders>
              <w:bottom w:val="single" w:sz="12" w:space="0" w:color="000000" w:themeColor="text1"/>
            </w:tcBorders>
          </w:tcPr>
          <w:p w14:paraId="401D7F9D" w14:textId="77777777" w:rsidR="005B6B4E" w:rsidRPr="00B250A0" w:rsidRDefault="005B6B4E" w:rsidP="3208D4E5">
            <w:pPr>
              <w:jc w:val="center"/>
              <w:rPr>
                <w:rFonts w:cs="Arial"/>
              </w:rPr>
            </w:pPr>
            <w:r w:rsidRPr="3208D4E5">
              <w:rPr>
                <w:rFonts w:cs="Arial"/>
                <w:sz w:val="22"/>
              </w:rPr>
              <w:t>Total number of different genes selected in the 10 training</w:t>
            </w:r>
            <w:r w:rsidRPr="3208D4E5">
              <w:rPr>
                <w:rFonts w:cs="Arial"/>
              </w:rPr>
              <w:t xml:space="preserve"> sets</w:t>
            </w:r>
          </w:p>
        </w:tc>
      </w:tr>
      <w:tr w:rsidR="005B6B4E" w:rsidRPr="00B250A0" w14:paraId="1945656D" w14:textId="77777777" w:rsidTr="00652DF8">
        <w:trPr>
          <w:trHeight w:val="300"/>
        </w:trPr>
        <w:tc>
          <w:tcPr>
            <w:tcW w:w="1464" w:type="dxa"/>
            <w:tcBorders>
              <w:bottom w:val="single" w:sz="12" w:space="0" w:color="000000" w:themeColor="text1"/>
            </w:tcBorders>
          </w:tcPr>
          <w:p w14:paraId="3E5A057C" w14:textId="7856053C" w:rsidR="005B6B4E" w:rsidRPr="00B250A0" w:rsidRDefault="216DACD4" w:rsidP="3208D4E5">
            <w:pPr>
              <w:rPr>
                <w:rFonts w:cs="Arial"/>
              </w:rPr>
            </w:pPr>
            <w:r w:rsidRPr="3208D4E5">
              <w:rPr>
                <w:rFonts w:cs="Arial"/>
              </w:rPr>
              <w:t>Phenotypes</w:t>
            </w:r>
          </w:p>
        </w:tc>
        <w:tc>
          <w:tcPr>
            <w:tcW w:w="1406" w:type="dxa"/>
            <w:tcBorders>
              <w:top w:val="single" w:sz="12" w:space="0" w:color="000000" w:themeColor="text1"/>
              <w:bottom w:val="single" w:sz="12" w:space="0" w:color="000000" w:themeColor="text1"/>
            </w:tcBorders>
          </w:tcPr>
          <w:p w14:paraId="1E913C5E" w14:textId="77777777" w:rsidR="005B6B4E" w:rsidRPr="00B250A0" w:rsidRDefault="005B6B4E" w:rsidP="3208D4E5">
            <w:pPr>
              <w:jc w:val="center"/>
              <w:rPr>
                <w:rFonts w:cs="Arial"/>
                <w:sz w:val="22"/>
              </w:rPr>
            </w:pPr>
            <w:r w:rsidRPr="3208D4E5">
              <w:rPr>
                <w:rFonts w:cs="Arial"/>
                <w:sz w:val="22"/>
              </w:rPr>
              <w:t>PLS subset of 10</w:t>
            </w:r>
          </w:p>
        </w:tc>
        <w:tc>
          <w:tcPr>
            <w:tcW w:w="1406" w:type="dxa"/>
            <w:tcBorders>
              <w:top w:val="single" w:sz="12" w:space="0" w:color="000000" w:themeColor="text1"/>
              <w:bottom w:val="single" w:sz="12" w:space="0" w:color="000000" w:themeColor="text1"/>
            </w:tcBorders>
          </w:tcPr>
          <w:p w14:paraId="44C59F37" w14:textId="77777777" w:rsidR="005B6B4E" w:rsidRPr="00B250A0" w:rsidRDefault="005B6B4E" w:rsidP="3208D4E5">
            <w:pPr>
              <w:jc w:val="center"/>
              <w:rPr>
                <w:rFonts w:cs="Arial"/>
                <w:sz w:val="22"/>
              </w:rPr>
            </w:pPr>
            <w:r w:rsidRPr="3208D4E5">
              <w:rPr>
                <w:rFonts w:cs="Arial"/>
                <w:sz w:val="22"/>
              </w:rPr>
              <w:t>PLS subset of 100</w:t>
            </w:r>
          </w:p>
        </w:tc>
        <w:tc>
          <w:tcPr>
            <w:tcW w:w="1406" w:type="dxa"/>
            <w:tcBorders>
              <w:top w:val="single" w:sz="12" w:space="0" w:color="000000" w:themeColor="text1"/>
              <w:bottom w:val="single" w:sz="12" w:space="0" w:color="000000" w:themeColor="text1"/>
            </w:tcBorders>
          </w:tcPr>
          <w:p w14:paraId="6C79DC3E" w14:textId="77777777" w:rsidR="005B6B4E" w:rsidRPr="00B250A0" w:rsidRDefault="005B6B4E" w:rsidP="3208D4E5">
            <w:pPr>
              <w:jc w:val="center"/>
              <w:rPr>
                <w:rFonts w:cs="Arial"/>
                <w:sz w:val="22"/>
              </w:rPr>
            </w:pPr>
            <w:r w:rsidRPr="3208D4E5">
              <w:rPr>
                <w:rFonts w:cs="Arial"/>
                <w:sz w:val="22"/>
              </w:rPr>
              <w:t>PLS subset of 200</w:t>
            </w:r>
          </w:p>
        </w:tc>
        <w:tc>
          <w:tcPr>
            <w:tcW w:w="1406" w:type="dxa"/>
            <w:tcBorders>
              <w:top w:val="single" w:sz="12" w:space="0" w:color="000000" w:themeColor="text1"/>
              <w:bottom w:val="single" w:sz="12" w:space="0" w:color="000000" w:themeColor="text1"/>
            </w:tcBorders>
          </w:tcPr>
          <w:p w14:paraId="1A031982" w14:textId="77777777" w:rsidR="005B6B4E" w:rsidRPr="00B250A0" w:rsidRDefault="005B6B4E" w:rsidP="3208D4E5">
            <w:pPr>
              <w:jc w:val="center"/>
              <w:rPr>
                <w:rFonts w:cs="Arial"/>
                <w:sz w:val="22"/>
              </w:rPr>
            </w:pPr>
            <w:r w:rsidRPr="3208D4E5">
              <w:rPr>
                <w:rFonts w:cs="Arial"/>
                <w:sz w:val="22"/>
              </w:rPr>
              <w:t>PLS subset of 500</w:t>
            </w:r>
          </w:p>
        </w:tc>
        <w:tc>
          <w:tcPr>
            <w:tcW w:w="1406" w:type="dxa"/>
            <w:tcBorders>
              <w:top w:val="single" w:sz="12" w:space="0" w:color="000000" w:themeColor="text1"/>
              <w:bottom w:val="single" w:sz="12" w:space="0" w:color="000000" w:themeColor="text1"/>
            </w:tcBorders>
          </w:tcPr>
          <w:p w14:paraId="03F641C2" w14:textId="77777777" w:rsidR="005B6B4E" w:rsidRPr="00B250A0" w:rsidRDefault="005B6B4E" w:rsidP="3208D4E5">
            <w:pPr>
              <w:jc w:val="center"/>
              <w:rPr>
                <w:rFonts w:cs="Arial"/>
                <w:sz w:val="22"/>
              </w:rPr>
            </w:pPr>
            <w:r w:rsidRPr="3208D4E5">
              <w:rPr>
                <w:rFonts w:cs="Arial"/>
                <w:sz w:val="22"/>
              </w:rPr>
              <w:t>PLS subset of 1000</w:t>
            </w:r>
          </w:p>
        </w:tc>
      </w:tr>
      <w:tr w:rsidR="005B6B4E" w:rsidRPr="00B250A0" w14:paraId="112FE1E3" w14:textId="77777777" w:rsidTr="00652DF8">
        <w:trPr>
          <w:trHeight w:val="300"/>
        </w:trPr>
        <w:tc>
          <w:tcPr>
            <w:tcW w:w="1464" w:type="dxa"/>
            <w:tcBorders>
              <w:top w:val="single" w:sz="12" w:space="0" w:color="000000" w:themeColor="text1"/>
            </w:tcBorders>
          </w:tcPr>
          <w:p w14:paraId="1650D80C" w14:textId="77777777" w:rsidR="005B6B4E" w:rsidRPr="00B250A0" w:rsidRDefault="005B6B4E" w:rsidP="3208D4E5">
            <w:pPr>
              <w:rPr>
                <w:rFonts w:cs="Arial"/>
                <w:sz w:val="22"/>
              </w:rPr>
            </w:pPr>
            <w:r w:rsidRPr="3208D4E5">
              <w:rPr>
                <w:rFonts w:cs="Arial"/>
                <w:sz w:val="22"/>
              </w:rPr>
              <w:t>Leucocytes</w:t>
            </w:r>
          </w:p>
        </w:tc>
        <w:tc>
          <w:tcPr>
            <w:tcW w:w="1406" w:type="dxa"/>
            <w:tcBorders>
              <w:top w:val="single" w:sz="12" w:space="0" w:color="000000" w:themeColor="text1"/>
            </w:tcBorders>
          </w:tcPr>
          <w:p w14:paraId="367D08D8" w14:textId="77777777" w:rsidR="005B6B4E" w:rsidRPr="00B250A0" w:rsidRDefault="005B6B4E" w:rsidP="3208D4E5">
            <w:pPr>
              <w:jc w:val="center"/>
              <w:rPr>
                <w:rFonts w:cs="Arial"/>
                <w:sz w:val="22"/>
              </w:rPr>
            </w:pPr>
            <w:r w:rsidRPr="3208D4E5">
              <w:rPr>
                <w:rFonts w:cs="Arial"/>
                <w:sz w:val="22"/>
              </w:rPr>
              <w:t>40</w:t>
            </w:r>
          </w:p>
        </w:tc>
        <w:tc>
          <w:tcPr>
            <w:tcW w:w="1406" w:type="dxa"/>
            <w:tcBorders>
              <w:top w:val="single" w:sz="12" w:space="0" w:color="000000" w:themeColor="text1"/>
            </w:tcBorders>
          </w:tcPr>
          <w:p w14:paraId="75C9210E" w14:textId="77777777" w:rsidR="005B6B4E" w:rsidRPr="00B250A0" w:rsidRDefault="005B6B4E" w:rsidP="3208D4E5">
            <w:pPr>
              <w:jc w:val="center"/>
              <w:rPr>
                <w:rFonts w:cs="Arial"/>
                <w:sz w:val="22"/>
              </w:rPr>
            </w:pPr>
            <w:r w:rsidRPr="3208D4E5">
              <w:rPr>
                <w:rFonts w:cs="Arial"/>
                <w:sz w:val="22"/>
              </w:rPr>
              <w:t>376</w:t>
            </w:r>
          </w:p>
        </w:tc>
        <w:tc>
          <w:tcPr>
            <w:tcW w:w="1406" w:type="dxa"/>
            <w:tcBorders>
              <w:top w:val="single" w:sz="12" w:space="0" w:color="000000" w:themeColor="text1"/>
            </w:tcBorders>
          </w:tcPr>
          <w:p w14:paraId="40060714" w14:textId="77777777" w:rsidR="005B6B4E" w:rsidRPr="00B250A0" w:rsidRDefault="005B6B4E" w:rsidP="3208D4E5">
            <w:pPr>
              <w:jc w:val="center"/>
              <w:rPr>
                <w:rFonts w:cs="Arial"/>
                <w:sz w:val="22"/>
              </w:rPr>
            </w:pPr>
            <w:r w:rsidRPr="3208D4E5">
              <w:rPr>
                <w:rFonts w:cs="Arial"/>
                <w:sz w:val="22"/>
              </w:rPr>
              <w:t>704</w:t>
            </w:r>
          </w:p>
        </w:tc>
        <w:tc>
          <w:tcPr>
            <w:tcW w:w="1406" w:type="dxa"/>
            <w:tcBorders>
              <w:top w:val="single" w:sz="12" w:space="0" w:color="000000" w:themeColor="text1"/>
            </w:tcBorders>
          </w:tcPr>
          <w:p w14:paraId="424A60CF" w14:textId="77777777" w:rsidR="005B6B4E" w:rsidRPr="00B250A0" w:rsidRDefault="005B6B4E" w:rsidP="3208D4E5">
            <w:pPr>
              <w:jc w:val="center"/>
              <w:rPr>
                <w:rFonts w:cs="Arial"/>
                <w:sz w:val="22"/>
              </w:rPr>
            </w:pPr>
            <w:r w:rsidRPr="3208D4E5">
              <w:rPr>
                <w:rFonts w:cs="Arial"/>
                <w:sz w:val="22"/>
              </w:rPr>
              <w:t>1520</w:t>
            </w:r>
          </w:p>
        </w:tc>
        <w:tc>
          <w:tcPr>
            <w:tcW w:w="1406" w:type="dxa"/>
            <w:tcBorders>
              <w:top w:val="single" w:sz="12" w:space="0" w:color="000000" w:themeColor="text1"/>
            </w:tcBorders>
          </w:tcPr>
          <w:p w14:paraId="3A70B72C" w14:textId="77777777" w:rsidR="005B6B4E" w:rsidRPr="00B250A0" w:rsidRDefault="005B6B4E" w:rsidP="3208D4E5">
            <w:pPr>
              <w:jc w:val="center"/>
              <w:rPr>
                <w:rFonts w:cs="Arial"/>
                <w:sz w:val="22"/>
              </w:rPr>
            </w:pPr>
            <w:r w:rsidRPr="3208D4E5">
              <w:rPr>
                <w:rFonts w:cs="Arial"/>
                <w:sz w:val="22"/>
              </w:rPr>
              <w:t>2736</w:t>
            </w:r>
          </w:p>
        </w:tc>
      </w:tr>
      <w:tr w:rsidR="005B6B4E" w:rsidRPr="00B250A0" w14:paraId="7926D02E" w14:textId="77777777" w:rsidTr="00652DF8">
        <w:trPr>
          <w:trHeight w:val="300"/>
        </w:trPr>
        <w:tc>
          <w:tcPr>
            <w:tcW w:w="1464" w:type="dxa"/>
          </w:tcPr>
          <w:p w14:paraId="74F97F34" w14:textId="77777777" w:rsidR="005B6B4E" w:rsidRPr="00B250A0" w:rsidRDefault="005B6B4E" w:rsidP="3208D4E5">
            <w:pPr>
              <w:rPr>
                <w:rFonts w:cs="Arial"/>
                <w:sz w:val="22"/>
              </w:rPr>
            </w:pPr>
            <w:r w:rsidRPr="3208D4E5">
              <w:rPr>
                <w:rFonts w:cs="Arial"/>
                <w:sz w:val="22"/>
              </w:rPr>
              <w:t>Monocytes</w:t>
            </w:r>
          </w:p>
        </w:tc>
        <w:tc>
          <w:tcPr>
            <w:tcW w:w="1406" w:type="dxa"/>
          </w:tcPr>
          <w:p w14:paraId="2291E182" w14:textId="77777777" w:rsidR="005B6B4E" w:rsidRPr="00B250A0" w:rsidRDefault="005B6B4E" w:rsidP="3208D4E5">
            <w:pPr>
              <w:jc w:val="center"/>
              <w:rPr>
                <w:rFonts w:cs="Arial"/>
                <w:sz w:val="22"/>
              </w:rPr>
            </w:pPr>
            <w:r w:rsidRPr="3208D4E5">
              <w:rPr>
                <w:rFonts w:cs="Arial"/>
                <w:sz w:val="22"/>
              </w:rPr>
              <w:t>59</w:t>
            </w:r>
          </w:p>
        </w:tc>
        <w:tc>
          <w:tcPr>
            <w:tcW w:w="1406" w:type="dxa"/>
          </w:tcPr>
          <w:p w14:paraId="5184F631" w14:textId="77777777" w:rsidR="005B6B4E" w:rsidRPr="00B250A0" w:rsidRDefault="005B6B4E" w:rsidP="3208D4E5">
            <w:pPr>
              <w:jc w:val="center"/>
              <w:rPr>
                <w:rFonts w:cs="Arial"/>
                <w:sz w:val="22"/>
              </w:rPr>
            </w:pPr>
            <w:r w:rsidRPr="3208D4E5">
              <w:rPr>
                <w:rFonts w:cs="Arial"/>
                <w:sz w:val="22"/>
              </w:rPr>
              <w:t>409</w:t>
            </w:r>
          </w:p>
        </w:tc>
        <w:tc>
          <w:tcPr>
            <w:tcW w:w="1406" w:type="dxa"/>
          </w:tcPr>
          <w:p w14:paraId="74E597F4" w14:textId="77777777" w:rsidR="005B6B4E" w:rsidRPr="00B250A0" w:rsidRDefault="005B6B4E" w:rsidP="3208D4E5">
            <w:pPr>
              <w:jc w:val="center"/>
              <w:rPr>
                <w:rFonts w:cs="Arial"/>
                <w:sz w:val="22"/>
              </w:rPr>
            </w:pPr>
            <w:r w:rsidRPr="3208D4E5">
              <w:rPr>
                <w:rFonts w:cs="Arial"/>
                <w:sz w:val="22"/>
              </w:rPr>
              <w:t>740</w:t>
            </w:r>
          </w:p>
        </w:tc>
        <w:tc>
          <w:tcPr>
            <w:tcW w:w="1406" w:type="dxa"/>
          </w:tcPr>
          <w:p w14:paraId="270369E6" w14:textId="77777777" w:rsidR="005B6B4E" w:rsidRPr="00B250A0" w:rsidRDefault="005B6B4E" w:rsidP="3208D4E5">
            <w:pPr>
              <w:jc w:val="center"/>
              <w:rPr>
                <w:rFonts w:cs="Arial"/>
                <w:sz w:val="22"/>
              </w:rPr>
            </w:pPr>
            <w:r w:rsidRPr="3208D4E5">
              <w:rPr>
                <w:rFonts w:cs="Arial"/>
                <w:sz w:val="22"/>
              </w:rPr>
              <w:t>1583</w:t>
            </w:r>
          </w:p>
        </w:tc>
        <w:tc>
          <w:tcPr>
            <w:tcW w:w="1406" w:type="dxa"/>
          </w:tcPr>
          <w:p w14:paraId="49025294" w14:textId="77777777" w:rsidR="005B6B4E" w:rsidRPr="00B250A0" w:rsidRDefault="005B6B4E" w:rsidP="3208D4E5">
            <w:pPr>
              <w:jc w:val="center"/>
              <w:rPr>
                <w:rFonts w:cs="Arial"/>
                <w:sz w:val="22"/>
              </w:rPr>
            </w:pPr>
            <w:r w:rsidRPr="3208D4E5">
              <w:rPr>
                <w:rFonts w:cs="Arial"/>
                <w:sz w:val="22"/>
              </w:rPr>
              <w:t>2911</w:t>
            </w:r>
          </w:p>
        </w:tc>
      </w:tr>
      <w:tr w:rsidR="005B6B4E" w:rsidRPr="00B250A0" w14:paraId="1B8AA191" w14:textId="77777777" w:rsidTr="00652DF8">
        <w:trPr>
          <w:trHeight w:val="300"/>
        </w:trPr>
        <w:tc>
          <w:tcPr>
            <w:tcW w:w="1464" w:type="dxa"/>
          </w:tcPr>
          <w:p w14:paraId="610D5B70" w14:textId="77777777" w:rsidR="005B6B4E" w:rsidRPr="00B250A0" w:rsidRDefault="005B6B4E" w:rsidP="3208D4E5">
            <w:pPr>
              <w:rPr>
                <w:rFonts w:cs="Arial"/>
                <w:sz w:val="22"/>
              </w:rPr>
            </w:pPr>
            <w:r w:rsidRPr="3208D4E5">
              <w:rPr>
                <w:rFonts w:cs="Arial"/>
                <w:sz w:val="22"/>
              </w:rPr>
              <w:t>Lymphocytes</w:t>
            </w:r>
          </w:p>
        </w:tc>
        <w:tc>
          <w:tcPr>
            <w:tcW w:w="1406" w:type="dxa"/>
          </w:tcPr>
          <w:p w14:paraId="5879B2B9" w14:textId="77777777" w:rsidR="005B6B4E" w:rsidRPr="00B250A0" w:rsidRDefault="005B6B4E" w:rsidP="3208D4E5">
            <w:pPr>
              <w:jc w:val="center"/>
              <w:rPr>
                <w:rFonts w:cs="Arial"/>
                <w:sz w:val="22"/>
              </w:rPr>
            </w:pPr>
            <w:r w:rsidRPr="3208D4E5">
              <w:rPr>
                <w:rFonts w:cs="Arial"/>
                <w:sz w:val="22"/>
              </w:rPr>
              <w:t>46</w:t>
            </w:r>
          </w:p>
        </w:tc>
        <w:tc>
          <w:tcPr>
            <w:tcW w:w="1406" w:type="dxa"/>
          </w:tcPr>
          <w:p w14:paraId="4FCA57A5" w14:textId="77777777" w:rsidR="005B6B4E" w:rsidRPr="00B250A0" w:rsidRDefault="005B6B4E" w:rsidP="3208D4E5">
            <w:pPr>
              <w:jc w:val="center"/>
              <w:rPr>
                <w:rFonts w:cs="Arial"/>
                <w:sz w:val="22"/>
              </w:rPr>
            </w:pPr>
            <w:r w:rsidRPr="3208D4E5">
              <w:rPr>
                <w:rFonts w:cs="Arial"/>
                <w:sz w:val="22"/>
              </w:rPr>
              <w:t>389</w:t>
            </w:r>
          </w:p>
        </w:tc>
        <w:tc>
          <w:tcPr>
            <w:tcW w:w="1406" w:type="dxa"/>
          </w:tcPr>
          <w:p w14:paraId="2091391F" w14:textId="77777777" w:rsidR="005B6B4E" w:rsidRPr="00B250A0" w:rsidRDefault="005B6B4E" w:rsidP="3208D4E5">
            <w:pPr>
              <w:jc w:val="center"/>
              <w:rPr>
                <w:rFonts w:cs="Arial"/>
                <w:sz w:val="22"/>
              </w:rPr>
            </w:pPr>
            <w:r w:rsidRPr="3208D4E5">
              <w:rPr>
                <w:rFonts w:cs="Arial"/>
                <w:sz w:val="22"/>
              </w:rPr>
              <w:t>698</w:t>
            </w:r>
          </w:p>
        </w:tc>
        <w:tc>
          <w:tcPr>
            <w:tcW w:w="1406" w:type="dxa"/>
          </w:tcPr>
          <w:p w14:paraId="7E492E7A" w14:textId="77777777" w:rsidR="005B6B4E" w:rsidRPr="00B250A0" w:rsidRDefault="005B6B4E" w:rsidP="3208D4E5">
            <w:pPr>
              <w:jc w:val="center"/>
              <w:rPr>
                <w:rFonts w:cs="Arial"/>
                <w:sz w:val="22"/>
              </w:rPr>
            </w:pPr>
            <w:r w:rsidRPr="3208D4E5">
              <w:rPr>
                <w:rFonts w:cs="Arial"/>
                <w:sz w:val="22"/>
              </w:rPr>
              <w:t>1600</w:t>
            </w:r>
          </w:p>
        </w:tc>
        <w:tc>
          <w:tcPr>
            <w:tcW w:w="1406" w:type="dxa"/>
          </w:tcPr>
          <w:p w14:paraId="588904D1" w14:textId="77777777" w:rsidR="005B6B4E" w:rsidRPr="00B250A0" w:rsidRDefault="005B6B4E" w:rsidP="3208D4E5">
            <w:pPr>
              <w:jc w:val="center"/>
              <w:rPr>
                <w:rFonts w:cs="Arial"/>
                <w:sz w:val="22"/>
              </w:rPr>
            </w:pPr>
            <w:r w:rsidRPr="3208D4E5">
              <w:rPr>
                <w:rFonts w:cs="Arial"/>
                <w:sz w:val="22"/>
              </w:rPr>
              <w:t>2894</w:t>
            </w:r>
          </w:p>
        </w:tc>
      </w:tr>
      <w:tr w:rsidR="005B6B4E" w:rsidRPr="00B250A0" w14:paraId="3314FAA4" w14:textId="77777777" w:rsidTr="00652DF8">
        <w:trPr>
          <w:trHeight w:val="300"/>
        </w:trPr>
        <w:tc>
          <w:tcPr>
            <w:tcW w:w="1464" w:type="dxa"/>
          </w:tcPr>
          <w:p w14:paraId="3064F0C6" w14:textId="77777777" w:rsidR="005B6B4E" w:rsidRPr="00B250A0" w:rsidRDefault="005B6B4E" w:rsidP="3208D4E5">
            <w:pPr>
              <w:rPr>
                <w:rFonts w:cs="Arial"/>
                <w:sz w:val="22"/>
              </w:rPr>
            </w:pPr>
            <w:r w:rsidRPr="3208D4E5">
              <w:rPr>
                <w:rFonts w:ascii="Symbol" w:eastAsia="Symbol" w:hAnsi="Symbol" w:cs="Symbol"/>
                <w:sz w:val="22"/>
              </w:rPr>
              <w:t>gd</w:t>
            </w:r>
            <w:r w:rsidRPr="3208D4E5">
              <w:rPr>
                <w:rFonts w:cs="Arial"/>
                <w:sz w:val="22"/>
              </w:rPr>
              <w:t xml:space="preserve"> T cells</w:t>
            </w:r>
          </w:p>
        </w:tc>
        <w:tc>
          <w:tcPr>
            <w:tcW w:w="1406" w:type="dxa"/>
          </w:tcPr>
          <w:p w14:paraId="2B759F24" w14:textId="77777777" w:rsidR="005B6B4E" w:rsidRPr="00B250A0" w:rsidRDefault="005B6B4E" w:rsidP="3208D4E5">
            <w:pPr>
              <w:jc w:val="center"/>
              <w:rPr>
                <w:rFonts w:cs="Arial"/>
                <w:sz w:val="22"/>
              </w:rPr>
            </w:pPr>
            <w:r w:rsidRPr="3208D4E5">
              <w:rPr>
                <w:rFonts w:cs="Arial"/>
                <w:sz w:val="22"/>
              </w:rPr>
              <w:t>19</w:t>
            </w:r>
          </w:p>
        </w:tc>
        <w:tc>
          <w:tcPr>
            <w:tcW w:w="1406" w:type="dxa"/>
          </w:tcPr>
          <w:p w14:paraId="5A66FF4B" w14:textId="77777777" w:rsidR="005B6B4E" w:rsidRPr="00B250A0" w:rsidRDefault="005B6B4E" w:rsidP="3208D4E5">
            <w:pPr>
              <w:jc w:val="center"/>
              <w:rPr>
                <w:rFonts w:cs="Arial"/>
                <w:sz w:val="22"/>
              </w:rPr>
            </w:pPr>
            <w:r w:rsidRPr="3208D4E5">
              <w:rPr>
                <w:rFonts w:cs="Arial"/>
                <w:sz w:val="22"/>
              </w:rPr>
              <w:t>188</w:t>
            </w:r>
          </w:p>
        </w:tc>
        <w:tc>
          <w:tcPr>
            <w:tcW w:w="1406" w:type="dxa"/>
          </w:tcPr>
          <w:p w14:paraId="3C5CCA92" w14:textId="77777777" w:rsidR="005B6B4E" w:rsidRPr="00B250A0" w:rsidRDefault="005B6B4E" w:rsidP="3208D4E5">
            <w:pPr>
              <w:jc w:val="center"/>
              <w:rPr>
                <w:rFonts w:cs="Arial"/>
                <w:sz w:val="22"/>
              </w:rPr>
            </w:pPr>
            <w:r w:rsidRPr="3208D4E5">
              <w:rPr>
                <w:rFonts w:cs="Arial"/>
                <w:sz w:val="22"/>
              </w:rPr>
              <w:t>418</w:t>
            </w:r>
          </w:p>
        </w:tc>
        <w:tc>
          <w:tcPr>
            <w:tcW w:w="1406" w:type="dxa"/>
          </w:tcPr>
          <w:p w14:paraId="4ED41336" w14:textId="77777777" w:rsidR="005B6B4E" w:rsidRPr="00B250A0" w:rsidRDefault="005B6B4E" w:rsidP="3208D4E5">
            <w:pPr>
              <w:jc w:val="center"/>
              <w:rPr>
                <w:rFonts w:cs="Arial"/>
                <w:sz w:val="22"/>
              </w:rPr>
            </w:pPr>
            <w:r w:rsidRPr="3208D4E5">
              <w:rPr>
                <w:rFonts w:cs="Arial"/>
                <w:sz w:val="22"/>
              </w:rPr>
              <w:t>1201</w:t>
            </w:r>
          </w:p>
        </w:tc>
        <w:tc>
          <w:tcPr>
            <w:tcW w:w="1406" w:type="dxa"/>
          </w:tcPr>
          <w:p w14:paraId="38F1E618" w14:textId="77777777" w:rsidR="005B6B4E" w:rsidRPr="00B250A0" w:rsidRDefault="005B6B4E" w:rsidP="3208D4E5">
            <w:pPr>
              <w:jc w:val="center"/>
              <w:rPr>
                <w:rFonts w:cs="Arial"/>
                <w:sz w:val="22"/>
              </w:rPr>
            </w:pPr>
            <w:r w:rsidRPr="3208D4E5">
              <w:rPr>
                <w:rFonts w:cs="Arial"/>
                <w:sz w:val="22"/>
              </w:rPr>
              <w:t>2404</w:t>
            </w:r>
          </w:p>
        </w:tc>
      </w:tr>
      <w:tr w:rsidR="005B6B4E" w:rsidRPr="00B250A0" w14:paraId="0A81DD29" w14:textId="77777777" w:rsidTr="00652DF8">
        <w:trPr>
          <w:trHeight w:val="300"/>
        </w:trPr>
        <w:tc>
          <w:tcPr>
            <w:tcW w:w="1464" w:type="dxa"/>
          </w:tcPr>
          <w:p w14:paraId="46E029D6" w14:textId="77777777" w:rsidR="005B6B4E" w:rsidRPr="00B250A0" w:rsidRDefault="005B6B4E" w:rsidP="3208D4E5">
            <w:pPr>
              <w:rPr>
                <w:rFonts w:cs="Arial"/>
                <w:sz w:val="22"/>
              </w:rPr>
            </w:pPr>
            <w:r w:rsidRPr="3208D4E5">
              <w:rPr>
                <w:rFonts w:cs="Arial"/>
                <w:sz w:val="22"/>
              </w:rPr>
              <w:t>Cortisol blood</w:t>
            </w:r>
          </w:p>
        </w:tc>
        <w:tc>
          <w:tcPr>
            <w:tcW w:w="1406" w:type="dxa"/>
          </w:tcPr>
          <w:p w14:paraId="20B1E2CB" w14:textId="77777777" w:rsidR="005B6B4E" w:rsidRPr="00B250A0" w:rsidRDefault="005B6B4E" w:rsidP="3208D4E5">
            <w:pPr>
              <w:jc w:val="center"/>
              <w:rPr>
                <w:rFonts w:cs="Arial"/>
                <w:sz w:val="22"/>
              </w:rPr>
            </w:pPr>
            <w:r w:rsidRPr="3208D4E5">
              <w:rPr>
                <w:rFonts w:cs="Arial"/>
                <w:sz w:val="22"/>
              </w:rPr>
              <w:t>37</w:t>
            </w:r>
          </w:p>
        </w:tc>
        <w:tc>
          <w:tcPr>
            <w:tcW w:w="1406" w:type="dxa"/>
          </w:tcPr>
          <w:p w14:paraId="6356365F" w14:textId="77777777" w:rsidR="005B6B4E" w:rsidRPr="00B250A0" w:rsidRDefault="005B6B4E" w:rsidP="3208D4E5">
            <w:pPr>
              <w:jc w:val="center"/>
              <w:rPr>
                <w:rFonts w:cs="Arial"/>
                <w:sz w:val="22"/>
              </w:rPr>
            </w:pPr>
            <w:r w:rsidRPr="3208D4E5">
              <w:rPr>
                <w:rFonts w:cs="Arial"/>
                <w:sz w:val="22"/>
              </w:rPr>
              <w:t>437</w:t>
            </w:r>
          </w:p>
        </w:tc>
        <w:tc>
          <w:tcPr>
            <w:tcW w:w="1406" w:type="dxa"/>
          </w:tcPr>
          <w:p w14:paraId="7D70D64A" w14:textId="77777777" w:rsidR="005B6B4E" w:rsidRPr="00B250A0" w:rsidRDefault="005B6B4E" w:rsidP="3208D4E5">
            <w:pPr>
              <w:jc w:val="center"/>
              <w:rPr>
                <w:rFonts w:cs="Arial"/>
                <w:sz w:val="22"/>
              </w:rPr>
            </w:pPr>
            <w:r w:rsidRPr="3208D4E5">
              <w:rPr>
                <w:rFonts w:cs="Arial"/>
                <w:sz w:val="22"/>
              </w:rPr>
              <w:t>776</w:t>
            </w:r>
          </w:p>
        </w:tc>
        <w:tc>
          <w:tcPr>
            <w:tcW w:w="1406" w:type="dxa"/>
          </w:tcPr>
          <w:p w14:paraId="6CD9D7C8" w14:textId="77777777" w:rsidR="005B6B4E" w:rsidRPr="00B250A0" w:rsidRDefault="005B6B4E" w:rsidP="3208D4E5">
            <w:pPr>
              <w:jc w:val="center"/>
              <w:rPr>
                <w:rFonts w:cs="Arial"/>
                <w:sz w:val="22"/>
              </w:rPr>
            </w:pPr>
            <w:r w:rsidRPr="3208D4E5">
              <w:rPr>
                <w:rFonts w:cs="Arial"/>
                <w:sz w:val="22"/>
              </w:rPr>
              <w:t>1735</w:t>
            </w:r>
          </w:p>
        </w:tc>
        <w:tc>
          <w:tcPr>
            <w:tcW w:w="1406" w:type="dxa"/>
          </w:tcPr>
          <w:p w14:paraId="7C37FA14" w14:textId="77777777" w:rsidR="005B6B4E" w:rsidRPr="00B250A0" w:rsidRDefault="005B6B4E" w:rsidP="3208D4E5">
            <w:pPr>
              <w:jc w:val="center"/>
              <w:rPr>
                <w:rFonts w:cs="Arial"/>
                <w:sz w:val="22"/>
              </w:rPr>
            </w:pPr>
            <w:r w:rsidRPr="3208D4E5">
              <w:rPr>
                <w:rFonts w:cs="Arial"/>
                <w:sz w:val="22"/>
              </w:rPr>
              <w:t>3108</w:t>
            </w:r>
          </w:p>
        </w:tc>
      </w:tr>
      <w:tr w:rsidR="005B6B4E" w:rsidRPr="00B250A0" w14:paraId="72DC8468" w14:textId="77777777" w:rsidTr="00652DF8">
        <w:trPr>
          <w:trHeight w:val="300"/>
        </w:trPr>
        <w:tc>
          <w:tcPr>
            <w:tcW w:w="1464" w:type="dxa"/>
          </w:tcPr>
          <w:p w14:paraId="330E262B" w14:textId="77777777" w:rsidR="005B6B4E" w:rsidRPr="00B250A0" w:rsidRDefault="005B6B4E" w:rsidP="3208D4E5">
            <w:pPr>
              <w:rPr>
                <w:rFonts w:cs="Arial"/>
                <w:sz w:val="22"/>
              </w:rPr>
            </w:pPr>
            <w:r w:rsidRPr="3208D4E5">
              <w:rPr>
                <w:rFonts w:cs="Arial"/>
                <w:sz w:val="22"/>
              </w:rPr>
              <w:t>Carcass weight</w:t>
            </w:r>
          </w:p>
        </w:tc>
        <w:tc>
          <w:tcPr>
            <w:tcW w:w="1406" w:type="dxa"/>
          </w:tcPr>
          <w:p w14:paraId="40DB02E8" w14:textId="77777777" w:rsidR="005B6B4E" w:rsidRPr="00B250A0" w:rsidRDefault="005B6B4E" w:rsidP="3208D4E5">
            <w:pPr>
              <w:jc w:val="center"/>
              <w:rPr>
                <w:rFonts w:cs="Arial"/>
                <w:sz w:val="22"/>
              </w:rPr>
            </w:pPr>
            <w:r w:rsidRPr="3208D4E5">
              <w:rPr>
                <w:rFonts w:cs="Arial"/>
                <w:sz w:val="22"/>
              </w:rPr>
              <w:t>48</w:t>
            </w:r>
          </w:p>
        </w:tc>
        <w:tc>
          <w:tcPr>
            <w:tcW w:w="1406" w:type="dxa"/>
          </w:tcPr>
          <w:p w14:paraId="2D0B5C78" w14:textId="77777777" w:rsidR="005B6B4E" w:rsidRPr="00B250A0" w:rsidRDefault="005B6B4E" w:rsidP="3208D4E5">
            <w:pPr>
              <w:jc w:val="center"/>
              <w:rPr>
                <w:rFonts w:cs="Arial"/>
                <w:sz w:val="22"/>
              </w:rPr>
            </w:pPr>
            <w:r w:rsidRPr="3208D4E5">
              <w:rPr>
                <w:rFonts w:cs="Arial"/>
                <w:sz w:val="22"/>
              </w:rPr>
              <w:t>380</w:t>
            </w:r>
          </w:p>
        </w:tc>
        <w:tc>
          <w:tcPr>
            <w:tcW w:w="1406" w:type="dxa"/>
          </w:tcPr>
          <w:p w14:paraId="27E7276F" w14:textId="77777777" w:rsidR="005B6B4E" w:rsidRPr="00B250A0" w:rsidRDefault="005B6B4E" w:rsidP="3208D4E5">
            <w:pPr>
              <w:jc w:val="center"/>
              <w:rPr>
                <w:rFonts w:cs="Arial"/>
                <w:sz w:val="22"/>
              </w:rPr>
            </w:pPr>
            <w:r w:rsidRPr="3208D4E5">
              <w:rPr>
                <w:rFonts w:cs="Arial"/>
                <w:sz w:val="22"/>
              </w:rPr>
              <w:t>754</w:t>
            </w:r>
          </w:p>
        </w:tc>
        <w:tc>
          <w:tcPr>
            <w:tcW w:w="1406" w:type="dxa"/>
          </w:tcPr>
          <w:p w14:paraId="69E09DDF" w14:textId="77777777" w:rsidR="005B6B4E" w:rsidRPr="00B250A0" w:rsidRDefault="005B6B4E" w:rsidP="3208D4E5">
            <w:pPr>
              <w:jc w:val="center"/>
              <w:rPr>
                <w:rFonts w:cs="Arial"/>
                <w:sz w:val="22"/>
              </w:rPr>
            </w:pPr>
            <w:r w:rsidRPr="3208D4E5">
              <w:rPr>
                <w:rFonts w:cs="Arial"/>
                <w:sz w:val="22"/>
              </w:rPr>
              <w:t>1697</w:t>
            </w:r>
          </w:p>
        </w:tc>
        <w:tc>
          <w:tcPr>
            <w:tcW w:w="1406" w:type="dxa"/>
          </w:tcPr>
          <w:p w14:paraId="691557F7" w14:textId="77777777" w:rsidR="005B6B4E" w:rsidRPr="00B250A0" w:rsidRDefault="005B6B4E" w:rsidP="3208D4E5">
            <w:pPr>
              <w:jc w:val="center"/>
              <w:rPr>
                <w:rFonts w:cs="Arial"/>
                <w:sz w:val="22"/>
              </w:rPr>
            </w:pPr>
            <w:r w:rsidRPr="3208D4E5">
              <w:rPr>
                <w:rFonts w:cs="Arial"/>
                <w:sz w:val="22"/>
              </w:rPr>
              <w:t>3017</w:t>
            </w:r>
          </w:p>
        </w:tc>
      </w:tr>
    </w:tbl>
    <w:p w14:paraId="4652DA85" w14:textId="29C62D88" w:rsidR="00500D6C" w:rsidRPr="005531F8" w:rsidRDefault="00500D6C" w:rsidP="005531F8">
      <w:pPr>
        <w:spacing w:line="259" w:lineRule="auto"/>
        <w:jc w:val="left"/>
        <w:rPr>
          <w:rFonts w:cs="Arial"/>
          <w:color w:val="000000" w:themeColor="text1"/>
          <w:szCs w:val="24"/>
        </w:rPr>
      </w:pPr>
    </w:p>
    <w:sectPr w:rsidR="00500D6C" w:rsidRPr="005531F8" w:rsidSect="008536BE">
      <w:footerReference w:type="default" r:id="rId37"/>
      <w:pgSz w:w="11906" w:h="16838"/>
      <w:pgMar w:top="1417" w:right="1701" w:bottom="1417" w:left="1701"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Vourlaki, Ioanna" w:date="1900-01-01T00:00:00Z" w:initials="VI">
    <w:p w14:paraId="7574340F" w14:textId="1ED40A2D" w:rsidR="002D4B3C" w:rsidRDefault="00000000">
      <w:pPr>
        <w:pStyle w:val="Textocomentario"/>
      </w:pPr>
      <w:r>
        <w:rPr>
          <w:rStyle w:val="Refdecomentario"/>
        </w:rPr>
        <w:annotationRef/>
      </w:r>
      <w:r w:rsidRPr="362F70B4">
        <w:t xml:space="preserve">to add  π₀ = 0.01 mathematical function  as when finish from teamns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57434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CD7627B" w16cex:dateUtc="2025-10-29T1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574340F" w16cid:durableId="1CD762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62098" w14:textId="77777777" w:rsidR="00333DE1" w:rsidRPr="00B250A0" w:rsidRDefault="00333DE1" w:rsidP="005721F4">
      <w:pPr>
        <w:spacing w:after="0" w:line="240" w:lineRule="auto"/>
      </w:pPr>
      <w:r w:rsidRPr="00B250A0">
        <w:separator/>
      </w:r>
    </w:p>
  </w:endnote>
  <w:endnote w:type="continuationSeparator" w:id="0">
    <w:p w14:paraId="61A501FB" w14:textId="77777777" w:rsidR="00333DE1" w:rsidRPr="00B250A0" w:rsidRDefault="00333DE1" w:rsidP="005721F4">
      <w:pPr>
        <w:spacing w:after="0" w:line="240" w:lineRule="auto"/>
      </w:pPr>
      <w:r w:rsidRPr="00B250A0">
        <w:continuationSeparator/>
      </w:r>
    </w:p>
  </w:endnote>
  <w:endnote w:type="continuationNotice" w:id="1">
    <w:p w14:paraId="35B69796" w14:textId="77777777" w:rsidR="00333DE1" w:rsidRDefault="00333D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B61E52" w14:textId="77777777" w:rsidR="005721F4" w:rsidRPr="00B250A0" w:rsidRDefault="005721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29A309" w14:textId="77777777" w:rsidR="00333DE1" w:rsidRPr="00B250A0" w:rsidRDefault="00333DE1" w:rsidP="005721F4">
      <w:pPr>
        <w:spacing w:after="0" w:line="240" w:lineRule="auto"/>
      </w:pPr>
      <w:r w:rsidRPr="00B250A0">
        <w:separator/>
      </w:r>
    </w:p>
  </w:footnote>
  <w:footnote w:type="continuationSeparator" w:id="0">
    <w:p w14:paraId="6ADA4AA5" w14:textId="77777777" w:rsidR="00333DE1" w:rsidRPr="00B250A0" w:rsidRDefault="00333DE1" w:rsidP="005721F4">
      <w:pPr>
        <w:spacing w:after="0" w:line="240" w:lineRule="auto"/>
      </w:pPr>
      <w:r w:rsidRPr="00B250A0">
        <w:continuationSeparator/>
      </w:r>
    </w:p>
  </w:footnote>
  <w:footnote w:type="continuationNotice" w:id="1">
    <w:p w14:paraId="50728259" w14:textId="77777777" w:rsidR="00333DE1" w:rsidRDefault="00333DE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40127"/>
    <w:multiLevelType w:val="hybridMultilevel"/>
    <w:tmpl w:val="A5E8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4588F"/>
    <w:multiLevelType w:val="hybridMultilevel"/>
    <w:tmpl w:val="3A180BAA"/>
    <w:lvl w:ilvl="0" w:tplc="FBC66932">
      <w:start w:val="1"/>
      <w:numFmt w:val="bullet"/>
      <w:lvlText w:val=""/>
      <w:lvlJc w:val="left"/>
      <w:pPr>
        <w:ind w:left="1440" w:hanging="360"/>
      </w:pPr>
      <w:rPr>
        <w:rFonts w:ascii="Symbol" w:hAnsi="Symbol"/>
      </w:rPr>
    </w:lvl>
    <w:lvl w:ilvl="1" w:tplc="2294E2CC">
      <w:start w:val="1"/>
      <w:numFmt w:val="bullet"/>
      <w:lvlText w:val=""/>
      <w:lvlJc w:val="left"/>
      <w:pPr>
        <w:ind w:left="1440" w:hanging="360"/>
      </w:pPr>
      <w:rPr>
        <w:rFonts w:ascii="Symbol" w:hAnsi="Symbol"/>
      </w:rPr>
    </w:lvl>
    <w:lvl w:ilvl="2" w:tplc="5880C018">
      <w:start w:val="1"/>
      <w:numFmt w:val="bullet"/>
      <w:lvlText w:val=""/>
      <w:lvlJc w:val="left"/>
      <w:pPr>
        <w:ind w:left="1440" w:hanging="360"/>
      </w:pPr>
      <w:rPr>
        <w:rFonts w:ascii="Symbol" w:hAnsi="Symbol"/>
      </w:rPr>
    </w:lvl>
    <w:lvl w:ilvl="3" w:tplc="F4D66042">
      <w:start w:val="1"/>
      <w:numFmt w:val="bullet"/>
      <w:lvlText w:val=""/>
      <w:lvlJc w:val="left"/>
      <w:pPr>
        <w:ind w:left="1440" w:hanging="360"/>
      </w:pPr>
      <w:rPr>
        <w:rFonts w:ascii="Symbol" w:hAnsi="Symbol"/>
      </w:rPr>
    </w:lvl>
    <w:lvl w:ilvl="4" w:tplc="5F826FCC">
      <w:start w:val="1"/>
      <w:numFmt w:val="bullet"/>
      <w:lvlText w:val=""/>
      <w:lvlJc w:val="left"/>
      <w:pPr>
        <w:ind w:left="1440" w:hanging="360"/>
      </w:pPr>
      <w:rPr>
        <w:rFonts w:ascii="Symbol" w:hAnsi="Symbol"/>
      </w:rPr>
    </w:lvl>
    <w:lvl w:ilvl="5" w:tplc="4F363D74">
      <w:start w:val="1"/>
      <w:numFmt w:val="bullet"/>
      <w:lvlText w:val=""/>
      <w:lvlJc w:val="left"/>
      <w:pPr>
        <w:ind w:left="1440" w:hanging="360"/>
      </w:pPr>
      <w:rPr>
        <w:rFonts w:ascii="Symbol" w:hAnsi="Symbol"/>
      </w:rPr>
    </w:lvl>
    <w:lvl w:ilvl="6" w:tplc="FC701278">
      <w:start w:val="1"/>
      <w:numFmt w:val="bullet"/>
      <w:lvlText w:val=""/>
      <w:lvlJc w:val="left"/>
      <w:pPr>
        <w:ind w:left="1440" w:hanging="360"/>
      </w:pPr>
      <w:rPr>
        <w:rFonts w:ascii="Symbol" w:hAnsi="Symbol"/>
      </w:rPr>
    </w:lvl>
    <w:lvl w:ilvl="7" w:tplc="CA966296">
      <w:start w:val="1"/>
      <w:numFmt w:val="bullet"/>
      <w:lvlText w:val=""/>
      <w:lvlJc w:val="left"/>
      <w:pPr>
        <w:ind w:left="1440" w:hanging="360"/>
      </w:pPr>
      <w:rPr>
        <w:rFonts w:ascii="Symbol" w:hAnsi="Symbol"/>
      </w:rPr>
    </w:lvl>
    <w:lvl w:ilvl="8" w:tplc="9C6425E8">
      <w:start w:val="1"/>
      <w:numFmt w:val="bullet"/>
      <w:lvlText w:val=""/>
      <w:lvlJc w:val="left"/>
      <w:pPr>
        <w:ind w:left="1440" w:hanging="360"/>
      </w:pPr>
      <w:rPr>
        <w:rFonts w:ascii="Symbol" w:hAnsi="Symbol"/>
      </w:rPr>
    </w:lvl>
  </w:abstractNum>
  <w:abstractNum w:abstractNumId="2" w15:restartNumberingAfterBreak="0">
    <w:nsid w:val="70E1480C"/>
    <w:multiLevelType w:val="hybridMultilevel"/>
    <w:tmpl w:val="9104E1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880A7E"/>
    <w:multiLevelType w:val="hybridMultilevel"/>
    <w:tmpl w:val="73B681EA"/>
    <w:lvl w:ilvl="0" w:tplc="88FA569E">
      <w:start w:val="1"/>
      <w:numFmt w:val="decimal"/>
      <w:lvlText w:val="%1."/>
      <w:lvlJc w:val="left"/>
      <w:pPr>
        <w:ind w:left="720" w:hanging="360"/>
      </w:pPr>
    </w:lvl>
    <w:lvl w:ilvl="1" w:tplc="4C6A0B22">
      <w:start w:val="1"/>
      <w:numFmt w:val="decimal"/>
      <w:lvlText w:val="%2."/>
      <w:lvlJc w:val="left"/>
      <w:pPr>
        <w:ind w:left="720" w:hanging="360"/>
      </w:pPr>
    </w:lvl>
    <w:lvl w:ilvl="2" w:tplc="627CA7A0">
      <w:start w:val="1"/>
      <w:numFmt w:val="decimal"/>
      <w:lvlText w:val="%3."/>
      <w:lvlJc w:val="left"/>
      <w:pPr>
        <w:ind w:left="720" w:hanging="360"/>
      </w:pPr>
    </w:lvl>
    <w:lvl w:ilvl="3" w:tplc="27065D6C">
      <w:start w:val="1"/>
      <w:numFmt w:val="decimal"/>
      <w:lvlText w:val="%4."/>
      <w:lvlJc w:val="left"/>
      <w:pPr>
        <w:ind w:left="720" w:hanging="360"/>
      </w:pPr>
    </w:lvl>
    <w:lvl w:ilvl="4" w:tplc="5552A52C">
      <w:start w:val="1"/>
      <w:numFmt w:val="decimal"/>
      <w:lvlText w:val="%5."/>
      <w:lvlJc w:val="left"/>
      <w:pPr>
        <w:ind w:left="720" w:hanging="360"/>
      </w:pPr>
    </w:lvl>
    <w:lvl w:ilvl="5" w:tplc="14405452">
      <w:start w:val="1"/>
      <w:numFmt w:val="decimal"/>
      <w:lvlText w:val="%6."/>
      <w:lvlJc w:val="left"/>
      <w:pPr>
        <w:ind w:left="720" w:hanging="360"/>
      </w:pPr>
    </w:lvl>
    <w:lvl w:ilvl="6" w:tplc="2CA88C50">
      <w:start w:val="1"/>
      <w:numFmt w:val="decimal"/>
      <w:lvlText w:val="%7."/>
      <w:lvlJc w:val="left"/>
      <w:pPr>
        <w:ind w:left="720" w:hanging="360"/>
      </w:pPr>
    </w:lvl>
    <w:lvl w:ilvl="7" w:tplc="3D6A8F96">
      <w:start w:val="1"/>
      <w:numFmt w:val="decimal"/>
      <w:lvlText w:val="%8."/>
      <w:lvlJc w:val="left"/>
      <w:pPr>
        <w:ind w:left="720" w:hanging="360"/>
      </w:pPr>
    </w:lvl>
    <w:lvl w:ilvl="8" w:tplc="EDBA9AE8">
      <w:start w:val="1"/>
      <w:numFmt w:val="decimal"/>
      <w:lvlText w:val="%9."/>
      <w:lvlJc w:val="left"/>
      <w:pPr>
        <w:ind w:left="720" w:hanging="360"/>
      </w:pPr>
    </w:lvl>
  </w:abstractNum>
  <w:num w:numId="1" w16cid:durableId="1906835811">
    <w:abstractNumId w:val="2"/>
  </w:num>
  <w:num w:numId="2" w16cid:durableId="1362825119">
    <w:abstractNumId w:val="0"/>
  </w:num>
  <w:num w:numId="3" w16cid:durableId="1276594680">
    <w:abstractNumId w:val="1"/>
  </w:num>
  <w:num w:numId="4" w16cid:durableId="45228523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iles, Miriam">
    <w15:presenceInfo w15:providerId="AD" w15:userId="S::miriam.piles@irta.cat::889aa8dd-c6a5-4412-a9ac-4304ee1b23ee"/>
  </w15:person>
  <w15:person w15:author="Vourlaki, Ioanna">
    <w15:presenceInfo w15:providerId="AD" w15:userId="S::ioanna.vourlaki@irta.cat::129e4e21-3f74-4c0c-aefd-b297e48e9a61"/>
  </w15:person>
  <w15:person w15:author="Jove, Teodor">
    <w15:presenceInfo w15:providerId="AD" w15:userId="S::teodor.jove@irta.cat::b5dacd75-0265-4315-8ff6-ccf2615a95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80"/>
    <w:rsid w:val="00000925"/>
    <w:rsid w:val="000010BB"/>
    <w:rsid w:val="0000228A"/>
    <w:rsid w:val="00002514"/>
    <w:rsid w:val="00002B43"/>
    <w:rsid w:val="00003867"/>
    <w:rsid w:val="00003A67"/>
    <w:rsid w:val="0000429B"/>
    <w:rsid w:val="0000455F"/>
    <w:rsid w:val="00006909"/>
    <w:rsid w:val="0000696A"/>
    <w:rsid w:val="000078C1"/>
    <w:rsid w:val="0001038E"/>
    <w:rsid w:val="00011156"/>
    <w:rsid w:val="00011EDC"/>
    <w:rsid w:val="0001221A"/>
    <w:rsid w:val="00014464"/>
    <w:rsid w:val="00015B81"/>
    <w:rsid w:val="0001734C"/>
    <w:rsid w:val="000174DD"/>
    <w:rsid w:val="00020BE4"/>
    <w:rsid w:val="00021260"/>
    <w:rsid w:val="00022556"/>
    <w:rsid w:val="00022BD3"/>
    <w:rsid w:val="00022CD1"/>
    <w:rsid w:val="0002355E"/>
    <w:rsid w:val="00023779"/>
    <w:rsid w:val="00023C96"/>
    <w:rsid w:val="00023DC2"/>
    <w:rsid w:val="00024102"/>
    <w:rsid w:val="00024680"/>
    <w:rsid w:val="000250FE"/>
    <w:rsid w:val="000253E0"/>
    <w:rsid w:val="00025551"/>
    <w:rsid w:val="00026598"/>
    <w:rsid w:val="00027713"/>
    <w:rsid w:val="00027773"/>
    <w:rsid w:val="00027B4D"/>
    <w:rsid w:val="000301E9"/>
    <w:rsid w:val="0003171B"/>
    <w:rsid w:val="0003210A"/>
    <w:rsid w:val="00032A10"/>
    <w:rsid w:val="0003379F"/>
    <w:rsid w:val="00034126"/>
    <w:rsid w:val="00034DEF"/>
    <w:rsid w:val="00035A16"/>
    <w:rsid w:val="000369B4"/>
    <w:rsid w:val="00037ADE"/>
    <w:rsid w:val="00037AE2"/>
    <w:rsid w:val="000400F6"/>
    <w:rsid w:val="000402F5"/>
    <w:rsid w:val="00040AE3"/>
    <w:rsid w:val="000415AC"/>
    <w:rsid w:val="000424FC"/>
    <w:rsid w:val="00042DF5"/>
    <w:rsid w:val="000433D8"/>
    <w:rsid w:val="00045D67"/>
    <w:rsid w:val="0004605B"/>
    <w:rsid w:val="000461E5"/>
    <w:rsid w:val="000462DE"/>
    <w:rsid w:val="0004667E"/>
    <w:rsid w:val="00046EB7"/>
    <w:rsid w:val="00046F29"/>
    <w:rsid w:val="000471E1"/>
    <w:rsid w:val="000500AC"/>
    <w:rsid w:val="0005082B"/>
    <w:rsid w:val="00051761"/>
    <w:rsid w:val="00052F0C"/>
    <w:rsid w:val="00052FB1"/>
    <w:rsid w:val="00053385"/>
    <w:rsid w:val="00053AAC"/>
    <w:rsid w:val="00053BFB"/>
    <w:rsid w:val="0005447C"/>
    <w:rsid w:val="00054B17"/>
    <w:rsid w:val="00054F64"/>
    <w:rsid w:val="000555F4"/>
    <w:rsid w:val="000558F7"/>
    <w:rsid w:val="0005679B"/>
    <w:rsid w:val="00056FC5"/>
    <w:rsid w:val="0005742B"/>
    <w:rsid w:val="00061C18"/>
    <w:rsid w:val="000628A4"/>
    <w:rsid w:val="00062A04"/>
    <w:rsid w:val="00062A13"/>
    <w:rsid w:val="00062F5F"/>
    <w:rsid w:val="00063AE4"/>
    <w:rsid w:val="00063DC8"/>
    <w:rsid w:val="00065825"/>
    <w:rsid w:val="0006595E"/>
    <w:rsid w:val="00066077"/>
    <w:rsid w:val="00066181"/>
    <w:rsid w:val="00067237"/>
    <w:rsid w:val="0006732C"/>
    <w:rsid w:val="000707CE"/>
    <w:rsid w:val="00070DE7"/>
    <w:rsid w:val="00070EB8"/>
    <w:rsid w:val="00072326"/>
    <w:rsid w:val="00072415"/>
    <w:rsid w:val="00072AC7"/>
    <w:rsid w:val="00073056"/>
    <w:rsid w:val="000730CE"/>
    <w:rsid w:val="00073F4D"/>
    <w:rsid w:val="00074535"/>
    <w:rsid w:val="000748F6"/>
    <w:rsid w:val="00074D49"/>
    <w:rsid w:val="000753E9"/>
    <w:rsid w:val="000756B0"/>
    <w:rsid w:val="000757BB"/>
    <w:rsid w:val="000759E5"/>
    <w:rsid w:val="00075A9A"/>
    <w:rsid w:val="00075CCC"/>
    <w:rsid w:val="0007643C"/>
    <w:rsid w:val="0007698E"/>
    <w:rsid w:val="00076BB8"/>
    <w:rsid w:val="0007771E"/>
    <w:rsid w:val="00077D1F"/>
    <w:rsid w:val="0008021E"/>
    <w:rsid w:val="0008118C"/>
    <w:rsid w:val="000821BA"/>
    <w:rsid w:val="000822B6"/>
    <w:rsid w:val="00082C8B"/>
    <w:rsid w:val="00084528"/>
    <w:rsid w:val="00084748"/>
    <w:rsid w:val="000849B6"/>
    <w:rsid w:val="0008537F"/>
    <w:rsid w:val="000854DE"/>
    <w:rsid w:val="000858F3"/>
    <w:rsid w:val="00085A52"/>
    <w:rsid w:val="00086235"/>
    <w:rsid w:val="00087124"/>
    <w:rsid w:val="00087578"/>
    <w:rsid w:val="00087DF6"/>
    <w:rsid w:val="000900ED"/>
    <w:rsid w:val="0009023E"/>
    <w:rsid w:val="00090625"/>
    <w:rsid w:val="0009073C"/>
    <w:rsid w:val="00090859"/>
    <w:rsid w:val="00090CB8"/>
    <w:rsid w:val="00090D68"/>
    <w:rsid w:val="0009151E"/>
    <w:rsid w:val="00091581"/>
    <w:rsid w:val="000916E9"/>
    <w:rsid w:val="00091910"/>
    <w:rsid w:val="00092193"/>
    <w:rsid w:val="000924C2"/>
    <w:rsid w:val="0009292E"/>
    <w:rsid w:val="000931EB"/>
    <w:rsid w:val="00093436"/>
    <w:rsid w:val="000935C2"/>
    <w:rsid w:val="0009420F"/>
    <w:rsid w:val="00095098"/>
    <w:rsid w:val="00095D5D"/>
    <w:rsid w:val="00096088"/>
    <w:rsid w:val="0009752B"/>
    <w:rsid w:val="00097D84"/>
    <w:rsid w:val="00097D9C"/>
    <w:rsid w:val="00097FB5"/>
    <w:rsid w:val="000A07D7"/>
    <w:rsid w:val="000A095C"/>
    <w:rsid w:val="000A0ACE"/>
    <w:rsid w:val="000A0DC8"/>
    <w:rsid w:val="000A2EA7"/>
    <w:rsid w:val="000A3697"/>
    <w:rsid w:val="000A39F0"/>
    <w:rsid w:val="000A3B4F"/>
    <w:rsid w:val="000A4057"/>
    <w:rsid w:val="000A437E"/>
    <w:rsid w:val="000A4D91"/>
    <w:rsid w:val="000A66D8"/>
    <w:rsid w:val="000A7353"/>
    <w:rsid w:val="000A73A1"/>
    <w:rsid w:val="000A7510"/>
    <w:rsid w:val="000A76B2"/>
    <w:rsid w:val="000A780F"/>
    <w:rsid w:val="000A7DFF"/>
    <w:rsid w:val="000B006B"/>
    <w:rsid w:val="000B1B19"/>
    <w:rsid w:val="000B1B26"/>
    <w:rsid w:val="000B2306"/>
    <w:rsid w:val="000B23DA"/>
    <w:rsid w:val="000B2C3A"/>
    <w:rsid w:val="000B2EE0"/>
    <w:rsid w:val="000B3A96"/>
    <w:rsid w:val="000B48A8"/>
    <w:rsid w:val="000B4EA6"/>
    <w:rsid w:val="000B4F3D"/>
    <w:rsid w:val="000C1009"/>
    <w:rsid w:val="000C247C"/>
    <w:rsid w:val="000C2D15"/>
    <w:rsid w:val="000C2E2C"/>
    <w:rsid w:val="000C5AC5"/>
    <w:rsid w:val="000C5DED"/>
    <w:rsid w:val="000C5E79"/>
    <w:rsid w:val="000C73BF"/>
    <w:rsid w:val="000C7971"/>
    <w:rsid w:val="000D0137"/>
    <w:rsid w:val="000D0DA6"/>
    <w:rsid w:val="000D0F0B"/>
    <w:rsid w:val="000D274A"/>
    <w:rsid w:val="000D2B02"/>
    <w:rsid w:val="000D2C6C"/>
    <w:rsid w:val="000D372D"/>
    <w:rsid w:val="000D6607"/>
    <w:rsid w:val="000D71E7"/>
    <w:rsid w:val="000E1BCF"/>
    <w:rsid w:val="000E21F0"/>
    <w:rsid w:val="000E2596"/>
    <w:rsid w:val="000E347B"/>
    <w:rsid w:val="000E3F06"/>
    <w:rsid w:val="000E3FFD"/>
    <w:rsid w:val="000E441E"/>
    <w:rsid w:val="000E48D3"/>
    <w:rsid w:val="000E4FC6"/>
    <w:rsid w:val="000E5CC4"/>
    <w:rsid w:val="000E5D6A"/>
    <w:rsid w:val="000E7112"/>
    <w:rsid w:val="000E7FAA"/>
    <w:rsid w:val="000F042C"/>
    <w:rsid w:val="000F089F"/>
    <w:rsid w:val="000F0B94"/>
    <w:rsid w:val="000F0C31"/>
    <w:rsid w:val="000F2A0B"/>
    <w:rsid w:val="000F337E"/>
    <w:rsid w:val="000F33BF"/>
    <w:rsid w:val="000F4ECC"/>
    <w:rsid w:val="000F660C"/>
    <w:rsid w:val="000F6641"/>
    <w:rsid w:val="000F67F9"/>
    <w:rsid w:val="000F69A7"/>
    <w:rsid w:val="0010068F"/>
    <w:rsid w:val="00102C0A"/>
    <w:rsid w:val="00102D42"/>
    <w:rsid w:val="0010354A"/>
    <w:rsid w:val="0010360C"/>
    <w:rsid w:val="00103719"/>
    <w:rsid w:val="001039CC"/>
    <w:rsid w:val="00104088"/>
    <w:rsid w:val="00104C5B"/>
    <w:rsid w:val="00105083"/>
    <w:rsid w:val="00105493"/>
    <w:rsid w:val="001059C5"/>
    <w:rsid w:val="001068B1"/>
    <w:rsid w:val="00107C92"/>
    <w:rsid w:val="00110367"/>
    <w:rsid w:val="0011116B"/>
    <w:rsid w:val="001118B3"/>
    <w:rsid w:val="00112178"/>
    <w:rsid w:val="00113D53"/>
    <w:rsid w:val="001146D0"/>
    <w:rsid w:val="0011542E"/>
    <w:rsid w:val="0011674D"/>
    <w:rsid w:val="001203A4"/>
    <w:rsid w:val="00120411"/>
    <w:rsid w:val="00122063"/>
    <w:rsid w:val="00122F13"/>
    <w:rsid w:val="00125E9E"/>
    <w:rsid w:val="001275A4"/>
    <w:rsid w:val="00127640"/>
    <w:rsid w:val="001305D1"/>
    <w:rsid w:val="0013101F"/>
    <w:rsid w:val="00131454"/>
    <w:rsid w:val="0013195A"/>
    <w:rsid w:val="00132088"/>
    <w:rsid w:val="001323E9"/>
    <w:rsid w:val="00132E58"/>
    <w:rsid w:val="00133391"/>
    <w:rsid w:val="0013373A"/>
    <w:rsid w:val="00133CDC"/>
    <w:rsid w:val="001348E9"/>
    <w:rsid w:val="0013518F"/>
    <w:rsid w:val="00135463"/>
    <w:rsid w:val="00135972"/>
    <w:rsid w:val="00136D68"/>
    <w:rsid w:val="00140A7C"/>
    <w:rsid w:val="0014194A"/>
    <w:rsid w:val="00142B98"/>
    <w:rsid w:val="0014448A"/>
    <w:rsid w:val="0014491B"/>
    <w:rsid w:val="00144DA4"/>
    <w:rsid w:val="00144E26"/>
    <w:rsid w:val="0014677A"/>
    <w:rsid w:val="00146D55"/>
    <w:rsid w:val="00146EC1"/>
    <w:rsid w:val="001474E4"/>
    <w:rsid w:val="00150335"/>
    <w:rsid w:val="0015057E"/>
    <w:rsid w:val="00150BD2"/>
    <w:rsid w:val="00151198"/>
    <w:rsid w:val="00151762"/>
    <w:rsid w:val="00151F8E"/>
    <w:rsid w:val="00152083"/>
    <w:rsid w:val="00152ABC"/>
    <w:rsid w:val="00152BD6"/>
    <w:rsid w:val="00153DCA"/>
    <w:rsid w:val="00155EAD"/>
    <w:rsid w:val="00155FF5"/>
    <w:rsid w:val="0015609A"/>
    <w:rsid w:val="00156324"/>
    <w:rsid w:val="001572E4"/>
    <w:rsid w:val="00157883"/>
    <w:rsid w:val="0016041F"/>
    <w:rsid w:val="00160C83"/>
    <w:rsid w:val="00161195"/>
    <w:rsid w:val="00161313"/>
    <w:rsid w:val="00162EA2"/>
    <w:rsid w:val="001633E8"/>
    <w:rsid w:val="001650CD"/>
    <w:rsid w:val="001651FF"/>
    <w:rsid w:val="0016619F"/>
    <w:rsid w:val="00166698"/>
    <w:rsid w:val="0016766D"/>
    <w:rsid w:val="001708CC"/>
    <w:rsid w:val="001722AA"/>
    <w:rsid w:val="00172461"/>
    <w:rsid w:val="00173182"/>
    <w:rsid w:val="00173680"/>
    <w:rsid w:val="00174659"/>
    <w:rsid w:val="001757CB"/>
    <w:rsid w:val="00175E7A"/>
    <w:rsid w:val="0017770E"/>
    <w:rsid w:val="00177D17"/>
    <w:rsid w:val="00180451"/>
    <w:rsid w:val="001815CA"/>
    <w:rsid w:val="00181665"/>
    <w:rsid w:val="00181B28"/>
    <w:rsid w:val="00183CDB"/>
    <w:rsid w:val="00184CA5"/>
    <w:rsid w:val="001859D1"/>
    <w:rsid w:val="00185C14"/>
    <w:rsid w:val="00185FBF"/>
    <w:rsid w:val="00186773"/>
    <w:rsid w:val="001869F7"/>
    <w:rsid w:val="001901D9"/>
    <w:rsid w:val="00190319"/>
    <w:rsid w:val="001908B2"/>
    <w:rsid w:val="001912EC"/>
    <w:rsid w:val="001918CF"/>
    <w:rsid w:val="00192048"/>
    <w:rsid w:val="00192EE0"/>
    <w:rsid w:val="00192F7E"/>
    <w:rsid w:val="001931B7"/>
    <w:rsid w:val="001949CD"/>
    <w:rsid w:val="00194CF0"/>
    <w:rsid w:val="00195080"/>
    <w:rsid w:val="00196FB2"/>
    <w:rsid w:val="001979CB"/>
    <w:rsid w:val="001A01E6"/>
    <w:rsid w:val="001A29C3"/>
    <w:rsid w:val="001A2F10"/>
    <w:rsid w:val="001A2F48"/>
    <w:rsid w:val="001A310E"/>
    <w:rsid w:val="001A32EB"/>
    <w:rsid w:val="001A374A"/>
    <w:rsid w:val="001A4117"/>
    <w:rsid w:val="001A49C7"/>
    <w:rsid w:val="001A4E14"/>
    <w:rsid w:val="001A52CE"/>
    <w:rsid w:val="001A57F2"/>
    <w:rsid w:val="001A69AB"/>
    <w:rsid w:val="001A70E7"/>
    <w:rsid w:val="001A7778"/>
    <w:rsid w:val="001A7DAA"/>
    <w:rsid w:val="001B041A"/>
    <w:rsid w:val="001B1924"/>
    <w:rsid w:val="001B1E63"/>
    <w:rsid w:val="001B231C"/>
    <w:rsid w:val="001B264F"/>
    <w:rsid w:val="001B386D"/>
    <w:rsid w:val="001B3987"/>
    <w:rsid w:val="001B3D79"/>
    <w:rsid w:val="001B4C76"/>
    <w:rsid w:val="001B566F"/>
    <w:rsid w:val="001B5E94"/>
    <w:rsid w:val="001B5EC4"/>
    <w:rsid w:val="001B65E5"/>
    <w:rsid w:val="001B6622"/>
    <w:rsid w:val="001B682B"/>
    <w:rsid w:val="001B7AB2"/>
    <w:rsid w:val="001B7C87"/>
    <w:rsid w:val="001C0268"/>
    <w:rsid w:val="001C09C8"/>
    <w:rsid w:val="001C27EC"/>
    <w:rsid w:val="001C4600"/>
    <w:rsid w:val="001C799F"/>
    <w:rsid w:val="001D0B30"/>
    <w:rsid w:val="001D1BC8"/>
    <w:rsid w:val="001D3F49"/>
    <w:rsid w:val="001D3FAB"/>
    <w:rsid w:val="001D42AE"/>
    <w:rsid w:val="001D551D"/>
    <w:rsid w:val="001D5A25"/>
    <w:rsid w:val="001D6CEC"/>
    <w:rsid w:val="001D7124"/>
    <w:rsid w:val="001D7126"/>
    <w:rsid w:val="001D7DD4"/>
    <w:rsid w:val="001E16A1"/>
    <w:rsid w:val="001E17E9"/>
    <w:rsid w:val="001E1F4E"/>
    <w:rsid w:val="001E20A3"/>
    <w:rsid w:val="001E2DE1"/>
    <w:rsid w:val="001E429A"/>
    <w:rsid w:val="001E482D"/>
    <w:rsid w:val="001E49E3"/>
    <w:rsid w:val="001E4AD0"/>
    <w:rsid w:val="001E6431"/>
    <w:rsid w:val="001E6BF0"/>
    <w:rsid w:val="001E7210"/>
    <w:rsid w:val="001F10DC"/>
    <w:rsid w:val="001F1866"/>
    <w:rsid w:val="001F29DC"/>
    <w:rsid w:val="001F3526"/>
    <w:rsid w:val="001F3636"/>
    <w:rsid w:val="001F368D"/>
    <w:rsid w:val="001F4C8D"/>
    <w:rsid w:val="001F50BD"/>
    <w:rsid w:val="001F6E90"/>
    <w:rsid w:val="001F7006"/>
    <w:rsid w:val="001F7B28"/>
    <w:rsid w:val="0020032A"/>
    <w:rsid w:val="0020070F"/>
    <w:rsid w:val="00200A58"/>
    <w:rsid w:val="00201A9D"/>
    <w:rsid w:val="00201F9E"/>
    <w:rsid w:val="00202078"/>
    <w:rsid w:val="00202B65"/>
    <w:rsid w:val="00204526"/>
    <w:rsid w:val="0020458A"/>
    <w:rsid w:val="002045E3"/>
    <w:rsid w:val="0020483D"/>
    <w:rsid w:val="00204EBF"/>
    <w:rsid w:val="00204EE0"/>
    <w:rsid w:val="00204FF4"/>
    <w:rsid w:val="00205808"/>
    <w:rsid w:val="00205CFE"/>
    <w:rsid w:val="00205F5E"/>
    <w:rsid w:val="002070FB"/>
    <w:rsid w:val="00207882"/>
    <w:rsid w:val="002079E3"/>
    <w:rsid w:val="00210165"/>
    <w:rsid w:val="002101AE"/>
    <w:rsid w:val="00213EB2"/>
    <w:rsid w:val="00214E18"/>
    <w:rsid w:val="002150AA"/>
    <w:rsid w:val="00215B75"/>
    <w:rsid w:val="00215DED"/>
    <w:rsid w:val="002172D0"/>
    <w:rsid w:val="00217379"/>
    <w:rsid w:val="00217D5F"/>
    <w:rsid w:val="00217F52"/>
    <w:rsid w:val="0022039F"/>
    <w:rsid w:val="00220BB1"/>
    <w:rsid w:val="002210BA"/>
    <w:rsid w:val="002212D3"/>
    <w:rsid w:val="0022189F"/>
    <w:rsid w:val="00221A27"/>
    <w:rsid w:val="00221AEE"/>
    <w:rsid w:val="002224ED"/>
    <w:rsid w:val="00223F7D"/>
    <w:rsid w:val="0022424A"/>
    <w:rsid w:val="00224CF6"/>
    <w:rsid w:val="00225F6C"/>
    <w:rsid w:val="00225F7F"/>
    <w:rsid w:val="0022712C"/>
    <w:rsid w:val="002274F8"/>
    <w:rsid w:val="0022772A"/>
    <w:rsid w:val="00227B13"/>
    <w:rsid w:val="002309F8"/>
    <w:rsid w:val="00230E25"/>
    <w:rsid w:val="00230F39"/>
    <w:rsid w:val="0023108F"/>
    <w:rsid w:val="00231DD0"/>
    <w:rsid w:val="002320DC"/>
    <w:rsid w:val="00232C3E"/>
    <w:rsid w:val="00233C68"/>
    <w:rsid w:val="00233D93"/>
    <w:rsid w:val="00234C11"/>
    <w:rsid w:val="00237530"/>
    <w:rsid w:val="00240773"/>
    <w:rsid w:val="002409F6"/>
    <w:rsid w:val="00241B87"/>
    <w:rsid w:val="0024222B"/>
    <w:rsid w:val="00243471"/>
    <w:rsid w:val="00243723"/>
    <w:rsid w:val="00243C8F"/>
    <w:rsid w:val="00243E69"/>
    <w:rsid w:val="002459A0"/>
    <w:rsid w:val="00245DE4"/>
    <w:rsid w:val="0024603E"/>
    <w:rsid w:val="002472BD"/>
    <w:rsid w:val="00247D1C"/>
    <w:rsid w:val="00250AA4"/>
    <w:rsid w:val="0025166F"/>
    <w:rsid w:val="00251A25"/>
    <w:rsid w:val="00251CB9"/>
    <w:rsid w:val="002561D7"/>
    <w:rsid w:val="00257454"/>
    <w:rsid w:val="0025770A"/>
    <w:rsid w:val="00257C1A"/>
    <w:rsid w:val="00260930"/>
    <w:rsid w:val="00260F61"/>
    <w:rsid w:val="002618AE"/>
    <w:rsid w:val="00261DEF"/>
    <w:rsid w:val="00261E4C"/>
    <w:rsid w:val="0026380C"/>
    <w:rsid w:val="002639A0"/>
    <w:rsid w:val="00263E56"/>
    <w:rsid w:val="00263F74"/>
    <w:rsid w:val="00264763"/>
    <w:rsid w:val="002657B4"/>
    <w:rsid w:val="0026674C"/>
    <w:rsid w:val="00266A9F"/>
    <w:rsid w:val="002670C2"/>
    <w:rsid w:val="002675DF"/>
    <w:rsid w:val="0026782A"/>
    <w:rsid w:val="002702E1"/>
    <w:rsid w:val="0027042D"/>
    <w:rsid w:val="00270802"/>
    <w:rsid w:val="002719B6"/>
    <w:rsid w:val="00271A6D"/>
    <w:rsid w:val="0027218A"/>
    <w:rsid w:val="00272C66"/>
    <w:rsid w:val="00272F01"/>
    <w:rsid w:val="002731FB"/>
    <w:rsid w:val="0027327B"/>
    <w:rsid w:val="0027453A"/>
    <w:rsid w:val="00274667"/>
    <w:rsid w:val="0027468E"/>
    <w:rsid w:val="00274796"/>
    <w:rsid w:val="00274E21"/>
    <w:rsid w:val="00275106"/>
    <w:rsid w:val="00275302"/>
    <w:rsid w:val="0027530B"/>
    <w:rsid w:val="00275E3D"/>
    <w:rsid w:val="00276665"/>
    <w:rsid w:val="0027742F"/>
    <w:rsid w:val="00277EDC"/>
    <w:rsid w:val="002818E0"/>
    <w:rsid w:val="00282AB4"/>
    <w:rsid w:val="00282B64"/>
    <w:rsid w:val="0028389E"/>
    <w:rsid w:val="00283D2F"/>
    <w:rsid w:val="0028444D"/>
    <w:rsid w:val="00285706"/>
    <w:rsid w:val="00286377"/>
    <w:rsid w:val="00286C46"/>
    <w:rsid w:val="00286D68"/>
    <w:rsid w:val="002878D7"/>
    <w:rsid w:val="0029069C"/>
    <w:rsid w:val="0029136F"/>
    <w:rsid w:val="00291ADD"/>
    <w:rsid w:val="00294087"/>
    <w:rsid w:val="00294467"/>
    <w:rsid w:val="002947C6"/>
    <w:rsid w:val="00294F48"/>
    <w:rsid w:val="0029576F"/>
    <w:rsid w:val="00295C77"/>
    <w:rsid w:val="002961C3"/>
    <w:rsid w:val="00296EDD"/>
    <w:rsid w:val="0029716C"/>
    <w:rsid w:val="00297A1F"/>
    <w:rsid w:val="00297EEC"/>
    <w:rsid w:val="002A231A"/>
    <w:rsid w:val="002A3DF5"/>
    <w:rsid w:val="002A43DA"/>
    <w:rsid w:val="002A47E6"/>
    <w:rsid w:val="002A5B9A"/>
    <w:rsid w:val="002A5BB0"/>
    <w:rsid w:val="002A5C47"/>
    <w:rsid w:val="002A6E30"/>
    <w:rsid w:val="002A7AD6"/>
    <w:rsid w:val="002B0FBB"/>
    <w:rsid w:val="002B0FD6"/>
    <w:rsid w:val="002B1138"/>
    <w:rsid w:val="002B17F5"/>
    <w:rsid w:val="002B1C11"/>
    <w:rsid w:val="002B2325"/>
    <w:rsid w:val="002B25AD"/>
    <w:rsid w:val="002B26DB"/>
    <w:rsid w:val="002B2D0A"/>
    <w:rsid w:val="002B32A0"/>
    <w:rsid w:val="002B43BC"/>
    <w:rsid w:val="002B4869"/>
    <w:rsid w:val="002B4AB7"/>
    <w:rsid w:val="002B5FA1"/>
    <w:rsid w:val="002B64B2"/>
    <w:rsid w:val="002B6DC1"/>
    <w:rsid w:val="002C0EA2"/>
    <w:rsid w:val="002C0F45"/>
    <w:rsid w:val="002C2D3A"/>
    <w:rsid w:val="002C3131"/>
    <w:rsid w:val="002C32D6"/>
    <w:rsid w:val="002C3630"/>
    <w:rsid w:val="002C3A5D"/>
    <w:rsid w:val="002C4217"/>
    <w:rsid w:val="002C52AE"/>
    <w:rsid w:val="002C5B15"/>
    <w:rsid w:val="002C691E"/>
    <w:rsid w:val="002C6D12"/>
    <w:rsid w:val="002C7827"/>
    <w:rsid w:val="002D0A3B"/>
    <w:rsid w:val="002D0B22"/>
    <w:rsid w:val="002D138A"/>
    <w:rsid w:val="002D2055"/>
    <w:rsid w:val="002D2FC1"/>
    <w:rsid w:val="002D40A8"/>
    <w:rsid w:val="002D41FD"/>
    <w:rsid w:val="002D42B4"/>
    <w:rsid w:val="002D4B3C"/>
    <w:rsid w:val="002D66AC"/>
    <w:rsid w:val="002D6C0A"/>
    <w:rsid w:val="002D6E3B"/>
    <w:rsid w:val="002D72F9"/>
    <w:rsid w:val="002D731E"/>
    <w:rsid w:val="002E0025"/>
    <w:rsid w:val="002E0062"/>
    <w:rsid w:val="002E0BAE"/>
    <w:rsid w:val="002E1820"/>
    <w:rsid w:val="002E2B1E"/>
    <w:rsid w:val="002E4A15"/>
    <w:rsid w:val="002E60B1"/>
    <w:rsid w:val="002E64BC"/>
    <w:rsid w:val="002E6906"/>
    <w:rsid w:val="002E6CE8"/>
    <w:rsid w:val="002F015C"/>
    <w:rsid w:val="002F0C59"/>
    <w:rsid w:val="002F0EA1"/>
    <w:rsid w:val="002F1291"/>
    <w:rsid w:val="002F1961"/>
    <w:rsid w:val="002F1C02"/>
    <w:rsid w:val="002F1FD3"/>
    <w:rsid w:val="002F3CD6"/>
    <w:rsid w:val="002F5110"/>
    <w:rsid w:val="002F5140"/>
    <w:rsid w:val="002F63C1"/>
    <w:rsid w:val="002F63D0"/>
    <w:rsid w:val="002F6412"/>
    <w:rsid w:val="002F64CF"/>
    <w:rsid w:val="002F74E7"/>
    <w:rsid w:val="002F7A5A"/>
    <w:rsid w:val="003017A4"/>
    <w:rsid w:val="00301912"/>
    <w:rsid w:val="003028D4"/>
    <w:rsid w:val="00303121"/>
    <w:rsid w:val="00303847"/>
    <w:rsid w:val="00303F7B"/>
    <w:rsid w:val="00305D3B"/>
    <w:rsid w:val="003068EE"/>
    <w:rsid w:val="00306BEF"/>
    <w:rsid w:val="00307E68"/>
    <w:rsid w:val="00307EE0"/>
    <w:rsid w:val="003101FB"/>
    <w:rsid w:val="00310211"/>
    <w:rsid w:val="00311CE9"/>
    <w:rsid w:val="0031217F"/>
    <w:rsid w:val="003125FC"/>
    <w:rsid w:val="0031260D"/>
    <w:rsid w:val="0031288E"/>
    <w:rsid w:val="00313059"/>
    <w:rsid w:val="0031327C"/>
    <w:rsid w:val="003140A2"/>
    <w:rsid w:val="00314A89"/>
    <w:rsid w:val="00316BD2"/>
    <w:rsid w:val="0031711A"/>
    <w:rsid w:val="00317ACC"/>
    <w:rsid w:val="00317B26"/>
    <w:rsid w:val="00320A7F"/>
    <w:rsid w:val="003224D9"/>
    <w:rsid w:val="00324454"/>
    <w:rsid w:val="0032583C"/>
    <w:rsid w:val="0032584C"/>
    <w:rsid w:val="003258AA"/>
    <w:rsid w:val="003262B0"/>
    <w:rsid w:val="00326511"/>
    <w:rsid w:val="003278AC"/>
    <w:rsid w:val="00327F0C"/>
    <w:rsid w:val="003307C8"/>
    <w:rsid w:val="00330EDC"/>
    <w:rsid w:val="00331472"/>
    <w:rsid w:val="00331720"/>
    <w:rsid w:val="003322D2"/>
    <w:rsid w:val="0033241F"/>
    <w:rsid w:val="00332D72"/>
    <w:rsid w:val="00333BF3"/>
    <w:rsid w:val="00333DE1"/>
    <w:rsid w:val="003342CF"/>
    <w:rsid w:val="003353CC"/>
    <w:rsid w:val="0033550D"/>
    <w:rsid w:val="003360B5"/>
    <w:rsid w:val="003361F0"/>
    <w:rsid w:val="0033634C"/>
    <w:rsid w:val="003371CE"/>
    <w:rsid w:val="003377CE"/>
    <w:rsid w:val="00337DBD"/>
    <w:rsid w:val="003405FB"/>
    <w:rsid w:val="00340E9C"/>
    <w:rsid w:val="00340F4E"/>
    <w:rsid w:val="003418B2"/>
    <w:rsid w:val="00341AFD"/>
    <w:rsid w:val="00341CB2"/>
    <w:rsid w:val="00342800"/>
    <w:rsid w:val="00343F29"/>
    <w:rsid w:val="0034460B"/>
    <w:rsid w:val="00344EA2"/>
    <w:rsid w:val="003464F9"/>
    <w:rsid w:val="00346C8D"/>
    <w:rsid w:val="0034712D"/>
    <w:rsid w:val="003475FE"/>
    <w:rsid w:val="00347C2E"/>
    <w:rsid w:val="0035019D"/>
    <w:rsid w:val="00351071"/>
    <w:rsid w:val="00354359"/>
    <w:rsid w:val="00354598"/>
    <w:rsid w:val="00356A3A"/>
    <w:rsid w:val="00357142"/>
    <w:rsid w:val="003603F5"/>
    <w:rsid w:val="0036097F"/>
    <w:rsid w:val="00361030"/>
    <w:rsid w:val="00361A8D"/>
    <w:rsid w:val="00361DA4"/>
    <w:rsid w:val="0036278F"/>
    <w:rsid w:val="00362C8A"/>
    <w:rsid w:val="00363BF3"/>
    <w:rsid w:val="00365726"/>
    <w:rsid w:val="003657C5"/>
    <w:rsid w:val="0036593D"/>
    <w:rsid w:val="00365E5D"/>
    <w:rsid w:val="00366639"/>
    <w:rsid w:val="00370B8D"/>
    <w:rsid w:val="00370B90"/>
    <w:rsid w:val="003722F7"/>
    <w:rsid w:val="00372675"/>
    <w:rsid w:val="00372A34"/>
    <w:rsid w:val="00373EB9"/>
    <w:rsid w:val="003745DA"/>
    <w:rsid w:val="00374E9C"/>
    <w:rsid w:val="00375B9C"/>
    <w:rsid w:val="0037600A"/>
    <w:rsid w:val="003773E5"/>
    <w:rsid w:val="003776E6"/>
    <w:rsid w:val="003801DE"/>
    <w:rsid w:val="0038115F"/>
    <w:rsid w:val="00382AAA"/>
    <w:rsid w:val="00383390"/>
    <w:rsid w:val="00384063"/>
    <w:rsid w:val="003872DE"/>
    <w:rsid w:val="0038730A"/>
    <w:rsid w:val="00390417"/>
    <w:rsid w:val="00390825"/>
    <w:rsid w:val="00390999"/>
    <w:rsid w:val="00390E47"/>
    <w:rsid w:val="0039125F"/>
    <w:rsid w:val="003913B8"/>
    <w:rsid w:val="0039166A"/>
    <w:rsid w:val="00391DFB"/>
    <w:rsid w:val="00392E9A"/>
    <w:rsid w:val="00393557"/>
    <w:rsid w:val="00394F43"/>
    <w:rsid w:val="00395267"/>
    <w:rsid w:val="00396544"/>
    <w:rsid w:val="00396CFA"/>
    <w:rsid w:val="00397017"/>
    <w:rsid w:val="0039763E"/>
    <w:rsid w:val="003A0A4F"/>
    <w:rsid w:val="003A1A09"/>
    <w:rsid w:val="003A2D94"/>
    <w:rsid w:val="003A3613"/>
    <w:rsid w:val="003A3BF9"/>
    <w:rsid w:val="003A46EC"/>
    <w:rsid w:val="003A4C0D"/>
    <w:rsid w:val="003A5831"/>
    <w:rsid w:val="003A605F"/>
    <w:rsid w:val="003A6B0D"/>
    <w:rsid w:val="003B0098"/>
    <w:rsid w:val="003B0652"/>
    <w:rsid w:val="003B0E56"/>
    <w:rsid w:val="003B0F11"/>
    <w:rsid w:val="003B0F9D"/>
    <w:rsid w:val="003B14E4"/>
    <w:rsid w:val="003B26C7"/>
    <w:rsid w:val="003B2A92"/>
    <w:rsid w:val="003B39A1"/>
    <w:rsid w:val="003B4E81"/>
    <w:rsid w:val="003B57CF"/>
    <w:rsid w:val="003B656D"/>
    <w:rsid w:val="003B6B93"/>
    <w:rsid w:val="003C1339"/>
    <w:rsid w:val="003C1597"/>
    <w:rsid w:val="003C160D"/>
    <w:rsid w:val="003C2541"/>
    <w:rsid w:val="003C3308"/>
    <w:rsid w:val="003C42C9"/>
    <w:rsid w:val="003C45D6"/>
    <w:rsid w:val="003C4934"/>
    <w:rsid w:val="003C5123"/>
    <w:rsid w:val="003C6936"/>
    <w:rsid w:val="003D1791"/>
    <w:rsid w:val="003D18FC"/>
    <w:rsid w:val="003D257E"/>
    <w:rsid w:val="003D2CF6"/>
    <w:rsid w:val="003D2F50"/>
    <w:rsid w:val="003D4892"/>
    <w:rsid w:val="003D54FE"/>
    <w:rsid w:val="003D58F6"/>
    <w:rsid w:val="003D727F"/>
    <w:rsid w:val="003D7B7E"/>
    <w:rsid w:val="003D7F89"/>
    <w:rsid w:val="003E015F"/>
    <w:rsid w:val="003E0300"/>
    <w:rsid w:val="003E215D"/>
    <w:rsid w:val="003E241F"/>
    <w:rsid w:val="003E31FD"/>
    <w:rsid w:val="003E32C2"/>
    <w:rsid w:val="003E3788"/>
    <w:rsid w:val="003E4472"/>
    <w:rsid w:val="003E4AE6"/>
    <w:rsid w:val="003E4B6F"/>
    <w:rsid w:val="003E4E9A"/>
    <w:rsid w:val="003E5360"/>
    <w:rsid w:val="003E53E1"/>
    <w:rsid w:val="003E595C"/>
    <w:rsid w:val="003F019D"/>
    <w:rsid w:val="003F05F3"/>
    <w:rsid w:val="003F2657"/>
    <w:rsid w:val="003F2BE9"/>
    <w:rsid w:val="003F2CD1"/>
    <w:rsid w:val="003F2EEF"/>
    <w:rsid w:val="003F48E4"/>
    <w:rsid w:val="003F6CF9"/>
    <w:rsid w:val="003F6D02"/>
    <w:rsid w:val="003F7C19"/>
    <w:rsid w:val="00400781"/>
    <w:rsid w:val="004008DA"/>
    <w:rsid w:val="0040103F"/>
    <w:rsid w:val="00401B51"/>
    <w:rsid w:val="00402D45"/>
    <w:rsid w:val="004038FF"/>
    <w:rsid w:val="00404005"/>
    <w:rsid w:val="0040416A"/>
    <w:rsid w:val="0040425E"/>
    <w:rsid w:val="00404581"/>
    <w:rsid w:val="0040478A"/>
    <w:rsid w:val="00405BE5"/>
    <w:rsid w:val="00405D0F"/>
    <w:rsid w:val="00406A88"/>
    <w:rsid w:val="00406AA4"/>
    <w:rsid w:val="00406B88"/>
    <w:rsid w:val="00406E13"/>
    <w:rsid w:val="00406F80"/>
    <w:rsid w:val="00407426"/>
    <w:rsid w:val="00407ED7"/>
    <w:rsid w:val="0041126B"/>
    <w:rsid w:val="00412F5D"/>
    <w:rsid w:val="00413B88"/>
    <w:rsid w:val="0041404A"/>
    <w:rsid w:val="004145B7"/>
    <w:rsid w:val="00415B83"/>
    <w:rsid w:val="0042028C"/>
    <w:rsid w:val="00420634"/>
    <w:rsid w:val="00421297"/>
    <w:rsid w:val="00421C17"/>
    <w:rsid w:val="0042266B"/>
    <w:rsid w:val="0042385A"/>
    <w:rsid w:val="004238DA"/>
    <w:rsid w:val="00423976"/>
    <w:rsid w:val="004242FA"/>
    <w:rsid w:val="004244AC"/>
    <w:rsid w:val="004248B2"/>
    <w:rsid w:val="00426454"/>
    <w:rsid w:val="0042659B"/>
    <w:rsid w:val="004270EA"/>
    <w:rsid w:val="004279C7"/>
    <w:rsid w:val="00430151"/>
    <w:rsid w:val="004301C8"/>
    <w:rsid w:val="00430B8A"/>
    <w:rsid w:val="00430BEC"/>
    <w:rsid w:val="00431447"/>
    <w:rsid w:val="004319F2"/>
    <w:rsid w:val="00431C95"/>
    <w:rsid w:val="00432502"/>
    <w:rsid w:val="00432844"/>
    <w:rsid w:val="00432E86"/>
    <w:rsid w:val="00433428"/>
    <w:rsid w:val="00433ACC"/>
    <w:rsid w:val="004342FB"/>
    <w:rsid w:val="0043486D"/>
    <w:rsid w:val="00434E58"/>
    <w:rsid w:val="004353BF"/>
    <w:rsid w:val="0043566D"/>
    <w:rsid w:val="004362DE"/>
    <w:rsid w:val="00436FF2"/>
    <w:rsid w:val="004379D4"/>
    <w:rsid w:val="00437D2C"/>
    <w:rsid w:val="00437F0C"/>
    <w:rsid w:val="004402C7"/>
    <w:rsid w:val="004409D5"/>
    <w:rsid w:val="004409DB"/>
    <w:rsid w:val="00442344"/>
    <w:rsid w:val="004442E7"/>
    <w:rsid w:val="00445C9E"/>
    <w:rsid w:val="00446A5A"/>
    <w:rsid w:val="00446CE4"/>
    <w:rsid w:val="0044710D"/>
    <w:rsid w:val="00447261"/>
    <w:rsid w:val="00447E54"/>
    <w:rsid w:val="00447F1A"/>
    <w:rsid w:val="00450246"/>
    <w:rsid w:val="00450E0C"/>
    <w:rsid w:val="00451A02"/>
    <w:rsid w:val="00451F01"/>
    <w:rsid w:val="00452B1A"/>
    <w:rsid w:val="00453125"/>
    <w:rsid w:val="00453366"/>
    <w:rsid w:val="00455F68"/>
    <w:rsid w:val="00457E5F"/>
    <w:rsid w:val="00457F09"/>
    <w:rsid w:val="00460294"/>
    <w:rsid w:val="004605E4"/>
    <w:rsid w:val="0046119F"/>
    <w:rsid w:val="00461B24"/>
    <w:rsid w:val="00462324"/>
    <w:rsid w:val="0046254F"/>
    <w:rsid w:val="004630D4"/>
    <w:rsid w:val="004635E4"/>
    <w:rsid w:val="00464331"/>
    <w:rsid w:val="00465F40"/>
    <w:rsid w:val="00466E7D"/>
    <w:rsid w:val="00467CC5"/>
    <w:rsid w:val="0047007D"/>
    <w:rsid w:val="0047020D"/>
    <w:rsid w:val="00470481"/>
    <w:rsid w:val="00470B3F"/>
    <w:rsid w:val="00470F9C"/>
    <w:rsid w:val="00472394"/>
    <w:rsid w:val="004727A1"/>
    <w:rsid w:val="00473591"/>
    <w:rsid w:val="00473791"/>
    <w:rsid w:val="004741BD"/>
    <w:rsid w:val="00475005"/>
    <w:rsid w:val="004755A5"/>
    <w:rsid w:val="00475B93"/>
    <w:rsid w:val="00476A1E"/>
    <w:rsid w:val="00476BC5"/>
    <w:rsid w:val="0047750D"/>
    <w:rsid w:val="0047849D"/>
    <w:rsid w:val="0048158C"/>
    <w:rsid w:val="00482B44"/>
    <w:rsid w:val="004836E8"/>
    <w:rsid w:val="00484093"/>
    <w:rsid w:val="00484D8C"/>
    <w:rsid w:val="00485614"/>
    <w:rsid w:val="004856B6"/>
    <w:rsid w:val="00486702"/>
    <w:rsid w:val="00486A5B"/>
    <w:rsid w:val="00486B37"/>
    <w:rsid w:val="00486EFA"/>
    <w:rsid w:val="00487117"/>
    <w:rsid w:val="00487773"/>
    <w:rsid w:val="004922D2"/>
    <w:rsid w:val="00492561"/>
    <w:rsid w:val="004925F7"/>
    <w:rsid w:val="0049482A"/>
    <w:rsid w:val="004950C9"/>
    <w:rsid w:val="00495E13"/>
    <w:rsid w:val="00495FD4"/>
    <w:rsid w:val="004974A4"/>
    <w:rsid w:val="004A001A"/>
    <w:rsid w:val="004A02CE"/>
    <w:rsid w:val="004A0BAA"/>
    <w:rsid w:val="004A1379"/>
    <w:rsid w:val="004A19F3"/>
    <w:rsid w:val="004A1B47"/>
    <w:rsid w:val="004A1B53"/>
    <w:rsid w:val="004A1EDB"/>
    <w:rsid w:val="004A2A74"/>
    <w:rsid w:val="004A42BA"/>
    <w:rsid w:val="004B014F"/>
    <w:rsid w:val="004B0642"/>
    <w:rsid w:val="004B123E"/>
    <w:rsid w:val="004B1E7A"/>
    <w:rsid w:val="004B2C4B"/>
    <w:rsid w:val="004B537F"/>
    <w:rsid w:val="004B59A5"/>
    <w:rsid w:val="004B605A"/>
    <w:rsid w:val="004B6917"/>
    <w:rsid w:val="004B6BD7"/>
    <w:rsid w:val="004B7C7A"/>
    <w:rsid w:val="004C1CD4"/>
    <w:rsid w:val="004C1E42"/>
    <w:rsid w:val="004C2534"/>
    <w:rsid w:val="004C2A59"/>
    <w:rsid w:val="004C2C49"/>
    <w:rsid w:val="004C3110"/>
    <w:rsid w:val="004C3FBF"/>
    <w:rsid w:val="004C4234"/>
    <w:rsid w:val="004C4E28"/>
    <w:rsid w:val="004C53AB"/>
    <w:rsid w:val="004C6D08"/>
    <w:rsid w:val="004D0FB6"/>
    <w:rsid w:val="004D1892"/>
    <w:rsid w:val="004D2065"/>
    <w:rsid w:val="004D2B02"/>
    <w:rsid w:val="004D321D"/>
    <w:rsid w:val="004D3AF0"/>
    <w:rsid w:val="004D3CF3"/>
    <w:rsid w:val="004D5BE3"/>
    <w:rsid w:val="004D64E2"/>
    <w:rsid w:val="004D73F4"/>
    <w:rsid w:val="004D7E74"/>
    <w:rsid w:val="004E0EE6"/>
    <w:rsid w:val="004E119C"/>
    <w:rsid w:val="004E1508"/>
    <w:rsid w:val="004E1633"/>
    <w:rsid w:val="004E1A1A"/>
    <w:rsid w:val="004E1BB1"/>
    <w:rsid w:val="004E3098"/>
    <w:rsid w:val="004E4541"/>
    <w:rsid w:val="004E57B1"/>
    <w:rsid w:val="004E5ABB"/>
    <w:rsid w:val="004E5C90"/>
    <w:rsid w:val="004E5C91"/>
    <w:rsid w:val="004E6048"/>
    <w:rsid w:val="004E728C"/>
    <w:rsid w:val="004F03F5"/>
    <w:rsid w:val="004F0A97"/>
    <w:rsid w:val="004F1038"/>
    <w:rsid w:val="004F1085"/>
    <w:rsid w:val="004F26FA"/>
    <w:rsid w:val="004F2A24"/>
    <w:rsid w:val="004F3A84"/>
    <w:rsid w:val="004F4E32"/>
    <w:rsid w:val="004F56D9"/>
    <w:rsid w:val="004F5FD0"/>
    <w:rsid w:val="004F686D"/>
    <w:rsid w:val="004F7898"/>
    <w:rsid w:val="004F79B8"/>
    <w:rsid w:val="00500364"/>
    <w:rsid w:val="00500D6C"/>
    <w:rsid w:val="00501F31"/>
    <w:rsid w:val="00502C2A"/>
    <w:rsid w:val="00502D50"/>
    <w:rsid w:val="0050334D"/>
    <w:rsid w:val="00503E7F"/>
    <w:rsid w:val="0050491A"/>
    <w:rsid w:val="0050553F"/>
    <w:rsid w:val="00505BC9"/>
    <w:rsid w:val="00506614"/>
    <w:rsid w:val="00506B4B"/>
    <w:rsid w:val="00510470"/>
    <w:rsid w:val="005108A2"/>
    <w:rsid w:val="005109E0"/>
    <w:rsid w:val="00510BC9"/>
    <w:rsid w:val="00511165"/>
    <w:rsid w:val="00511BE7"/>
    <w:rsid w:val="00514090"/>
    <w:rsid w:val="00515473"/>
    <w:rsid w:val="00515611"/>
    <w:rsid w:val="00517D3B"/>
    <w:rsid w:val="00520864"/>
    <w:rsid w:val="0052098F"/>
    <w:rsid w:val="00520BBC"/>
    <w:rsid w:val="00521CA2"/>
    <w:rsid w:val="00522561"/>
    <w:rsid w:val="00522C82"/>
    <w:rsid w:val="00522CDF"/>
    <w:rsid w:val="005232F5"/>
    <w:rsid w:val="00523D3F"/>
    <w:rsid w:val="00524E6C"/>
    <w:rsid w:val="005256DC"/>
    <w:rsid w:val="00525B2A"/>
    <w:rsid w:val="005269EA"/>
    <w:rsid w:val="00526FE5"/>
    <w:rsid w:val="005270A9"/>
    <w:rsid w:val="00527CFB"/>
    <w:rsid w:val="00530028"/>
    <w:rsid w:val="00530A80"/>
    <w:rsid w:val="00530B2F"/>
    <w:rsid w:val="00530FEA"/>
    <w:rsid w:val="00531096"/>
    <w:rsid w:val="005319D8"/>
    <w:rsid w:val="00531C50"/>
    <w:rsid w:val="00532B65"/>
    <w:rsid w:val="00532C71"/>
    <w:rsid w:val="00534B3B"/>
    <w:rsid w:val="00534C06"/>
    <w:rsid w:val="00535ACB"/>
    <w:rsid w:val="0054059F"/>
    <w:rsid w:val="00540DA2"/>
    <w:rsid w:val="005428BA"/>
    <w:rsid w:val="00544057"/>
    <w:rsid w:val="00546E6D"/>
    <w:rsid w:val="00547660"/>
    <w:rsid w:val="00547B92"/>
    <w:rsid w:val="005502F3"/>
    <w:rsid w:val="005503B3"/>
    <w:rsid w:val="00551C2A"/>
    <w:rsid w:val="00551CDC"/>
    <w:rsid w:val="005531F8"/>
    <w:rsid w:val="00553231"/>
    <w:rsid w:val="00553D4D"/>
    <w:rsid w:val="00553DDA"/>
    <w:rsid w:val="00553ECC"/>
    <w:rsid w:val="005542F9"/>
    <w:rsid w:val="00554D9E"/>
    <w:rsid w:val="00554E45"/>
    <w:rsid w:val="0055527C"/>
    <w:rsid w:val="005557D4"/>
    <w:rsid w:val="005558E1"/>
    <w:rsid w:val="00555F64"/>
    <w:rsid w:val="00555F65"/>
    <w:rsid w:val="005563B5"/>
    <w:rsid w:val="005574F9"/>
    <w:rsid w:val="00557810"/>
    <w:rsid w:val="0055796E"/>
    <w:rsid w:val="005581FB"/>
    <w:rsid w:val="00560E97"/>
    <w:rsid w:val="00561236"/>
    <w:rsid w:val="00561347"/>
    <w:rsid w:val="00561417"/>
    <w:rsid w:val="00561AD4"/>
    <w:rsid w:val="00563732"/>
    <w:rsid w:val="00564514"/>
    <w:rsid w:val="00564AB2"/>
    <w:rsid w:val="00564D05"/>
    <w:rsid w:val="00564FB3"/>
    <w:rsid w:val="00564FDA"/>
    <w:rsid w:val="00565708"/>
    <w:rsid w:val="00565B1E"/>
    <w:rsid w:val="00566288"/>
    <w:rsid w:val="00567565"/>
    <w:rsid w:val="005676D9"/>
    <w:rsid w:val="005704D7"/>
    <w:rsid w:val="00571646"/>
    <w:rsid w:val="00571B8C"/>
    <w:rsid w:val="005721F4"/>
    <w:rsid w:val="005738F0"/>
    <w:rsid w:val="00573D23"/>
    <w:rsid w:val="00575598"/>
    <w:rsid w:val="00577171"/>
    <w:rsid w:val="0057749A"/>
    <w:rsid w:val="00577A91"/>
    <w:rsid w:val="00580B04"/>
    <w:rsid w:val="00580DCD"/>
    <w:rsid w:val="005828F2"/>
    <w:rsid w:val="0058296F"/>
    <w:rsid w:val="0058357B"/>
    <w:rsid w:val="00583E4B"/>
    <w:rsid w:val="00585AE7"/>
    <w:rsid w:val="00586678"/>
    <w:rsid w:val="0058670D"/>
    <w:rsid w:val="005872AD"/>
    <w:rsid w:val="00587C55"/>
    <w:rsid w:val="00587E87"/>
    <w:rsid w:val="005904E8"/>
    <w:rsid w:val="00592E78"/>
    <w:rsid w:val="00593A38"/>
    <w:rsid w:val="00593E3D"/>
    <w:rsid w:val="00593E3F"/>
    <w:rsid w:val="0059423A"/>
    <w:rsid w:val="00594589"/>
    <w:rsid w:val="00596977"/>
    <w:rsid w:val="00596A63"/>
    <w:rsid w:val="00596AF4"/>
    <w:rsid w:val="00596C9D"/>
    <w:rsid w:val="00596DF6"/>
    <w:rsid w:val="0059765A"/>
    <w:rsid w:val="005977AC"/>
    <w:rsid w:val="005A0EDF"/>
    <w:rsid w:val="005A1035"/>
    <w:rsid w:val="005A1155"/>
    <w:rsid w:val="005A131A"/>
    <w:rsid w:val="005A1824"/>
    <w:rsid w:val="005A1B80"/>
    <w:rsid w:val="005A1E45"/>
    <w:rsid w:val="005A2463"/>
    <w:rsid w:val="005A2C61"/>
    <w:rsid w:val="005A43E7"/>
    <w:rsid w:val="005A454F"/>
    <w:rsid w:val="005A46D2"/>
    <w:rsid w:val="005A4C3B"/>
    <w:rsid w:val="005A55A2"/>
    <w:rsid w:val="005A5AA6"/>
    <w:rsid w:val="005A5E83"/>
    <w:rsid w:val="005A62A8"/>
    <w:rsid w:val="005A63EB"/>
    <w:rsid w:val="005A729A"/>
    <w:rsid w:val="005B00BB"/>
    <w:rsid w:val="005B0334"/>
    <w:rsid w:val="005B0644"/>
    <w:rsid w:val="005B1339"/>
    <w:rsid w:val="005B1864"/>
    <w:rsid w:val="005B206A"/>
    <w:rsid w:val="005B2BA6"/>
    <w:rsid w:val="005B3654"/>
    <w:rsid w:val="005B3CDB"/>
    <w:rsid w:val="005B4360"/>
    <w:rsid w:val="005B44A9"/>
    <w:rsid w:val="005B50F6"/>
    <w:rsid w:val="005B52F6"/>
    <w:rsid w:val="005B5CF6"/>
    <w:rsid w:val="005B6292"/>
    <w:rsid w:val="005B639E"/>
    <w:rsid w:val="005B6B4E"/>
    <w:rsid w:val="005B6BB0"/>
    <w:rsid w:val="005B6F27"/>
    <w:rsid w:val="005B71F3"/>
    <w:rsid w:val="005C06EC"/>
    <w:rsid w:val="005C0FA9"/>
    <w:rsid w:val="005C0FFD"/>
    <w:rsid w:val="005C1192"/>
    <w:rsid w:val="005C1F9A"/>
    <w:rsid w:val="005C202C"/>
    <w:rsid w:val="005C297B"/>
    <w:rsid w:val="005C2B7B"/>
    <w:rsid w:val="005C3643"/>
    <w:rsid w:val="005C46B9"/>
    <w:rsid w:val="005C50F0"/>
    <w:rsid w:val="005D0090"/>
    <w:rsid w:val="005D0734"/>
    <w:rsid w:val="005D0932"/>
    <w:rsid w:val="005D1CD6"/>
    <w:rsid w:val="005D4428"/>
    <w:rsid w:val="005D5220"/>
    <w:rsid w:val="005D5F83"/>
    <w:rsid w:val="005D5F91"/>
    <w:rsid w:val="005D6AD4"/>
    <w:rsid w:val="005D6E06"/>
    <w:rsid w:val="005D7CBA"/>
    <w:rsid w:val="005D7DC3"/>
    <w:rsid w:val="005D7E06"/>
    <w:rsid w:val="005E18FD"/>
    <w:rsid w:val="005E1BB1"/>
    <w:rsid w:val="005E3DA6"/>
    <w:rsid w:val="005E4265"/>
    <w:rsid w:val="005E5F83"/>
    <w:rsid w:val="005F0A0F"/>
    <w:rsid w:val="005F1372"/>
    <w:rsid w:val="005F2D82"/>
    <w:rsid w:val="005F382A"/>
    <w:rsid w:val="005F39A1"/>
    <w:rsid w:val="005F45F9"/>
    <w:rsid w:val="005F6172"/>
    <w:rsid w:val="005F6282"/>
    <w:rsid w:val="005F643C"/>
    <w:rsid w:val="005F6A54"/>
    <w:rsid w:val="005F6FC3"/>
    <w:rsid w:val="00600C78"/>
    <w:rsid w:val="00601E06"/>
    <w:rsid w:val="006023D1"/>
    <w:rsid w:val="006024D7"/>
    <w:rsid w:val="0060273F"/>
    <w:rsid w:val="006030F5"/>
    <w:rsid w:val="00603C30"/>
    <w:rsid w:val="00603C66"/>
    <w:rsid w:val="00603C9E"/>
    <w:rsid w:val="00603DA3"/>
    <w:rsid w:val="00605CAA"/>
    <w:rsid w:val="00607194"/>
    <w:rsid w:val="006075DE"/>
    <w:rsid w:val="006102D8"/>
    <w:rsid w:val="00610A5F"/>
    <w:rsid w:val="006125A8"/>
    <w:rsid w:val="00612752"/>
    <w:rsid w:val="00612B04"/>
    <w:rsid w:val="006136EC"/>
    <w:rsid w:val="00613FE7"/>
    <w:rsid w:val="00614F2B"/>
    <w:rsid w:val="006151FD"/>
    <w:rsid w:val="00615F52"/>
    <w:rsid w:val="00616EFF"/>
    <w:rsid w:val="00621D82"/>
    <w:rsid w:val="00621E2A"/>
    <w:rsid w:val="006227AD"/>
    <w:rsid w:val="006227EC"/>
    <w:rsid w:val="00622941"/>
    <w:rsid w:val="00622B2E"/>
    <w:rsid w:val="0062349D"/>
    <w:rsid w:val="00623A64"/>
    <w:rsid w:val="00624161"/>
    <w:rsid w:val="0062429F"/>
    <w:rsid w:val="006242CD"/>
    <w:rsid w:val="00624469"/>
    <w:rsid w:val="00626117"/>
    <w:rsid w:val="00626663"/>
    <w:rsid w:val="00626D9A"/>
    <w:rsid w:val="00626EB6"/>
    <w:rsid w:val="00627090"/>
    <w:rsid w:val="006272A7"/>
    <w:rsid w:val="00627380"/>
    <w:rsid w:val="006276A4"/>
    <w:rsid w:val="00627AB8"/>
    <w:rsid w:val="00627CAC"/>
    <w:rsid w:val="00627EF6"/>
    <w:rsid w:val="00630040"/>
    <w:rsid w:val="006311CD"/>
    <w:rsid w:val="00631356"/>
    <w:rsid w:val="00631807"/>
    <w:rsid w:val="00631C9C"/>
    <w:rsid w:val="00632294"/>
    <w:rsid w:val="006331F9"/>
    <w:rsid w:val="006352A3"/>
    <w:rsid w:val="006365A5"/>
    <w:rsid w:val="006369BA"/>
    <w:rsid w:val="006374F8"/>
    <w:rsid w:val="00637CF7"/>
    <w:rsid w:val="006405C9"/>
    <w:rsid w:val="006406DB"/>
    <w:rsid w:val="006407EF"/>
    <w:rsid w:val="00640AD2"/>
    <w:rsid w:val="006414CA"/>
    <w:rsid w:val="00641E57"/>
    <w:rsid w:val="006421F8"/>
    <w:rsid w:val="00642A0B"/>
    <w:rsid w:val="00642B41"/>
    <w:rsid w:val="00642BC8"/>
    <w:rsid w:val="006436CB"/>
    <w:rsid w:val="0064399E"/>
    <w:rsid w:val="00644894"/>
    <w:rsid w:val="00644BBF"/>
    <w:rsid w:val="00644E21"/>
    <w:rsid w:val="00645C9A"/>
    <w:rsid w:val="00645D6B"/>
    <w:rsid w:val="006469A1"/>
    <w:rsid w:val="006471C7"/>
    <w:rsid w:val="00647E5D"/>
    <w:rsid w:val="00650DCB"/>
    <w:rsid w:val="00651568"/>
    <w:rsid w:val="00652204"/>
    <w:rsid w:val="006528C5"/>
    <w:rsid w:val="00652DF8"/>
    <w:rsid w:val="006539FB"/>
    <w:rsid w:val="00653F91"/>
    <w:rsid w:val="00654E10"/>
    <w:rsid w:val="00654EAE"/>
    <w:rsid w:val="00656145"/>
    <w:rsid w:val="00656348"/>
    <w:rsid w:val="00656951"/>
    <w:rsid w:val="00656BFB"/>
    <w:rsid w:val="00660286"/>
    <w:rsid w:val="00660C52"/>
    <w:rsid w:val="006615C6"/>
    <w:rsid w:val="006625F0"/>
    <w:rsid w:val="00662DAE"/>
    <w:rsid w:val="00664715"/>
    <w:rsid w:val="00664E91"/>
    <w:rsid w:val="00664FE0"/>
    <w:rsid w:val="0066508E"/>
    <w:rsid w:val="00666044"/>
    <w:rsid w:val="006672B9"/>
    <w:rsid w:val="00667668"/>
    <w:rsid w:val="00667706"/>
    <w:rsid w:val="00667849"/>
    <w:rsid w:val="006678D0"/>
    <w:rsid w:val="00670C1D"/>
    <w:rsid w:val="006712A3"/>
    <w:rsid w:val="00671731"/>
    <w:rsid w:val="00671EEE"/>
    <w:rsid w:val="006735A4"/>
    <w:rsid w:val="0067410B"/>
    <w:rsid w:val="00675320"/>
    <w:rsid w:val="006759FA"/>
    <w:rsid w:val="00675AAA"/>
    <w:rsid w:val="006767DE"/>
    <w:rsid w:val="0067713F"/>
    <w:rsid w:val="0067795D"/>
    <w:rsid w:val="00677FF4"/>
    <w:rsid w:val="006816A2"/>
    <w:rsid w:val="00681871"/>
    <w:rsid w:val="00682B89"/>
    <w:rsid w:val="00683961"/>
    <w:rsid w:val="006847AF"/>
    <w:rsid w:val="00684E88"/>
    <w:rsid w:val="00684F3C"/>
    <w:rsid w:val="00685B74"/>
    <w:rsid w:val="00686477"/>
    <w:rsid w:val="006871E0"/>
    <w:rsid w:val="00687708"/>
    <w:rsid w:val="00687DE5"/>
    <w:rsid w:val="00690086"/>
    <w:rsid w:val="006924D7"/>
    <w:rsid w:val="00692E33"/>
    <w:rsid w:val="0069301A"/>
    <w:rsid w:val="006934F2"/>
    <w:rsid w:val="0069447A"/>
    <w:rsid w:val="00694B96"/>
    <w:rsid w:val="00694C10"/>
    <w:rsid w:val="00695469"/>
    <w:rsid w:val="00697A2D"/>
    <w:rsid w:val="006A064C"/>
    <w:rsid w:val="006A0DD5"/>
    <w:rsid w:val="006A0ECB"/>
    <w:rsid w:val="006A1570"/>
    <w:rsid w:val="006A1A93"/>
    <w:rsid w:val="006A1AA4"/>
    <w:rsid w:val="006A1E93"/>
    <w:rsid w:val="006A2687"/>
    <w:rsid w:val="006A2A5A"/>
    <w:rsid w:val="006A36ED"/>
    <w:rsid w:val="006A4429"/>
    <w:rsid w:val="006A44E6"/>
    <w:rsid w:val="006A4C9C"/>
    <w:rsid w:val="006A5296"/>
    <w:rsid w:val="006A64F6"/>
    <w:rsid w:val="006A6AA6"/>
    <w:rsid w:val="006A6AF3"/>
    <w:rsid w:val="006A702F"/>
    <w:rsid w:val="006A7628"/>
    <w:rsid w:val="006A7876"/>
    <w:rsid w:val="006B07C3"/>
    <w:rsid w:val="006B1CF4"/>
    <w:rsid w:val="006B1D6C"/>
    <w:rsid w:val="006B2B99"/>
    <w:rsid w:val="006B39B9"/>
    <w:rsid w:val="006B49AF"/>
    <w:rsid w:val="006B536C"/>
    <w:rsid w:val="006B61F4"/>
    <w:rsid w:val="006B6E23"/>
    <w:rsid w:val="006B6FFA"/>
    <w:rsid w:val="006B704F"/>
    <w:rsid w:val="006B7B27"/>
    <w:rsid w:val="006B7B8F"/>
    <w:rsid w:val="006C0973"/>
    <w:rsid w:val="006C19FB"/>
    <w:rsid w:val="006C1FAE"/>
    <w:rsid w:val="006C264C"/>
    <w:rsid w:val="006C2D33"/>
    <w:rsid w:val="006C341E"/>
    <w:rsid w:val="006C3B3E"/>
    <w:rsid w:val="006C4031"/>
    <w:rsid w:val="006C5278"/>
    <w:rsid w:val="006C55E2"/>
    <w:rsid w:val="006C5D7F"/>
    <w:rsid w:val="006C69AE"/>
    <w:rsid w:val="006C70B2"/>
    <w:rsid w:val="006C7324"/>
    <w:rsid w:val="006C7FD6"/>
    <w:rsid w:val="006D189E"/>
    <w:rsid w:val="006D1AF6"/>
    <w:rsid w:val="006D1ECC"/>
    <w:rsid w:val="006D2CFC"/>
    <w:rsid w:val="006D2EFB"/>
    <w:rsid w:val="006D3D95"/>
    <w:rsid w:val="006D3DF5"/>
    <w:rsid w:val="006D48AB"/>
    <w:rsid w:val="006D48B0"/>
    <w:rsid w:val="006D69F2"/>
    <w:rsid w:val="006D7806"/>
    <w:rsid w:val="006D7910"/>
    <w:rsid w:val="006D7A0D"/>
    <w:rsid w:val="006D7DC5"/>
    <w:rsid w:val="006E032A"/>
    <w:rsid w:val="006E06EE"/>
    <w:rsid w:val="006E1361"/>
    <w:rsid w:val="006E1D64"/>
    <w:rsid w:val="006E2604"/>
    <w:rsid w:val="006E3476"/>
    <w:rsid w:val="006E36C7"/>
    <w:rsid w:val="006E3722"/>
    <w:rsid w:val="006E3895"/>
    <w:rsid w:val="006E44AB"/>
    <w:rsid w:val="006E5478"/>
    <w:rsid w:val="006E570A"/>
    <w:rsid w:val="006E5991"/>
    <w:rsid w:val="006E5BFD"/>
    <w:rsid w:val="006E5F2A"/>
    <w:rsid w:val="006E6328"/>
    <w:rsid w:val="006E704A"/>
    <w:rsid w:val="006F0273"/>
    <w:rsid w:val="006F0456"/>
    <w:rsid w:val="006F05ED"/>
    <w:rsid w:val="006F0B42"/>
    <w:rsid w:val="006F0BA4"/>
    <w:rsid w:val="006F0F59"/>
    <w:rsid w:val="006F17D3"/>
    <w:rsid w:val="006F17FB"/>
    <w:rsid w:val="006F1977"/>
    <w:rsid w:val="006F20F5"/>
    <w:rsid w:val="006F2336"/>
    <w:rsid w:val="006F30BB"/>
    <w:rsid w:val="006F3E27"/>
    <w:rsid w:val="006F3F25"/>
    <w:rsid w:val="006F4328"/>
    <w:rsid w:val="006F5538"/>
    <w:rsid w:val="006F5939"/>
    <w:rsid w:val="006F6382"/>
    <w:rsid w:val="006F71C4"/>
    <w:rsid w:val="006F7442"/>
    <w:rsid w:val="006F799D"/>
    <w:rsid w:val="006F7AFD"/>
    <w:rsid w:val="00700225"/>
    <w:rsid w:val="00700906"/>
    <w:rsid w:val="00700A02"/>
    <w:rsid w:val="007023E2"/>
    <w:rsid w:val="007035C3"/>
    <w:rsid w:val="0070384F"/>
    <w:rsid w:val="00703854"/>
    <w:rsid w:val="007048E5"/>
    <w:rsid w:val="00704E1D"/>
    <w:rsid w:val="00706B31"/>
    <w:rsid w:val="00707443"/>
    <w:rsid w:val="00707C8C"/>
    <w:rsid w:val="007101BD"/>
    <w:rsid w:val="00711420"/>
    <w:rsid w:val="0071185D"/>
    <w:rsid w:val="00713352"/>
    <w:rsid w:val="007146E3"/>
    <w:rsid w:val="007159BE"/>
    <w:rsid w:val="00715E03"/>
    <w:rsid w:val="00716AC7"/>
    <w:rsid w:val="00716F00"/>
    <w:rsid w:val="00721F99"/>
    <w:rsid w:val="00722E84"/>
    <w:rsid w:val="0072387C"/>
    <w:rsid w:val="00723E41"/>
    <w:rsid w:val="00723F00"/>
    <w:rsid w:val="00724AC2"/>
    <w:rsid w:val="00725596"/>
    <w:rsid w:val="0072559A"/>
    <w:rsid w:val="007258D4"/>
    <w:rsid w:val="0072662D"/>
    <w:rsid w:val="00727880"/>
    <w:rsid w:val="007313BD"/>
    <w:rsid w:val="00731560"/>
    <w:rsid w:val="007317EB"/>
    <w:rsid w:val="00731D80"/>
    <w:rsid w:val="00732289"/>
    <w:rsid w:val="007329C8"/>
    <w:rsid w:val="00732D1C"/>
    <w:rsid w:val="00732E2C"/>
    <w:rsid w:val="00733970"/>
    <w:rsid w:val="00733A96"/>
    <w:rsid w:val="00734642"/>
    <w:rsid w:val="00735C77"/>
    <w:rsid w:val="007366A6"/>
    <w:rsid w:val="0073728D"/>
    <w:rsid w:val="00737F77"/>
    <w:rsid w:val="007400C7"/>
    <w:rsid w:val="007409D5"/>
    <w:rsid w:val="00741F9F"/>
    <w:rsid w:val="0074273D"/>
    <w:rsid w:val="007428FC"/>
    <w:rsid w:val="00743537"/>
    <w:rsid w:val="00744268"/>
    <w:rsid w:val="007456C3"/>
    <w:rsid w:val="0074585D"/>
    <w:rsid w:val="00745D51"/>
    <w:rsid w:val="00746335"/>
    <w:rsid w:val="00750489"/>
    <w:rsid w:val="0075059D"/>
    <w:rsid w:val="00750765"/>
    <w:rsid w:val="00750ED9"/>
    <w:rsid w:val="007518EA"/>
    <w:rsid w:val="00751B06"/>
    <w:rsid w:val="00753AEA"/>
    <w:rsid w:val="00753E58"/>
    <w:rsid w:val="00753FB5"/>
    <w:rsid w:val="0075434D"/>
    <w:rsid w:val="007565D6"/>
    <w:rsid w:val="00760577"/>
    <w:rsid w:val="0076064E"/>
    <w:rsid w:val="00761174"/>
    <w:rsid w:val="00761955"/>
    <w:rsid w:val="00762227"/>
    <w:rsid w:val="00762459"/>
    <w:rsid w:val="0076359B"/>
    <w:rsid w:val="007635ED"/>
    <w:rsid w:val="00763DF3"/>
    <w:rsid w:val="00764031"/>
    <w:rsid w:val="00764E5B"/>
    <w:rsid w:val="00764F69"/>
    <w:rsid w:val="0076570F"/>
    <w:rsid w:val="00766363"/>
    <w:rsid w:val="00766EF2"/>
    <w:rsid w:val="007670B0"/>
    <w:rsid w:val="00767B18"/>
    <w:rsid w:val="00770029"/>
    <w:rsid w:val="00770651"/>
    <w:rsid w:val="00771911"/>
    <w:rsid w:val="0077285D"/>
    <w:rsid w:val="007744D8"/>
    <w:rsid w:val="007749B3"/>
    <w:rsid w:val="0077522A"/>
    <w:rsid w:val="0077599F"/>
    <w:rsid w:val="00775C47"/>
    <w:rsid w:val="00775FA6"/>
    <w:rsid w:val="00776301"/>
    <w:rsid w:val="00776C99"/>
    <w:rsid w:val="00777D68"/>
    <w:rsid w:val="00780586"/>
    <w:rsid w:val="00780900"/>
    <w:rsid w:val="00780F8D"/>
    <w:rsid w:val="00781746"/>
    <w:rsid w:val="00782363"/>
    <w:rsid w:val="007826BA"/>
    <w:rsid w:val="00782EF4"/>
    <w:rsid w:val="0078338F"/>
    <w:rsid w:val="00786751"/>
    <w:rsid w:val="007867DD"/>
    <w:rsid w:val="00786DA8"/>
    <w:rsid w:val="00786E5A"/>
    <w:rsid w:val="0078709D"/>
    <w:rsid w:val="0078723F"/>
    <w:rsid w:val="0078729C"/>
    <w:rsid w:val="007902E4"/>
    <w:rsid w:val="007915CE"/>
    <w:rsid w:val="00791E0A"/>
    <w:rsid w:val="007931C9"/>
    <w:rsid w:val="007934BB"/>
    <w:rsid w:val="0079360E"/>
    <w:rsid w:val="00794778"/>
    <w:rsid w:val="007947AF"/>
    <w:rsid w:val="00794893"/>
    <w:rsid w:val="00794A4C"/>
    <w:rsid w:val="007956D3"/>
    <w:rsid w:val="0079588C"/>
    <w:rsid w:val="0079593C"/>
    <w:rsid w:val="00795BD5"/>
    <w:rsid w:val="00795E36"/>
    <w:rsid w:val="00796EB9"/>
    <w:rsid w:val="00797F2B"/>
    <w:rsid w:val="007A04D0"/>
    <w:rsid w:val="007A2C8E"/>
    <w:rsid w:val="007A3688"/>
    <w:rsid w:val="007A58C1"/>
    <w:rsid w:val="007A5B07"/>
    <w:rsid w:val="007A5C8E"/>
    <w:rsid w:val="007A61FA"/>
    <w:rsid w:val="007A67D3"/>
    <w:rsid w:val="007A749C"/>
    <w:rsid w:val="007A7C36"/>
    <w:rsid w:val="007A7CC6"/>
    <w:rsid w:val="007B11F7"/>
    <w:rsid w:val="007B28C1"/>
    <w:rsid w:val="007B2982"/>
    <w:rsid w:val="007B36AE"/>
    <w:rsid w:val="007B3E89"/>
    <w:rsid w:val="007B41D3"/>
    <w:rsid w:val="007B4417"/>
    <w:rsid w:val="007B48CE"/>
    <w:rsid w:val="007B5188"/>
    <w:rsid w:val="007B5AFD"/>
    <w:rsid w:val="007B5EA0"/>
    <w:rsid w:val="007C176D"/>
    <w:rsid w:val="007C27B3"/>
    <w:rsid w:val="007C4D80"/>
    <w:rsid w:val="007C5915"/>
    <w:rsid w:val="007D067A"/>
    <w:rsid w:val="007D1025"/>
    <w:rsid w:val="007D14A7"/>
    <w:rsid w:val="007D4998"/>
    <w:rsid w:val="007D5066"/>
    <w:rsid w:val="007D69FE"/>
    <w:rsid w:val="007D6BAB"/>
    <w:rsid w:val="007D6D3C"/>
    <w:rsid w:val="007D6E3A"/>
    <w:rsid w:val="007D7B62"/>
    <w:rsid w:val="007D7E9C"/>
    <w:rsid w:val="007D84D3"/>
    <w:rsid w:val="007E06FA"/>
    <w:rsid w:val="007E0DF2"/>
    <w:rsid w:val="007E1B1B"/>
    <w:rsid w:val="007E1E98"/>
    <w:rsid w:val="007E1FA8"/>
    <w:rsid w:val="007E38EA"/>
    <w:rsid w:val="007E4556"/>
    <w:rsid w:val="007E492C"/>
    <w:rsid w:val="007E4B49"/>
    <w:rsid w:val="007E5F7B"/>
    <w:rsid w:val="007E691A"/>
    <w:rsid w:val="007E6F1E"/>
    <w:rsid w:val="007E7465"/>
    <w:rsid w:val="007E787C"/>
    <w:rsid w:val="007F020D"/>
    <w:rsid w:val="007F0F54"/>
    <w:rsid w:val="007F1465"/>
    <w:rsid w:val="007F18BD"/>
    <w:rsid w:val="007F203A"/>
    <w:rsid w:val="007F24DD"/>
    <w:rsid w:val="007F2A02"/>
    <w:rsid w:val="007F3D89"/>
    <w:rsid w:val="007F4E60"/>
    <w:rsid w:val="007F5970"/>
    <w:rsid w:val="007F5C14"/>
    <w:rsid w:val="007F610A"/>
    <w:rsid w:val="007F70D9"/>
    <w:rsid w:val="007F720E"/>
    <w:rsid w:val="007F7555"/>
    <w:rsid w:val="007F7F5B"/>
    <w:rsid w:val="0080000F"/>
    <w:rsid w:val="00800396"/>
    <w:rsid w:val="00800B96"/>
    <w:rsid w:val="00800D72"/>
    <w:rsid w:val="008018B6"/>
    <w:rsid w:val="00802919"/>
    <w:rsid w:val="0080347E"/>
    <w:rsid w:val="00805516"/>
    <w:rsid w:val="0080592B"/>
    <w:rsid w:val="00805BCC"/>
    <w:rsid w:val="00805DF5"/>
    <w:rsid w:val="008064BA"/>
    <w:rsid w:val="008064C6"/>
    <w:rsid w:val="00806D4B"/>
    <w:rsid w:val="00806D66"/>
    <w:rsid w:val="00807619"/>
    <w:rsid w:val="0080766B"/>
    <w:rsid w:val="00807B71"/>
    <w:rsid w:val="0081041E"/>
    <w:rsid w:val="0081086F"/>
    <w:rsid w:val="008108DD"/>
    <w:rsid w:val="00811067"/>
    <w:rsid w:val="008115EC"/>
    <w:rsid w:val="00811600"/>
    <w:rsid w:val="00813978"/>
    <w:rsid w:val="00815A27"/>
    <w:rsid w:val="00815D0D"/>
    <w:rsid w:val="00816234"/>
    <w:rsid w:val="00816D5D"/>
    <w:rsid w:val="00816FE7"/>
    <w:rsid w:val="008170D8"/>
    <w:rsid w:val="008177C1"/>
    <w:rsid w:val="00817F05"/>
    <w:rsid w:val="0082092F"/>
    <w:rsid w:val="008211DB"/>
    <w:rsid w:val="008241AB"/>
    <w:rsid w:val="00824686"/>
    <w:rsid w:val="008254DC"/>
    <w:rsid w:val="008265FE"/>
    <w:rsid w:val="008267C0"/>
    <w:rsid w:val="00826A1A"/>
    <w:rsid w:val="00827DBB"/>
    <w:rsid w:val="008303E8"/>
    <w:rsid w:val="00830917"/>
    <w:rsid w:val="00831295"/>
    <w:rsid w:val="00831A70"/>
    <w:rsid w:val="00831DA4"/>
    <w:rsid w:val="0083261C"/>
    <w:rsid w:val="008343AA"/>
    <w:rsid w:val="00834A8A"/>
    <w:rsid w:val="00834E09"/>
    <w:rsid w:val="00834E10"/>
    <w:rsid w:val="008372A1"/>
    <w:rsid w:val="00837493"/>
    <w:rsid w:val="00837D35"/>
    <w:rsid w:val="00837E13"/>
    <w:rsid w:val="00841923"/>
    <w:rsid w:val="00841AAE"/>
    <w:rsid w:val="008423CB"/>
    <w:rsid w:val="00842AB6"/>
    <w:rsid w:val="00843E3B"/>
    <w:rsid w:val="00845339"/>
    <w:rsid w:val="00845A1A"/>
    <w:rsid w:val="00845C15"/>
    <w:rsid w:val="00846360"/>
    <w:rsid w:val="008475AA"/>
    <w:rsid w:val="0084773D"/>
    <w:rsid w:val="008503ED"/>
    <w:rsid w:val="008511E9"/>
    <w:rsid w:val="0085191C"/>
    <w:rsid w:val="00851D62"/>
    <w:rsid w:val="00852103"/>
    <w:rsid w:val="0085303B"/>
    <w:rsid w:val="008536BE"/>
    <w:rsid w:val="00854F9B"/>
    <w:rsid w:val="00855176"/>
    <w:rsid w:val="008558CE"/>
    <w:rsid w:val="008560AB"/>
    <w:rsid w:val="00856813"/>
    <w:rsid w:val="00857B83"/>
    <w:rsid w:val="008607DB"/>
    <w:rsid w:val="008613A0"/>
    <w:rsid w:val="0086184B"/>
    <w:rsid w:val="00861A1C"/>
    <w:rsid w:val="00861D39"/>
    <w:rsid w:val="00863D2C"/>
    <w:rsid w:val="008649E9"/>
    <w:rsid w:val="00864BCC"/>
    <w:rsid w:val="00864E85"/>
    <w:rsid w:val="00864F2D"/>
    <w:rsid w:val="00865900"/>
    <w:rsid w:val="00866DED"/>
    <w:rsid w:val="0086728E"/>
    <w:rsid w:val="008672D8"/>
    <w:rsid w:val="0086736B"/>
    <w:rsid w:val="00867A8D"/>
    <w:rsid w:val="00870428"/>
    <w:rsid w:val="00870C96"/>
    <w:rsid w:val="00871312"/>
    <w:rsid w:val="00871BFA"/>
    <w:rsid w:val="008724B8"/>
    <w:rsid w:val="008725EA"/>
    <w:rsid w:val="00873795"/>
    <w:rsid w:val="00873996"/>
    <w:rsid w:val="00874F66"/>
    <w:rsid w:val="008753B0"/>
    <w:rsid w:val="008753B6"/>
    <w:rsid w:val="008754F3"/>
    <w:rsid w:val="00875838"/>
    <w:rsid w:val="00875E1A"/>
    <w:rsid w:val="00876593"/>
    <w:rsid w:val="0087785A"/>
    <w:rsid w:val="00877993"/>
    <w:rsid w:val="00877A57"/>
    <w:rsid w:val="00877BA7"/>
    <w:rsid w:val="00880F04"/>
    <w:rsid w:val="00881CD2"/>
    <w:rsid w:val="00881F93"/>
    <w:rsid w:val="0088236B"/>
    <w:rsid w:val="00882C00"/>
    <w:rsid w:val="00882E39"/>
    <w:rsid w:val="008830DE"/>
    <w:rsid w:val="00883422"/>
    <w:rsid w:val="00884E78"/>
    <w:rsid w:val="008857C8"/>
    <w:rsid w:val="00887A17"/>
    <w:rsid w:val="00890755"/>
    <w:rsid w:val="00890ACA"/>
    <w:rsid w:val="00891174"/>
    <w:rsid w:val="00892621"/>
    <w:rsid w:val="00892952"/>
    <w:rsid w:val="008936B6"/>
    <w:rsid w:val="00893E91"/>
    <w:rsid w:val="008942F1"/>
    <w:rsid w:val="00894DB4"/>
    <w:rsid w:val="00895496"/>
    <w:rsid w:val="00895AB7"/>
    <w:rsid w:val="00896A06"/>
    <w:rsid w:val="00897463"/>
    <w:rsid w:val="008A19B1"/>
    <w:rsid w:val="008A2392"/>
    <w:rsid w:val="008A38D5"/>
    <w:rsid w:val="008A39CC"/>
    <w:rsid w:val="008A3CE0"/>
    <w:rsid w:val="008A4724"/>
    <w:rsid w:val="008A4A8B"/>
    <w:rsid w:val="008A5047"/>
    <w:rsid w:val="008A5B36"/>
    <w:rsid w:val="008A5B54"/>
    <w:rsid w:val="008A64D4"/>
    <w:rsid w:val="008A7E4A"/>
    <w:rsid w:val="008B2D33"/>
    <w:rsid w:val="008B39DC"/>
    <w:rsid w:val="008B3B1A"/>
    <w:rsid w:val="008B5183"/>
    <w:rsid w:val="008B70B4"/>
    <w:rsid w:val="008B7D03"/>
    <w:rsid w:val="008B7D2C"/>
    <w:rsid w:val="008C0112"/>
    <w:rsid w:val="008C015A"/>
    <w:rsid w:val="008C025A"/>
    <w:rsid w:val="008C114B"/>
    <w:rsid w:val="008C18FD"/>
    <w:rsid w:val="008C4D7B"/>
    <w:rsid w:val="008C518E"/>
    <w:rsid w:val="008C5444"/>
    <w:rsid w:val="008C647D"/>
    <w:rsid w:val="008C6561"/>
    <w:rsid w:val="008C7D92"/>
    <w:rsid w:val="008D0950"/>
    <w:rsid w:val="008D097D"/>
    <w:rsid w:val="008D1A58"/>
    <w:rsid w:val="008D2E0D"/>
    <w:rsid w:val="008D5F94"/>
    <w:rsid w:val="008D6EBC"/>
    <w:rsid w:val="008D7344"/>
    <w:rsid w:val="008D7463"/>
    <w:rsid w:val="008D77A2"/>
    <w:rsid w:val="008E01D9"/>
    <w:rsid w:val="008E1F6F"/>
    <w:rsid w:val="008E208A"/>
    <w:rsid w:val="008E2A00"/>
    <w:rsid w:val="008E37C8"/>
    <w:rsid w:val="008E4112"/>
    <w:rsid w:val="008E4A5C"/>
    <w:rsid w:val="008E59AB"/>
    <w:rsid w:val="008E5F98"/>
    <w:rsid w:val="008E5FC1"/>
    <w:rsid w:val="008E6B19"/>
    <w:rsid w:val="008E7851"/>
    <w:rsid w:val="008E79CE"/>
    <w:rsid w:val="008F2625"/>
    <w:rsid w:val="008F26E1"/>
    <w:rsid w:val="008F2B3C"/>
    <w:rsid w:val="008F418B"/>
    <w:rsid w:val="008F4BF3"/>
    <w:rsid w:val="008F5460"/>
    <w:rsid w:val="008F5802"/>
    <w:rsid w:val="008F5E9E"/>
    <w:rsid w:val="008F6F48"/>
    <w:rsid w:val="008F772C"/>
    <w:rsid w:val="008F7F74"/>
    <w:rsid w:val="009001AC"/>
    <w:rsid w:val="00900755"/>
    <w:rsid w:val="00901136"/>
    <w:rsid w:val="00901791"/>
    <w:rsid w:val="00904369"/>
    <w:rsid w:val="009046EF"/>
    <w:rsid w:val="00904ED2"/>
    <w:rsid w:val="00904FDB"/>
    <w:rsid w:val="0090523F"/>
    <w:rsid w:val="009053B0"/>
    <w:rsid w:val="0090564A"/>
    <w:rsid w:val="00905E90"/>
    <w:rsid w:val="0091035E"/>
    <w:rsid w:val="009113D6"/>
    <w:rsid w:val="00911426"/>
    <w:rsid w:val="009124F9"/>
    <w:rsid w:val="00912AF3"/>
    <w:rsid w:val="00912FDC"/>
    <w:rsid w:val="00915674"/>
    <w:rsid w:val="00916375"/>
    <w:rsid w:val="009164D8"/>
    <w:rsid w:val="0091665A"/>
    <w:rsid w:val="009167FD"/>
    <w:rsid w:val="00916C65"/>
    <w:rsid w:val="0091798C"/>
    <w:rsid w:val="00917E50"/>
    <w:rsid w:val="0092096B"/>
    <w:rsid w:val="00920CD7"/>
    <w:rsid w:val="0092183F"/>
    <w:rsid w:val="00921DFF"/>
    <w:rsid w:val="00921EAE"/>
    <w:rsid w:val="0092286F"/>
    <w:rsid w:val="00922C2F"/>
    <w:rsid w:val="00923778"/>
    <w:rsid w:val="00923D2E"/>
    <w:rsid w:val="009265E4"/>
    <w:rsid w:val="00926A4E"/>
    <w:rsid w:val="009279DF"/>
    <w:rsid w:val="009303E6"/>
    <w:rsid w:val="00930D1B"/>
    <w:rsid w:val="00933179"/>
    <w:rsid w:val="0093359C"/>
    <w:rsid w:val="009340EA"/>
    <w:rsid w:val="00935529"/>
    <w:rsid w:val="00935A09"/>
    <w:rsid w:val="00935B0C"/>
    <w:rsid w:val="00935DD3"/>
    <w:rsid w:val="00936A9D"/>
    <w:rsid w:val="00940105"/>
    <w:rsid w:val="00940E53"/>
    <w:rsid w:val="0094127B"/>
    <w:rsid w:val="00941E94"/>
    <w:rsid w:val="00944642"/>
    <w:rsid w:val="009446A5"/>
    <w:rsid w:val="00944AA2"/>
    <w:rsid w:val="00944C41"/>
    <w:rsid w:val="00944F52"/>
    <w:rsid w:val="009456BC"/>
    <w:rsid w:val="00945848"/>
    <w:rsid w:val="00946C68"/>
    <w:rsid w:val="009503FF"/>
    <w:rsid w:val="009512F2"/>
    <w:rsid w:val="00951653"/>
    <w:rsid w:val="00951B4C"/>
    <w:rsid w:val="009523BA"/>
    <w:rsid w:val="00952835"/>
    <w:rsid w:val="009539B9"/>
    <w:rsid w:val="0095451F"/>
    <w:rsid w:val="009545A0"/>
    <w:rsid w:val="00954777"/>
    <w:rsid w:val="00954B7A"/>
    <w:rsid w:val="00954BF8"/>
    <w:rsid w:val="00954C45"/>
    <w:rsid w:val="00954FA2"/>
    <w:rsid w:val="00955099"/>
    <w:rsid w:val="00955215"/>
    <w:rsid w:val="00957190"/>
    <w:rsid w:val="00957690"/>
    <w:rsid w:val="00957D3E"/>
    <w:rsid w:val="009603BE"/>
    <w:rsid w:val="00961EC2"/>
    <w:rsid w:val="00962180"/>
    <w:rsid w:val="009624E2"/>
    <w:rsid w:val="009629AC"/>
    <w:rsid w:val="00962B3C"/>
    <w:rsid w:val="009647E5"/>
    <w:rsid w:val="00964B9A"/>
    <w:rsid w:val="00964C83"/>
    <w:rsid w:val="0096528A"/>
    <w:rsid w:val="00965D8C"/>
    <w:rsid w:val="00966E3F"/>
    <w:rsid w:val="00967469"/>
    <w:rsid w:val="00970987"/>
    <w:rsid w:val="00971A5A"/>
    <w:rsid w:val="009729F0"/>
    <w:rsid w:val="00973A42"/>
    <w:rsid w:val="0097408C"/>
    <w:rsid w:val="00974615"/>
    <w:rsid w:val="00974E1E"/>
    <w:rsid w:val="00975FFB"/>
    <w:rsid w:val="009763B2"/>
    <w:rsid w:val="00976E16"/>
    <w:rsid w:val="0098093B"/>
    <w:rsid w:val="00980B02"/>
    <w:rsid w:val="00982748"/>
    <w:rsid w:val="009828F2"/>
    <w:rsid w:val="00982B5D"/>
    <w:rsid w:val="0098334A"/>
    <w:rsid w:val="009851CF"/>
    <w:rsid w:val="00985DB8"/>
    <w:rsid w:val="0098717E"/>
    <w:rsid w:val="009879B9"/>
    <w:rsid w:val="00987C3F"/>
    <w:rsid w:val="00987EBB"/>
    <w:rsid w:val="009906E5"/>
    <w:rsid w:val="00990AF7"/>
    <w:rsid w:val="00991CC6"/>
    <w:rsid w:val="00991FDA"/>
    <w:rsid w:val="00992965"/>
    <w:rsid w:val="00992B76"/>
    <w:rsid w:val="00992E8F"/>
    <w:rsid w:val="00993483"/>
    <w:rsid w:val="00993C5A"/>
    <w:rsid w:val="00994598"/>
    <w:rsid w:val="009951E2"/>
    <w:rsid w:val="00995830"/>
    <w:rsid w:val="0099769C"/>
    <w:rsid w:val="00997728"/>
    <w:rsid w:val="009A122C"/>
    <w:rsid w:val="009A2FC9"/>
    <w:rsid w:val="009A30F2"/>
    <w:rsid w:val="009A34E9"/>
    <w:rsid w:val="009A3B56"/>
    <w:rsid w:val="009A3BA2"/>
    <w:rsid w:val="009A3CC6"/>
    <w:rsid w:val="009A573E"/>
    <w:rsid w:val="009A6A50"/>
    <w:rsid w:val="009A6F1A"/>
    <w:rsid w:val="009A73D8"/>
    <w:rsid w:val="009B07D8"/>
    <w:rsid w:val="009B1A56"/>
    <w:rsid w:val="009B1D52"/>
    <w:rsid w:val="009B2991"/>
    <w:rsid w:val="009B2C49"/>
    <w:rsid w:val="009B4677"/>
    <w:rsid w:val="009B5228"/>
    <w:rsid w:val="009B57E9"/>
    <w:rsid w:val="009B5E7F"/>
    <w:rsid w:val="009B6065"/>
    <w:rsid w:val="009B6E8E"/>
    <w:rsid w:val="009B7632"/>
    <w:rsid w:val="009C0321"/>
    <w:rsid w:val="009C1366"/>
    <w:rsid w:val="009C169C"/>
    <w:rsid w:val="009C3015"/>
    <w:rsid w:val="009C3276"/>
    <w:rsid w:val="009C3A72"/>
    <w:rsid w:val="009C4C63"/>
    <w:rsid w:val="009C526C"/>
    <w:rsid w:val="009C57FB"/>
    <w:rsid w:val="009C5EE4"/>
    <w:rsid w:val="009C62FB"/>
    <w:rsid w:val="009C6448"/>
    <w:rsid w:val="009C6559"/>
    <w:rsid w:val="009C6A9A"/>
    <w:rsid w:val="009C6DEC"/>
    <w:rsid w:val="009C71B6"/>
    <w:rsid w:val="009C729F"/>
    <w:rsid w:val="009C7DA7"/>
    <w:rsid w:val="009C7E95"/>
    <w:rsid w:val="009D1483"/>
    <w:rsid w:val="009D21CA"/>
    <w:rsid w:val="009D287D"/>
    <w:rsid w:val="009D3575"/>
    <w:rsid w:val="009D3B4A"/>
    <w:rsid w:val="009D3CAA"/>
    <w:rsid w:val="009D3D14"/>
    <w:rsid w:val="009D46EE"/>
    <w:rsid w:val="009D4784"/>
    <w:rsid w:val="009D4C0E"/>
    <w:rsid w:val="009D53EF"/>
    <w:rsid w:val="009D55CB"/>
    <w:rsid w:val="009D58F3"/>
    <w:rsid w:val="009D5DC7"/>
    <w:rsid w:val="009D657F"/>
    <w:rsid w:val="009D6CF0"/>
    <w:rsid w:val="009D7834"/>
    <w:rsid w:val="009E062A"/>
    <w:rsid w:val="009E0B4D"/>
    <w:rsid w:val="009E0E6B"/>
    <w:rsid w:val="009E14C6"/>
    <w:rsid w:val="009E151F"/>
    <w:rsid w:val="009E257D"/>
    <w:rsid w:val="009E314A"/>
    <w:rsid w:val="009E3DA4"/>
    <w:rsid w:val="009E4008"/>
    <w:rsid w:val="009E4070"/>
    <w:rsid w:val="009E4C15"/>
    <w:rsid w:val="009E5F4B"/>
    <w:rsid w:val="009E629B"/>
    <w:rsid w:val="009E6372"/>
    <w:rsid w:val="009E65B7"/>
    <w:rsid w:val="009E6B7E"/>
    <w:rsid w:val="009E6DAF"/>
    <w:rsid w:val="009F04A4"/>
    <w:rsid w:val="009F15CA"/>
    <w:rsid w:val="009F3492"/>
    <w:rsid w:val="009F3819"/>
    <w:rsid w:val="009F3BB6"/>
    <w:rsid w:val="009F4BDF"/>
    <w:rsid w:val="009F51F9"/>
    <w:rsid w:val="009F58D0"/>
    <w:rsid w:val="009F5BE0"/>
    <w:rsid w:val="009F6178"/>
    <w:rsid w:val="009F6476"/>
    <w:rsid w:val="009F65D7"/>
    <w:rsid w:val="009F6623"/>
    <w:rsid w:val="009F6ADE"/>
    <w:rsid w:val="009F6C05"/>
    <w:rsid w:val="009F76F3"/>
    <w:rsid w:val="009F7734"/>
    <w:rsid w:val="00A00547"/>
    <w:rsid w:val="00A00A2D"/>
    <w:rsid w:val="00A01D75"/>
    <w:rsid w:val="00A01F52"/>
    <w:rsid w:val="00A01F63"/>
    <w:rsid w:val="00A0289C"/>
    <w:rsid w:val="00A03072"/>
    <w:rsid w:val="00A0358D"/>
    <w:rsid w:val="00A03CDA"/>
    <w:rsid w:val="00A04269"/>
    <w:rsid w:val="00A0437A"/>
    <w:rsid w:val="00A04A89"/>
    <w:rsid w:val="00A04AB9"/>
    <w:rsid w:val="00A05523"/>
    <w:rsid w:val="00A0596C"/>
    <w:rsid w:val="00A059B6"/>
    <w:rsid w:val="00A072E0"/>
    <w:rsid w:val="00A11452"/>
    <w:rsid w:val="00A1163C"/>
    <w:rsid w:val="00A11BFC"/>
    <w:rsid w:val="00A126E3"/>
    <w:rsid w:val="00A137DE"/>
    <w:rsid w:val="00A158F0"/>
    <w:rsid w:val="00A15D5E"/>
    <w:rsid w:val="00A15E29"/>
    <w:rsid w:val="00A17C42"/>
    <w:rsid w:val="00A20592"/>
    <w:rsid w:val="00A20868"/>
    <w:rsid w:val="00A210D1"/>
    <w:rsid w:val="00A211A5"/>
    <w:rsid w:val="00A21CE6"/>
    <w:rsid w:val="00A21D9B"/>
    <w:rsid w:val="00A22495"/>
    <w:rsid w:val="00A224F2"/>
    <w:rsid w:val="00A22D18"/>
    <w:rsid w:val="00A23205"/>
    <w:rsid w:val="00A234BD"/>
    <w:rsid w:val="00A235AF"/>
    <w:rsid w:val="00A23EE4"/>
    <w:rsid w:val="00A250EF"/>
    <w:rsid w:val="00A25AEF"/>
    <w:rsid w:val="00A3061E"/>
    <w:rsid w:val="00A30975"/>
    <w:rsid w:val="00A31034"/>
    <w:rsid w:val="00A31125"/>
    <w:rsid w:val="00A3125B"/>
    <w:rsid w:val="00A313C8"/>
    <w:rsid w:val="00A316D2"/>
    <w:rsid w:val="00A31B17"/>
    <w:rsid w:val="00A32638"/>
    <w:rsid w:val="00A327DA"/>
    <w:rsid w:val="00A32DC0"/>
    <w:rsid w:val="00A32E42"/>
    <w:rsid w:val="00A3353E"/>
    <w:rsid w:val="00A33850"/>
    <w:rsid w:val="00A33B3E"/>
    <w:rsid w:val="00A34A20"/>
    <w:rsid w:val="00A35D16"/>
    <w:rsid w:val="00A36CD2"/>
    <w:rsid w:val="00A4014F"/>
    <w:rsid w:val="00A40B5A"/>
    <w:rsid w:val="00A40FA8"/>
    <w:rsid w:val="00A40FD4"/>
    <w:rsid w:val="00A412FC"/>
    <w:rsid w:val="00A41494"/>
    <w:rsid w:val="00A41AF7"/>
    <w:rsid w:val="00A4278C"/>
    <w:rsid w:val="00A42858"/>
    <w:rsid w:val="00A42D9A"/>
    <w:rsid w:val="00A43F32"/>
    <w:rsid w:val="00A44D16"/>
    <w:rsid w:val="00A4529E"/>
    <w:rsid w:val="00A454FC"/>
    <w:rsid w:val="00A4556E"/>
    <w:rsid w:val="00A47370"/>
    <w:rsid w:val="00A47754"/>
    <w:rsid w:val="00A502C3"/>
    <w:rsid w:val="00A50886"/>
    <w:rsid w:val="00A5182B"/>
    <w:rsid w:val="00A527A5"/>
    <w:rsid w:val="00A5485D"/>
    <w:rsid w:val="00A5516E"/>
    <w:rsid w:val="00A56B4C"/>
    <w:rsid w:val="00A5777B"/>
    <w:rsid w:val="00A578FA"/>
    <w:rsid w:val="00A608C9"/>
    <w:rsid w:val="00A60A87"/>
    <w:rsid w:val="00A61124"/>
    <w:rsid w:val="00A61F7B"/>
    <w:rsid w:val="00A624E5"/>
    <w:rsid w:val="00A628B7"/>
    <w:rsid w:val="00A62DEB"/>
    <w:rsid w:val="00A641CE"/>
    <w:rsid w:val="00A64F68"/>
    <w:rsid w:val="00A66215"/>
    <w:rsid w:val="00A67151"/>
    <w:rsid w:val="00A6776C"/>
    <w:rsid w:val="00A70E4B"/>
    <w:rsid w:val="00A70EFD"/>
    <w:rsid w:val="00A71D1E"/>
    <w:rsid w:val="00A71DC2"/>
    <w:rsid w:val="00A72C30"/>
    <w:rsid w:val="00A72F19"/>
    <w:rsid w:val="00A73E83"/>
    <w:rsid w:val="00A75173"/>
    <w:rsid w:val="00A75E2A"/>
    <w:rsid w:val="00A760B0"/>
    <w:rsid w:val="00A76686"/>
    <w:rsid w:val="00A766B7"/>
    <w:rsid w:val="00A773E0"/>
    <w:rsid w:val="00A779E1"/>
    <w:rsid w:val="00A77FD9"/>
    <w:rsid w:val="00A8151F"/>
    <w:rsid w:val="00A81A54"/>
    <w:rsid w:val="00A82595"/>
    <w:rsid w:val="00A82A36"/>
    <w:rsid w:val="00A83418"/>
    <w:rsid w:val="00A83605"/>
    <w:rsid w:val="00A83612"/>
    <w:rsid w:val="00A84430"/>
    <w:rsid w:val="00A84680"/>
    <w:rsid w:val="00A85074"/>
    <w:rsid w:val="00A85453"/>
    <w:rsid w:val="00A876FE"/>
    <w:rsid w:val="00A8798B"/>
    <w:rsid w:val="00A92ECC"/>
    <w:rsid w:val="00A92F4B"/>
    <w:rsid w:val="00A93CD4"/>
    <w:rsid w:val="00A940E5"/>
    <w:rsid w:val="00A94B88"/>
    <w:rsid w:val="00A94C3B"/>
    <w:rsid w:val="00A953B6"/>
    <w:rsid w:val="00A967AA"/>
    <w:rsid w:val="00A96E22"/>
    <w:rsid w:val="00A97775"/>
    <w:rsid w:val="00A97EE1"/>
    <w:rsid w:val="00AA04E9"/>
    <w:rsid w:val="00AA114A"/>
    <w:rsid w:val="00AA11D6"/>
    <w:rsid w:val="00AA1D92"/>
    <w:rsid w:val="00AA286E"/>
    <w:rsid w:val="00AA29AC"/>
    <w:rsid w:val="00AA3278"/>
    <w:rsid w:val="00AA334A"/>
    <w:rsid w:val="00AA3FEA"/>
    <w:rsid w:val="00AA412E"/>
    <w:rsid w:val="00AA4783"/>
    <w:rsid w:val="00AA49B9"/>
    <w:rsid w:val="00AA5563"/>
    <w:rsid w:val="00AA5B54"/>
    <w:rsid w:val="00AA6929"/>
    <w:rsid w:val="00AA6EF5"/>
    <w:rsid w:val="00AA7E0C"/>
    <w:rsid w:val="00AA7FC4"/>
    <w:rsid w:val="00AB00A9"/>
    <w:rsid w:val="00AB086F"/>
    <w:rsid w:val="00AB4738"/>
    <w:rsid w:val="00AB50D1"/>
    <w:rsid w:val="00AB7632"/>
    <w:rsid w:val="00AC0432"/>
    <w:rsid w:val="00AC161B"/>
    <w:rsid w:val="00AC1800"/>
    <w:rsid w:val="00AC3B0C"/>
    <w:rsid w:val="00AC3DB1"/>
    <w:rsid w:val="00AC4606"/>
    <w:rsid w:val="00AC47CB"/>
    <w:rsid w:val="00AC4BB2"/>
    <w:rsid w:val="00AC5A5A"/>
    <w:rsid w:val="00AC5A5E"/>
    <w:rsid w:val="00AC5D71"/>
    <w:rsid w:val="00AC71A8"/>
    <w:rsid w:val="00AC7536"/>
    <w:rsid w:val="00AC762E"/>
    <w:rsid w:val="00AC7849"/>
    <w:rsid w:val="00AD134E"/>
    <w:rsid w:val="00AD29A1"/>
    <w:rsid w:val="00AD48BE"/>
    <w:rsid w:val="00AD4ACA"/>
    <w:rsid w:val="00AD565F"/>
    <w:rsid w:val="00AD7895"/>
    <w:rsid w:val="00AD79EB"/>
    <w:rsid w:val="00AD7E34"/>
    <w:rsid w:val="00AE01A6"/>
    <w:rsid w:val="00AE0608"/>
    <w:rsid w:val="00AE0ADC"/>
    <w:rsid w:val="00AE1CC2"/>
    <w:rsid w:val="00AE1D99"/>
    <w:rsid w:val="00AE2378"/>
    <w:rsid w:val="00AE2C0D"/>
    <w:rsid w:val="00AE3C45"/>
    <w:rsid w:val="00AE48BF"/>
    <w:rsid w:val="00AE5C0F"/>
    <w:rsid w:val="00AE5EC6"/>
    <w:rsid w:val="00AE613A"/>
    <w:rsid w:val="00AE66F4"/>
    <w:rsid w:val="00AE7138"/>
    <w:rsid w:val="00AE7914"/>
    <w:rsid w:val="00AF148B"/>
    <w:rsid w:val="00AF1CCD"/>
    <w:rsid w:val="00AF478C"/>
    <w:rsid w:val="00AF4887"/>
    <w:rsid w:val="00AF544D"/>
    <w:rsid w:val="00AF571E"/>
    <w:rsid w:val="00AF5F00"/>
    <w:rsid w:val="00AF61A7"/>
    <w:rsid w:val="00AF6D02"/>
    <w:rsid w:val="00AF7CD4"/>
    <w:rsid w:val="00AF7F1A"/>
    <w:rsid w:val="00AFBA34"/>
    <w:rsid w:val="00B0032C"/>
    <w:rsid w:val="00B00BFD"/>
    <w:rsid w:val="00B02083"/>
    <w:rsid w:val="00B02114"/>
    <w:rsid w:val="00B02795"/>
    <w:rsid w:val="00B027EC"/>
    <w:rsid w:val="00B03090"/>
    <w:rsid w:val="00B03760"/>
    <w:rsid w:val="00B0512F"/>
    <w:rsid w:val="00B05963"/>
    <w:rsid w:val="00B0657C"/>
    <w:rsid w:val="00B06F31"/>
    <w:rsid w:val="00B0767C"/>
    <w:rsid w:val="00B1050F"/>
    <w:rsid w:val="00B10DFB"/>
    <w:rsid w:val="00B1101E"/>
    <w:rsid w:val="00B11069"/>
    <w:rsid w:val="00B117C3"/>
    <w:rsid w:val="00B11B8E"/>
    <w:rsid w:val="00B12961"/>
    <w:rsid w:val="00B12975"/>
    <w:rsid w:val="00B12E3F"/>
    <w:rsid w:val="00B134D5"/>
    <w:rsid w:val="00B152E4"/>
    <w:rsid w:val="00B16C72"/>
    <w:rsid w:val="00B173FC"/>
    <w:rsid w:val="00B177B0"/>
    <w:rsid w:val="00B17D26"/>
    <w:rsid w:val="00B22580"/>
    <w:rsid w:val="00B248DB"/>
    <w:rsid w:val="00B24A34"/>
    <w:rsid w:val="00B24CF9"/>
    <w:rsid w:val="00B250A0"/>
    <w:rsid w:val="00B2572B"/>
    <w:rsid w:val="00B260D2"/>
    <w:rsid w:val="00B265BB"/>
    <w:rsid w:val="00B26A45"/>
    <w:rsid w:val="00B26F7A"/>
    <w:rsid w:val="00B30697"/>
    <w:rsid w:val="00B30A7D"/>
    <w:rsid w:val="00B30D5B"/>
    <w:rsid w:val="00B316D5"/>
    <w:rsid w:val="00B31EA3"/>
    <w:rsid w:val="00B32115"/>
    <w:rsid w:val="00B32E2A"/>
    <w:rsid w:val="00B33003"/>
    <w:rsid w:val="00B33643"/>
    <w:rsid w:val="00B33FDF"/>
    <w:rsid w:val="00B37985"/>
    <w:rsid w:val="00B37B2D"/>
    <w:rsid w:val="00B37C5B"/>
    <w:rsid w:val="00B408CB"/>
    <w:rsid w:val="00B40A80"/>
    <w:rsid w:val="00B40B2F"/>
    <w:rsid w:val="00B43D3B"/>
    <w:rsid w:val="00B45107"/>
    <w:rsid w:val="00B45111"/>
    <w:rsid w:val="00B45A7A"/>
    <w:rsid w:val="00B45B63"/>
    <w:rsid w:val="00B45C7B"/>
    <w:rsid w:val="00B46ABE"/>
    <w:rsid w:val="00B474FA"/>
    <w:rsid w:val="00B524B8"/>
    <w:rsid w:val="00B52B94"/>
    <w:rsid w:val="00B52D24"/>
    <w:rsid w:val="00B53C77"/>
    <w:rsid w:val="00B55151"/>
    <w:rsid w:val="00B56272"/>
    <w:rsid w:val="00B56C98"/>
    <w:rsid w:val="00B56E5A"/>
    <w:rsid w:val="00B60201"/>
    <w:rsid w:val="00B6092E"/>
    <w:rsid w:val="00B60DF8"/>
    <w:rsid w:val="00B6181E"/>
    <w:rsid w:val="00B61A80"/>
    <w:rsid w:val="00B61B2A"/>
    <w:rsid w:val="00B62CE9"/>
    <w:rsid w:val="00B63C61"/>
    <w:rsid w:val="00B653EF"/>
    <w:rsid w:val="00B678C4"/>
    <w:rsid w:val="00B67CD9"/>
    <w:rsid w:val="00B7010B"/>
    <w:rsid w:val="00B70ACD"/>
    <w:rsid w:val="00B70C25"/>
    <w:rsid w:val="00B70D7F"/>
    <w:rsid w:val="00B71227"/>
    <w:rsid w:val="00B725A4"/>
    <w:rsid w:val="00B740B2"/>
    <w:rsid w:val="00B7428A"/>
    <w:rsid w:val="00B74356"/>
    <w:rsid w:val="00B74A8F"/>
    <w:rsid w:val="00B75593"/>
    <w:rsid w:val="00B8003B"/>
    <w:rsid w:val="00B801DA"/>
    <w:rsid w:val="00B8184D"/>
    <w:rsid w:val="00B81C95"/>
    <w:rsid w:val="00B82024"/>
    <w:rsid w:val="00B8207A"/>
    <w:rsid w:val="00B829A2"/>
    <w:rsid w:val="00B83569"/>
    <w:rsid w:val="00B844CB"/>
    <w:rsid w:val="00B84B75"/>
    <w:rsid w:val="00B84DBE"/>
    <w:rsid w:val="00B85D9C"/>
    <w:rsid w:val="00B86373"/>
    <w:rsid w:val="00B873A2"/>
    <w:rsid w:val="00B90559"/>
    <w:rsid w:val="00B9170D"/>
    <w:rsid w:val="00B91A9E"/>
    <w:rsid w:val="00B92074"/>
    <w:rsid w:val="00B92E8E"/>
    <w:rsid w:val="00B93A35"/>
    <w:rsid w:val="00B93BFC"/>
    <w:rsid w:val="00B957B3"/>
    <w:rsid w:val="00B95C4F"/>
    <w:rsid w:val="00B95E17"/>
    <w:rsid w:val="00B968C6"/>
    <w:rsid w:val="00B96B40"/>
    <w:rsid w:val="00B977F2"/>
    <w:rsid w:val="00B97843"/>
    <w:rsid w:val="00B97AA6"/>
    <w:rsid w:val="00BA112B"/>
    <w:rsid w:val="00BA1921"/>
    <w:rsid w:val="00BA1CB7"/>
    <w:rsid w:val="00BA2B95"/>
    <w:rsid w:val="00BA2D6F"/>
    <w:rsid w:val="00BA3888"/>
    <w:rsid w:val="00BA39D9"/>
    <w:rsid w:val="00BA3F96"/>
    <w:rsid w:val="00BA50B9"/>
    <w:rsid w:val="00BA60D8"/>
    <w:rsid w:val="00BA67F1"/>
    <w:rsid w:val="00BA7C36"/>
    <w:rsid w:val="00BB0AF5"/>
    <w:rsid w:val="00BB0E58"/>
    <w:rsid w:val="00BB1127"/>
    <w:rsid w:val="00BB1D11"/>
    <w:rsid w:val="00BB278E"/>
    <w:rsid w:val="00BB2B7A"/>
    <w:rsid w:val="00BB2DDC"/>
    <w:rsid w:val="00BB3708"/>
    <w:rsid w:val="00BB3EDC"/>
    <w:rsid w:val="00BB4E63"/>
    <w:rsid w:val="00BB6C9A"/>
    <w:rsid w:val="00BB701A"/>
    <w:rsid w:val="00BB7295"/>
    <w:rsid w:val="00BB7837"/>
    <w:rsid w:val="00BC0366"/>
    <w:rsid w:val="00BC17C5"/>
    <w:rsid w:val="00BC18F1"/>
    <w:rsid w:val="00BC1D00"/>
    <w:rsid w:val="00BC2DAB"/>
    <w:rsid w:val="00BC2DAC"/>
    <w:rsid w:val="00BC3C10"/>
    <w:rsid w:val="00BC4741"/>
    <w:rsid w:val="00BC61C3"/>
    <w:rsid w:val="00BC6BC8"/>
    <w:rsid w:val="00BC6E6D"/>
    <w:rsid w:val="00BC7CDA"/>
    <w:rsid w:val="00BD0249"/>
    <w:rsid w:val="00BD0B22"/>
    <w:rsid w:val="00BD0BAA"/>
    <w:rsid w:val="00BD2FCD"/>
    <w:rsid w:val="00BD391D"/>
    <w:rsid w:val="00BD4273"/>
    <w:rsid w:val="00BD47A1"/>
    <w:rsid w:val="00BD4A88"/>
    <w:rsid w:val="00BD4F92"/>
    <w:rsid w:val="00BD5FD1"/>
    <w:rsid w:val="00BD6383"/>
    <w:rsid w:val="00BD7F93"/>
    <w:rsid w:val="00BE2582"/>
    <w:rsid w:val="00BE2C34"/>
    <w:rsid w:val="00BE2D7F"/>
    <w:rsid w:val="00BE30D5"/>
    <w:rsid w:val="00BE3F58"/>
    <w:rsid w:val="00BE4F9A"/>
    <w:rsid w:val="00BE551F"/>
    <w:rsid w:val="00BE5C55"/>
    <w:rsid w:val="00BE5F3D"/>
    <w:rsid w:val="00BE6EA5"/>
    <w:rsid w:val="00BF15B8"/>
    <w:rsid w:val="00BF1638"/>
    <w:rsid w:val="00BF1E6A"/>
    <w:rsid w:val="00BF27AE"/>
    <w:rsid w:val="00BF289E"/>
    <w:rsid w:val="00BF3559"/>
    <w:rsid w:val="00BF368B"/>
    <w:rsid w:val="00BF3964"/>
    <w:rsid w:val="00BF4063"/>
    <w:rsid w:val="00BF41CC"/>
    <w:rsid w:val="00BF5551"/>
    <w:rsid w:val="00BF61DA"/>
    <w:rsid w:val="00BF6EC6"/>
    <w:rsid w:val="00BF73AB"/>
    <w:rsid w:val="00BF74EC"/>
    <w:rsid w:val="00BF7767"/>
    <w:rsid w:val="00BF7F15"/>
    <w:rsid w:val="00C001E7"/>
    <w:rsid w:val="00C01899"/>
    <w:rsid w:val="00C01CCF"/>
    <w:rsid w:val="00C01D56"/>
    <w:rsid w:val="00C03B91"/>
    <w:rsid w:val="00C047E1"/>
    <w:rsid w:val="00C0583B"/>
    <w:rsid w:val="00C05BD9"/>
    <w:rsid w:val="00C0608B"/>
    <w:rsid w:val="00C062C0"/>
    <w:rsid w:val="00C06674"/>
    <w:rsid w:val="00C07AE4"/>
    <w:rsid w:val="00C100C7"/>
    <w:rsid w:val="00C1017F"/>
    <w:rsid w:val="00C11008"/>
    <w:rsid w:val="00C113C2"/>
    <w:rsid w:val="00C114B2"/>
    <w:rsid w:val="00C12029"/>
    <w:rsid w:val="00C12D04"/>
    <w:rsid w:val="00C1461F"/>
    <w:rsid w:val="00C17018"/>
    <w:rsid w:val="00C178CD"/>
    <w:rsid w:val="00C17F9A"/>
    <w:rsid w:val="00C2124D"/>
    <w:rsid w:val="00C212E8"/>
    <w:rsid w:val="00C21421"/>
    <w:rsid w:val="00C2157A"/>
    <w:rsid w:val="00C22535"/>
    <w:rsid w:val="00C22853"/>
    <w:rsid w:val="00C22A55"/>
    <w:rsid w:val="00C234AE"/>
    <w:rsid w:val="00C238A2"/>
    <w:rsid w:val="00C23F27"/>
    <w:rsid w:val="00C24F01"/>
    <w:rsid w:val="00C2539C"/>
    <w:rsid w:val="00C25A21"/>
    <w:rsid w:val="00C269DF"/>
    <w:rsid w:val="00C26A03"/>
    <w:rsid w:val="00C26DFC"/>
    <w:rsid w:val="00C26EA2"/>
    <w:rsid w:val="00C30227"/>
    <w:rsid w:val="00C3033B"/>
    <w:rsid w:val="00C30601"/>
    <w:rsid w:val="00C31435"/>
    <w:rsid w:val="00C320AF"/>
    <w:rsid w:val="00C32279"/>
    <w:rsid w:val="00C323BD"/>
    <w:rsid w:val="00C32F6C"/>
    <w:rsid w:val="00C3330E"/>
    <w:rsid w:val="00C3444A"/>
    <w:rsid w:val="00C345FB"/>
    <w:rsid w:val="00C34FFE"/>
    <w:rsid w:val="00C3549A"/>
    <w:rsid w:val="00C35625"/>
    <w:rsid w:val="00C35D2C"/>
    <w:rsid w:val="00C37869"/>
    <w:rsid w:val="00C378F5"/>
    <w:rsid w:val="00C37E20"/>
    <w:rsid w:val="00C4053B"/>
    <w:rsid w:val="00C408C7"/>
    <w:rsid w:val="00C40C6B"/>
    <w:rsid w:val="00C41399"/>
    <w:rsid w:val="00C41DDD"/>
    <w:rsid w:val="00C42008"/>
    <w:rsid w:val="00C42080"/>
    <w:rsid w:val="00C43413"/>
    <w:rsid w:val="00C44A96"/>
    <w:rsid w:val="00C44CDD"/>
    <w:rsid w:val="00C44F2F"/>
    <w:rsid w:val="00C455D5"/>
    <w:rsid w:val="00C45A70"/>
    <w:rsid w:val="00C45E08"/>
    <w:rsid w:val="00C46B6B"/>
    <w:rsid w:val="00C46ECC"/>
    <w:rsid w:val="00C47332"/>
    <w:rsid w:val="00C50CC4"/>
    <w:rsid w:val="00C50F18"/>
    <w:rsid w:val="00C51481"/>
    <w:rsid w:val="00C52D3F"/>
    <w:rsid w:val="00C53381"/>
    <w:rsid w:val="00C57121"/>
    <w:rsid w:val="00C574EC"/>
    <w:rsid w:val="00C57706"/>
    <w:rsid w:val="00C60217"/>
    <w:rsid w:val="00C60FC8"/>
    <w:rsid w:val="00C61302"/>
    <w:rsid w:val="00C613D0"/>
    <w:rsid w:val="00C613DA"/>
    <w:rsid w:val="00C62A83"/>
    <w:rsid w:val="00C64BDE"/>
    <w:rsid w:val="00C65F4D"/>
    <w:rsid w:val="00C66500"/>
    <w:rsid w:val="00C70A03"/>
    <w:rsid w:val="00C70BBD"/>
    <w:rsid w:val="00C71613"/>
    <w:rsid w:val="00C7199A"/>
    <w:rsid w:val="00C72A81"/>
    <w:rsid w:val="00C73A55"/>
    <w:rsid w:val="00C75CA5"/>
    <w:rsid w:val="00C80B7E"/>
    <w:rsid w:val="00C82C71"/>
    <w:rsid w:val="00C83574"/>
    <w:rsid w:val="00C84935"/>
    <w:rsid w:val="00C8550A"/>
    <w:rsid w:val="00C86DA8"/>
    <w:rsid w:val="00C908C6"/>
    <w:rsid w:val="00C90F52"/>
    <w:rsid w:val="00C914C3"/>
    <w:rsid w:val="00C91814"/>
    <w:rsid w:val="00C9265E"/>
    <w:rsid w:val="00C92795"/>
    <w:rsid w:val="00C92E5E"/>
    <w:rsid w:val="00C92F92"/>
    <w:rsid w:val="00C93D53"/>
    <w:rsid w:val="00C93F77"/>
    <w:rsid w:val="00C96075"/>
    <w:rsid w:val="00C9666A"/>
    <w:rsid w:val="00C97A0B"/>
    <w:rsid w:val="00CA0562"/>
    <w:rsid w:val="00CA083A"/>
    <w:rsid w:val="00CA0A0C"/>
    <w:rsid w:val="00CA2450"/>
    <w:rsid w:val="00CA4648"/>
    <w:rsid w:val="00CA4737"/>
    <w:rsid w:val="00CA4966"/>
    <w:rsid w:val="00CA65E1"/>
    <w:rsid w:val="00CA7FFC"/>
    <w:rsid w:val="00CB01B8"/>
    <w:rsid w:val="00CB07A9"/>
    <w:rsid w:val="00CB0AE8"/>
    <w:rsid w:val="00CB1430"/>
    <w:rsid w:val="00CB1ADC"/>
    <w:rsid w:val="00CB6656"/>
    <w:rsid w:val="00CB6A44"/>
    <w:rsid w:val="00CB7EFE"/>
    <w:rsid w:val="00CC06B7"/>
    <w:rsid w:val="00CC0C86"/>
    <w:rsid w:val="00CC158B"/>
    <w:rsid w:val="00CC1BC6"/>
    <w:rsid w:val="00CC1E53"/>
    <w:rsid w:val="00CC1E5A"/>
    <w:rsid w:val="00CC2469"/>
    <w:rsid w:val="00CC2EAF"/>
    <w:rsid w:val="00CC3FA8"/>
    <w:rsid w:val="00CC4097"/>
    <w:rsid w:val="00CC4133"/>
    <w:rsid w:val="00CC5725"/>
    <w:rsid w:val="00CC6214"/>
    <w:rsid w:val="00CC64FE"/>
    <w:rsid w:val="00CC6FD0"/>
    <w:rsid w:val="00CD07FE"/>
    <w:rsid w:val="00CD0A0A"/>
    <w:rsid w:val="00CD14B6"/>
    <w:rsid w:val="00CD262F"/>
    <w:rsid w:val="00CD34F1"/>
    <w:rsid w:val="00CD69E2"/>
    <w:rsid w:val="00CD6D8D"/>
    <w:rsid w:val="00CE004B"/>
    <w:rsid w:val="00CE09BA"/>
    <w:rsid w:val="00CE09D7"/>
    <w:rsid w:val="00CE7CE6"/>
    <w:rsid w:val="00CF0051"/>
    <w:rsid w:val="00CF2988"/>
    <w:rsid w:val="00CF2DE2"/>
    <w:rsid w:val="00CF3750"/>
    <w:rsid w:val="00CF584F"/>
    <w:rsid w:val="00CF63A4"/>
    <w:rsid w:val="00CF6919"/>
    <w:rsid w:val="00CF7434"/>
    <w:rsid w:val="00CF7BC3"/>
    <w:rsid w:val="00CF7DD1"/>
    <w:rsid w:val="00D03F93"/>
    <w:rsid w:val="00D0420F"/>
    <w:rsid w:val="00D05362"/>
    <w:rsid w:val="00D05D44"/>
    <w:rsid w:val="00D06FCA"/>
    <w:rsid w:val="00D06FD1"/>
    <w:rsid w:val="00D10BD8"/>
    <w:rsid w:val="00D1153C"/>
    <w:rsid w:val="00D12170"/>
    <w:rsid w:val="00D12598"/>
    <w:rsid w:val="00D138AB"/>
    <w:rsid w:val="00D13F83"/>
    <w:rsid w:val="00D14066"/>
    <w:rsid w:val="00D156E8"/>
    <w:rsid w:val="00D15C8C"/>
    <w:rsid w:val="00D16548"/>
    <w:rsid w:val="00D16916"/>
    <w:rsid w:val="00D16F2A"/>
    <w:rsid w:val="00D17348"/>
    <w:rsid w:val="00D17844"/>
    <w:rsid w:val="00D21855"/>
    <w:rsid w:val="00D21DB1"/>
    <w:rsid w:val="00D23771"/>
    <w:rsid w:val="00D23A33"/>
    <w:rsid w:val="00D23FE0"/>
    <w:rsid w:val="00D24B8D"/>
    <w:rsid w:val="00D2679E"/>
    <w:rsid w:val="00D27851"/>
    <w:rsid w:val="00D27CA8"/>
    <w:rsid w:val="00D325A6"/>
    <w:rsid w:val="00D32857"/>
    <w:rsid w:val="00D338B5"/>
    <w:rsid w:val="00D33E95"/>
    <w:rsid w:val="00D33FA0"/>
    <w:rsid w:val="00D407EF"/>
    <w:rsid w:val="00D42413"/>
    <w:rsid w:val="00D42F6A"/>
    <w:rsid w:val="00D434BA"/>
    <w:rsid w:val="00D44508"/>
    <w:rsid w:val="00D452B7"/>
    <w:rsid w:val="00D46EE4"/>
    <w:rsid w:val="00D46F85"/>
    <w:rsid w:val="00D473D5"/>
    <w:rsid w:val="00D47CF7"/>
    <w:rsid w:val="00D5002D"/>
    <w:rsid w:val="00D5012A"/>
    <w:rsid w:val="00D50EB6"/>
    <w:rsid w:val="00D52064"/>
    <w:rsid w:val="00D5254D"/>
    <w:rsid w:val="00D525E3"/>
    <w:rsid w:val="00D53113"/>
    <w:rsid w:val="00D5403E"/>
    <w:rsid w:val="00D541A5"/>
    <w:rsid w:val="00D54C33"/>
    <w:rsid w:val="00D55736"/>
    <w:rsid w:val="00D55A2F"/>
    <w:rsid w:val="00D55C12"/>
    <w:rsid w:val="00D57E90"/>
    <w:rsid w:val="00D60880"/>
    <w:rsid w:val="00D60B01"/>
    <w:rsid w:val="00D60C54"/>
    <w:rsid w:val="00D634F3"/>
    <w:rsid w:val="00D63B8E"/>
    <w:rsid w:val="00D64B80"/>
    <w:rsid w:val="00D65F31"/>
    <w:rsid w:val="00D66E8D"/>
    <w:rsid w:val="00D66E92"/>
    <w:rsid w:val="00D676B7"/>
    <w:rsid w:val="00D70E85"/>
    <w:rsid w:val="00D7195C"/>
    <w:rsid w:val="00D719CF"/>
    <w:rsid w:val="00D71CFE"/>
    <w:rsid w:val="00D72008"/>
    <w:rsid w:val="00D72544"/>
    <w:rsid w:val="00D7309A"/>
    <w:rsid w:val="00D737A9"/>
    <w:rsid w:val="00D7444E"/>
    <w:rsid w:val="00D7450B"/>
    <w:rsid w:val="00D75D7A"/>
    <w:rsid w:val="00D76707"/>
    <w:rsid w:val="00D76F49"/>
    <w:rsid w:val="00D77968"/>
    <w:rsid w:val="00D77CBF"/>
    <w:rsid w:val="00D77ED6"/>
    <w:rsid w:val="00D81417"/>
    <w:rsid w:val="00D81755"/>
    <w:rsid w:val="00D8191F"/>
    <w:rsid w:val="00D81E91"/>
    <w:rsid w:val="00D826D8"/>
    <w:rsid w:val="00D83764"/>
    <w:rsid w:val="00D83B99"/>
    <w:rsid w:val="00D83C10"/>
    <w:rsid w:val="00D84573"/>
    <w:rsid w:val="00D8466E"/>
    <w:rsid w:val="00D8492F"/>
    <w:rsid w:val="00D85027"/>
    <w:rsid w:val="00D850F2"/>
    <w:rsid w:val="00D863A2"/>
    <w:rsid w:val="00D86CE3"/>
    <w:rsid w:val="00D87EA3"/>
    <w:rsid w:val="00D87FC7"/>
    <w:rsid w:val="00D91353"/>
    <w:rsid w:val="00D9306A"/>
    <w:rsid w:val="00D9362F"/>
    <w:rsid w:val="00D9372B"/>
    <w:rsid w:val="00D94B77"/>
    <w:rsid w:val="00D96A9F"/>
    <w:rsid w:val="00D97305"/>
    <w:rsid w:val="00DA1558"/>
    <w:rsid w:val="00DA1D56"/>
    <w:rsid w:val="00DA2778"/>
    <w:rsid w:val="00DA29B1"/>
    <w:rsid w:val="00DA29E8"/>
    <w:rsid w:val="00DA2EB9"/>
    <w:rsid w:val="00DA4996"/>
    <w:rsid w:val="00DA68E8"/>
    <w:rsid w:val="00DA69D1"/>
    <w:rsid w:val="00DA71A4"/>
    <w:rsid w:val="00DA7B9A"/>
    <w:rsid w:val="00DA7FBF"/>
    <w:rsid w:val="00DB058C"/>
    <w:rsid w:val="00DB06B0"/>
    <w:rsid w:val="00DB1CA4"/>
    <w:rsid w:val="00DB2074"/>
    <w:rsid w:val="00DB20BA"/>
    <w:rsid w:val="00DB3948"/>
    <w:rsid w:val="00DB3AD9"/>
    <w:rsid w:val="00DB3B46"/>
    <w:rsid w:val="00DB4F54"/>
    <w:rsid w:val="00DB55E2"/>
    <w:rsid w:val="00DB5A9E"/>
    <w:rsid w:val="00DB6A27"/>
    <w:rsid w:val="00DB7AAB"/>
    <w:rsid w:val="00DB7C41"/>
    <w:rsid w:val="00DB7E29"/>
    <w:rsid w:val="00DC015C"/>
    <w:rsid w:val="00DC17BE"/>
    <w:rsid w:val="00DC1FA2"/>
    <w:rsid w:val="00DC26E8"/>
    <w:rsid w:val="00DC36EF"/>
    <w:rsid w:val="00DC41C6"/>
    <w:rsid w:val="00DC47F9"/>
    <w:rsid w:val="00DC509A"/>
    <w:rsid w:val="00DC583F"/>
    <w:rsid w:val="00DC6D94"/>
    <w:rsid w:val="00DC75D1"/>
    <w:rsid w:val="00DC7FD5"/>
    <w:rsid w:val="00DD0FE0"/>
    <w:rsid w:val="00DD1A7B"/>
    <w:rsid w:val="00DD25B0"/>
    <w:rsid w:val="00DD2DE2"/>
    <w:rsid w:val="00DD3A2D"/>
    <w:rsid w:val="00DD4FDE"/>
    <w:rsid w:val="00DD5B67"/>
    <w:rsid w:val="00DD5EF5"/>
    <w:rsid w:val="00DD5FC1"/>
    <w:rsid w:val="00DD60C5"/>
    <w:rsid w:val="00DD6823"/>
    <w:rsid w:val="00DD742B"/>
    <w:rsid w:val="00DE0267"/>
    <w:rsid w:val="00DE0982"/>
    <w:rsid w:val="00DE155B"/>
    <w:rsid w:val="00DE2B66"/>
    <w:rsid w:val="00DE3513"/>
    <w:rsid w:val="00DE47AC"/>
    <w:rsid w:val="00DE48DC"/>
    <w:rsid w:val="00DE63D1"/>
    <w:rsid w:val="00DE725A"/>
    <w:rsid w:val="00DE7344"/>
    <w:rsid w:val="00DF0094"/>
    <w:rsid w:val="00DF0388"/>
    <w:rsid w:val="00DF0836"/>
    <w:rsid w:val="00DF1EE7"/>
    <w:rsid w:val="00DF20E7"/>
    <w:rsid w:val="00DF276A"/>
    <w:rsid w:val="00DF2A50"/>
    <w:rsid w:val="00DF2B9D"/>
    <w:rsid w:val="00DF4116"/>
    <w:rsid w:val="00DF5C73"/>
    <w:rsid w:val="00DF6148"/>
    <w:rsid w:val="00DF6346"/>
    <w:rsid w:val="00DF65A3"/>
    <w:rsid w:val="00DF6F93"/>
    <w:rsid w:val="00DF74EE"/>
    <w:rsid w:val="00E0100B"/>
    <w:rsid w:val="00E01373"/>
    <w:rsid w:val="00E02656"/>
    <w:rsid w:val="00E03557"/>
    <w:rsid w:val="00E03817"/>
    <w:rsid w:val="00E03D8B"/>
    <w:rsid w:val="00E04628"/>
    <w:rsid w:val="00E048D9"/>
    <w:rsid w:val="00E052DA"/>
    <w:rsid w:val="00E06054"/>
    <w:rsid w:val="00E06613"/>
    <w:rsid w:val="00E0724E"/>
    <w:rsid w:val="00E079C4"/>
    <w:rsid w:val="00E07D22"/>
    <w:rsid w:val="00E10806"/>
    <w:rsid w:val="00E1125E"/>
    <w:rsid w:val="00E11582"/>
    <w:rsid w:val="00E1167A"/>
    <w:rsid w:val="00E12983"/>
    <w:rsid w:val="00E12E7D"/>
    <w:rsid w:val="00E13FA7"/>
    <w:rsid w:val="00E14C79"/>
    <w:rsid w:val="00E14D53"/>
    <w:rsid w:val="00E16F33"/>
    <w:rsid w:val="00E170EF"/>
    <w:rsid w:val="00E20472"/>
    <w:rsid w:val="00E20536"/>
    <w:rsid w:val="00E20784"/>
    <w:rsid w:val="00E20AFA"/>
    <w:rsid w:val="00E21073"/>
    <w:rsid w:val="00E2178D"/>
    <w:rsid w:val="00E22445"/>
    <w:rsid w:val="00E2250A"/>
    <w:rsid w:val="00E22F1E"/>
    <w:rsid w:val="00E24284"/>
    <w:rsid w:val="00E2430F"/>
    <w:rsid w:val="00E248B7"/>
    <w:rsid w:val="00E24A01"/>
    <w:rsid w:val="00E24E5B"/>
    <w:rsid w:val="00E25086"/>
    <w:rsid w:val="00E2626D"/>
    <w:rsid w:val="00E262AE"/>
    <w:rsid w:val="00E26973"/>
    <w:rsid w:val="00E26CF9"/>
    <w:rsid w:val="00E26D24"/>
    <w:rsid w:val="00E26FF6"/>
    <w:rsid w:val="00E27DEB"/>
    <w:rsid w:val="00E30740"/>
    <w:rsid w:val="00E31F6C"/>
    <w:rsid w:val="00E3254B"/>
    <w:rsid w:val="00E32562"/>
    <w:rsid w:val="00E328A4"/>
    <w:rsid w:val="00E33366"/>
    <w:rsid w:val="00E33B94"/>
    <w:rsid w:val="00E34937"/>
    <w:rsid w:val="00E34A4A"/>
    <w:rsid w:val="00E34F32"/>
    <w:rsid w:val="00E35787"/>
    <w:rsid w:val="00E35848"/>
    <w:rsid w:val="00E35C19"/>
    <w:rsid w:val="00E35F8C"/>
    <w:rsid w:val="00E3614A"/>
    <w:rsid w:val="00E37946"/>
    <w:rsid w:val="00E37BFB"/>
    <w:rsid w:val="00E40935"/>
    <w:rsid w:val="00E42244"/>
    <w:rsid w:val="00E4281B"/>
    <w:rsid w:val="00E43979"/>
    <w:rsid w:val="00E43CDA"/>
    <w:rsid w:val="00E4463D"/>
    <w:rsid w:val="00E44C55"/>
    <w:rsid w:val="00E45E9A"/>
    <w:rsid w:val="00E46059"/>
    <w:rsid w:val="00E475FA"/>
    <w:rsid w:val="00E47661"/>
    <w:rsid w:val="00E47F16"/>
    <w:rsid w:val="00E50571"/>
    <w:rsid w:val="00E50C32"/>
    <w:rsid w:val="00E518EE"/>
    <w:rsid w:val="00E519B6"/>
    <w:rsid w:val="00E5213A"/>
    <w:rsid w:val="00E52A07"/>
    <w:rsid w:val="00E55191"/>
    <w:rsid w:val="00E553EC"/>
    <w:rsid w:val="00E555CA"/>
    <w:rsid w:val="00E55E58"/>
    <w:rsid w:val="00E55F89"/>
    <w:rsid w:val="00E5695E"/>
    <w:rsid w:val="00E56A79"/>
    <w:rsid w:val="00E5746A"/>
    <w:rsid w:val="00E575FE"/>
    <w:rsid w:val="00E579B8"/>
    <w:rsid w:val="00E57C08"/>
    <w:rsid w:val="00E60A2E"/>
    <w:rsid w:val="00E60D50"/>
    <w:rsid w:val="00E61EB3"/>
    <w:rsid w:val="00E636BC"/>
    <w:rsid w:val="00E64183"/>
    <w:rsid w:val="00E64908"/>
    <w:rsid w:val="00E65691"/>
    <w:rsid w:val="00E65C5B"/>
    <w:rsid w:val="00E65DA8"/>
    <w:rsid w:val="00E662E7"/>
    <w:rsid w:val="00E6671F"/>
    <w:rsid w:val="00E66AA5"/>
    <w:rsid w:val="00E6755A"/>
    <w:rsid w:val="00E67FF4"/>
    <w:rsid w:val="00E7014A"/>
    <w:rsid w:val="00E7024D"/>
    <w:rsid w:val="00E713B0"/>
    <w:rsid w:val="00E715C5"/>
    <w:rsid w:val="00E716EE"/>
    <w:rsid w:val="00E71ADC"/>
    <w:rsid w:val="00E72794"/>
    <w:rsid w:val="00E728D1"/>
    <w:rsid w:val="00E72F76"/>
    <w:rsid w:val="00E731B0"/>
    <w:rsid w:val="00E765FC"/>
    <w:rsid w:val="00E7696D"/>
    <w:rsid w:val="00E76F33"/>
    <w:rsid w:val="00E777A9"/>
    <w:rsid w:val="00E779C8"/>
    <w:rsid w:val="00E77A06"/>
    <w:rsid w:val="00E809B4"/>
    <w:rsid w:val="00E8170C"/>
    <w:rsid w:val="00E821D0"/>
    <w:rsid w:val="00E84387"/>
    <w:rsid w:val="00E8528C"/>
    <w:rsid w:val="00E855C0"/>
    <w:rsid w:val="00E85D5C"/>
    <w:rsid w:val="00E86609"/>
    <w:rsid w:val="00E86746"/>
    <w:rsid w:val="00E903D1"/>
    <w:rsid w:val="00E90A93"/>
    <w:rsid w:val="00E90F47"/>
    <w:rsid w:val="00E912D8"/>
    <w:rsid w:val="00E9132B"/>
    <w:rsid w:val="00E92928"/>
    <w:rsid w:val="00E92B97"/>
    <w:rsid w:val="00E93797"/>
    <w:rsid w:val="00E958AE"/>
    <w:rsid w:val="00E95FDF"/>
    <w:rsid w:val="00E97395"/>
    <w:rsid w:val="00EA0EFA"/>
    <w:rsid w:val="00EA1F58"/>
    <w:rsid w:val="00EA25C6"/>
    <w:rsid w:val="00EA32E4"/>
    <w:rsid w:val="00EA3763"/>
    <w:rsid w:val="00EA5295"/>
    <w:rsid w:val="00EA64BB"/>
    <w:rsid w:val="00EA6AB4"/>
    <w:rsid w:val="00EA6BDC"/>
    <w:rsid w:val="00EA7072"/>
    <w:rsid w:val="00EA7242"/>
    <w:rsid w:val="00EA7BD0"/>
    <w:rsid w:val="00EB05A1"/>
    <w:rsid w:val="00EB3AE6"/>
    <w:rsid w:val="00EB3B78"/>
    <w:rsid w:val="00EB528B"/>
    <w:rsid w:val="00EB6871"/>
    <w:rsid w:val="00EB6D97"/>
    <w:rsid w:val="00EB6F9E"/>
    <w:rsid w:val="00EB76C1"/>
    <w:rsid w:val="00EB76DD"/>
    <w:rsid w:val="00EB78B2"/>
    <w:rsid w:val="00EC05D8"/>
    <w:rsid w:val="00EC0D51"/>
    <w:rsid w:val="00EC10AA"/>
    <w:rsid w:val="00EC208D"/>
    <w:rsid w:val="00EC232B"/>
    <w:rsid w:val="00EC2520"/>
    <w:rsid w:val="00EC5864"/>
    <w:rsid w:val="00EC7705"/>
    <w:rsid w:val="00EC7A08"/>
    <w:rsid w:val="00EC7D77"/>
    <w:rsid w:val="00EC7F2B"/>
    <w:rsid w:val="00ED001F"/>
    <w:rsid w:val="00ED0418"/>
    <w:rsid w:val="00ED19C5"/>
    <w:rsid w:val="00ED1DA9"/>
    <w:rsid w:val="00ED282D"/>
    <w:rsid w:val="00ED30A4"/>
    <w:rsid w:val="00ED3354"/>
    <w:rsid w:val="00ED3FF8"/>
    <w:rsid w:val="00ED62DA"/>
    <w:rsid w:val="00ED6CDA"/>
    <w:rsid w:val="00ED6E81"/>
    <w:rsid w:val="00ED747F"/>
    <w:rsid w:val="00ED75BD"/>
    <w:rsid w:val="00ED7B61"/>
    <w:rsid w:val="00ED7FB5"/>
    <w:rsid w:val="00EE010B"/>
    <w:rsid w:val="00EE107E"/>
    <w:rsid w:val="00EE1222"/>
    <w:rsid w:val="00EE2317"/>
    <w:rsid w:val="00EE2E26"/>
    <w:rsid w:val="00EE48FA"/>
    <w:rsid w:val="00EE4D0F"/>
    <w:rsid w:val="00EE4E17"/>
    <w:rsid w:val="00EE55D3"/>
    <w:rsid w:val="00EE6F43"/>
    <w:rsid w:val="00EF0467"/>
    <w:rsid w:val="00EF17DD"/>
    <w:rsid w:val="00EF1E07"/>
    <w:rsid w:val="00EF2845"/>
    <w:rsid w:val="00EF2A3E"/>
    <w:rsid w:val="00EF3EC6"/>
    <w:rsid w:val="00EF44BD"/>
    <w:rsid w:val="00EF562A"/>
    <w:rsid w:val="00EF572D"/>
    <w:rsid w:val="00EF5B58"/>
    <w:rsid w:val="00EF5C0D"/>
    <w:rsid w:val="00EF5CA0"/>
    <w:rsid w:val="00EF6707"/>
    <w:rsid w:val="00EF688C"/>
    <w:rsid w:val="00F004D9"/>
    <w:rsid w:val="00F00732"/>
    <w:rsid w:val="00F00F61"/>
    <w:rsid w:val="00F0351B"/>
    <w:rsid w:val="00F0455D"/>
    <w:rsid w:val="00F049EF"/>
    <w:rsid w:val="00F07013"/>
    <w:rsid w:val="00F078A4"/>
    <w:rsid w:val="00F108B8"/>
    <w:rsid w:val="00F10D3F"/>
    <w:rsid w:val="00F1125D"/>
    <w:rsid w:val="00F12153"/>
    <w:rsid w:val="00F125B0"/>
    <w:rsid w:val="00F13060"/>
    <w:rsid w:val="00F14B24"/>
    <w:rsid w:val="00F14C38"/>
    <w:rsid w:val="00F1554D"/>
    <w:rsid w:val="00F178F7"/>
    <w:rsid w:val="00F206DF"/>
    <w:rsid w:val="00F2099B"/>
    <w:rsid w:val="00F21ADA"/>
    <w:rsid w:val="00F21D0D"/>
    <w:rsid w:val="00F21F0E"/>
    <w:rsid w:val="00F222B1"/>
    <w:rsid w:val="00F2298D"/>
    <w:rsid w:val="00F232D1"/>
    <w:rsid w:val="00F24402"/>
    <w:rsid w:val="00F249B8"/>
    <w:rsid w:val="00F24D6A"/>
    <w:rsid w:val="00F24DEC"/>
    <w:rsid w:val="00F2581B"/>
    <w:rsid w:val="00F25EBB"/>
    <w:rsid w:val="00F26263"/>
    <w:rsid w:val="00F272A0"/>
    <w:rsid w:val="00F27EE0"/>
    <w:rsid w:val="00F302EC"/>
    <w:rsid w:val="00F30907"/>
    <w:rsid w:val="00F30A38"/>
    <w:rsid w:val="00F31380"/>
    <w:rsid w:val="00F321E6"/>
    <w:rsid w:val="00F3230C"/>
    <w:rsid w:val="00F327A2"/>
    <w:rsid w:val="00F3286B"/>
    <w:rsid w:val="00F32A9D"/>
    <w:rsid w:val="00F3611C"/>
    <w:rsid w:val="00F377C1"/>
    <w:rsid w:val="00F408A8"/>
    <w:rsid w:val="00F408CE"/>
    <w:rsid w:val="00F42E44"/>
    <w:rsid w:val="00F43BBB"/>
    <w:rsid w:val="00F441FA"/>
    <w:rsid w:val="00F44896"/>
    <w:rsid w:val="00F449AA"/>
    <w:rsid w:val="00F457DF"/>
    <w:rsid w:val="00F468CD"/>
    <w:rsid w:val="00F46BFD"/>
    <w:rsid w:val="00F46DE3"/>
    <w:rsid w:val="00F47307"/>
    <w:rsid w:val="00F47E8B"/>
    <w:rsid w:val="00F505D4"/>
    <w:rsid w:val="00F528C9"/>
    <w:rsid w:val="00F5335C"/>
    <w:rsid w:val="00F53ED9"/>
    <w:rsid w:val="00F54F04"/>
    <w:rsid w:val="00F5545B"/>
    <w:rsid w:val="00F55915"/>
    <w:rsid w:val="00F5592A"/>
    <w:rsid w:val="00F55EC8"/>
    <w:rsid w:val="00F55F76"/>
    <w:rsid w:val="00F56396"/>
    <w:rsid w:val="00F5639A"/>
    <w:rsid w:val="00F57C82"/>
    <w:rsid w:val="00F57D74"/>
    <w:rsid w:val="00F6040C"/>
    <w:rsid w:val="00F6128B"/>
    <w:rsid w:val="00F628C2"/>
    <w:rsid w:val="00F63FE9"/>
    <w:rsid w:val="00F644FD"/>
    <w:rsid w:val="00F650B6"/>
    <w:rsid w:val="00F654C2"/>
    <w:rsid w:val="00F67305"/>
    <w:rsid w:val="00F67E03"/>
    <w:rsid w:val="00F70074"/>
    <w:rsid w:val="00F7018F"/>
    <w:rsid w:val="00F70794"/>
    <w:rsid w:val="00F70FDB"/>
    <w:rsid w:val="00F728CF"/>
    <w:rsid w:val="00F73620"/>
    <w:rsid w:val="00F737DD"/>
    <w:rsid w:val="00F751D8"/>
    <w:rsid w:val="00F75EF6"/>
    <w:rsid w:val="00F762FA"/>
    <w:rsid w:val="00F76338"/>
    <w:rsid w:val="00F76485"/>
    <w:rsid w:val="00F76ACD"/>
    <w:rsid w:val="00F7714E"/>
    <w:rsid w:val="00F773DD"/>
    <w:rsid w:val="00F803FA"/>
    <w:rsid w:val="00F804F7"/>
    <w:rsid w:val="00F80685"/>
    <w:rsid w:val="00F80CC1"/>
    <w:rsid w:val="00F8192B"/>
    <w:rsid w:val="00F82376"/>
    <w:rsid w:val="00F823E1"/>
    <w:rsid w:val="00F8312B"/>
    <w:rsid w:val="00F836DC"/>
    <w:rsid w:val="00F83734"/>
    <w:rsid w:val="00F83790"/>
    <w:rsid w:val="00F83832"/>
    <w:rsid w:val="00F84129"/>
    <w:rsid w:val="00F848DF"/>
    <w:rsid w:val="00F85354"/>
    <w:rsid w:val="00F85482"/>
    <w:rsid w:val="00F86266"/>
    <w:rsid w:val="00F878DD"/>
    <w:rsid w:val="00F904FF"/>
    <w:rsid w:val="00F90767"/>
    <w:rsid w:val="00F90E6B"/>
    <w:rsid w:val="00F9230A"/>
    <w:rsid w:val="00F923F1"/>
    <w:rsid w:val="00F93017"/>
    <w:rsid w:val="00F9362E"/>
    <w:rsid w:val="00F97214"/>
    <w:rsid w:val="00F97F01"/>
    <w:rsid w:val="00FA147B"/>
    <w:rsid w:val="00FA19C4"/>
    <w:rsid w:val="00FA217D"/>
    <w:rsid w:val="00FA25E9"/>
    <w:rsid w:val="00FA2FD5"/>
    <w:rsid w:val="00FA35D5"/>
    <w:rsid w:val="00FA379B"/>
    <w:rsid w:val="00FA3FFF"/>
    <w:rsid w:val="00FA40D5"/>
    <w:rsid w:val="00FA424F"/>
    <w:rsid w:val="00FA4A6F"/>
    <w:rsid w:val="00FA4BF0"/>
    <w:rsid w:val="00FA5300"/>
    <w:rsid w:val="00FA56DD"/>
    <w:rsid w:val="00FA5A6A"/>
    <w:rsid w:val="00FA696B"/>
    <w:rsid w:val="00FA6A2F"/>
    <w:rsid w:val="00FA7EFF"/>
    <w:rsid w:val="00FB127D"/>
    <w:rsid w:val="00FB2B64"/>
    <w:rsid w:val="00FB4AB4"/>
    <w:rsid w:val="00FB4AD8"/>
    <w:rsid w:val="00FB4BA1"/>
    <w:rsid w:val="00FB4C65"/>
    <w:rsid w:val="00FB4CE5"/>
    <w:rsid w:val="00FB562B"/>
    <w:rsid w:val="00FB595A"/>
    <w:rsid w:val="00FB5A96"/>
    <w:rsid w:val="00FB5A98"/>
    <w:rsid w:val="00FB5CFB"/>
    <w:rsid w:val="00FB5D3B"/>
    <w:rsid w:val="00FC0B58"/>
    <w:rsid w:val="00FC0EF0"/>
    <w:rsid w:val="00FC0F08"/>
    <w:rsid w:val="00FC19E7"/>
    <w:rsid w:val="00FC2C3B"/>
    <w:rsid w:val="00FC2DD2"/>
    <w:rsid w:val="00FC3391"/>
    <w:rsid w:val="00FC415B"/>
    <w:rsid w:val="00FC6504"/>
    <w:rsid w:val="00FC68BD"/>
    <w:rsid w:val="00FC7316"/>
    <w:rsid w:val="00FC7840"/>
    <w:rsid w:val="00FD0186"/>
    <w:rsid w:val="00FD084C"/>
    <w:rsid w:val="00FD1EB0"/>
    <w:rsid w:val="00FD20F0"/>
    <w:rsid w:val="00FD2441"/>
    <w:rsid w:val="00FD2B14"/>
    <w:rsid w:val="00FD3121"/>
    <w:rsid w:val="00FD42FF"/>
    <w:rsid w:val="00FD4951"/>
    <w:rsid w:val="00FD5B33"/>
    <w:rsid w:val="00FD7079"/>
    <w:rsid w:val="00FD76EB"/>
    <w:rsid w:val="00FE00D3"/>
    <w:rsid w:val="00FE0302"/>
    <w:rsid w:val="00FE0424"/>
    <w:rsid w:val="00FE0A8F"/>
    <w:rsid w:val="00FE0B2A"/>
    <w:rsid w:val="00FE124F"/>
    <w:rsid w:val="00FE1511"/>
    <w:rsid w:val="00FE15CA"/>
    <w:rsid w:val="00FE17E0"/>
    <w:rsid w:val="00FE2CC2"/>
    <w:rsid w:val="00FE2DF6"/>
    <w:rsid w:val="00FE33CE"/>
    <w:rsid w:val="00FE3D33"/>
    <w:rsid w:val="00FE3F9A"/>
    <w:rsid w:val="00FE4413"/>
    <w:rsid w:val="00FE4525"/>
    <w:rsid w:val="00FE5BCE"/>
    <w:rsid w:val="00FE6071"/>
    <w:rsid w:val="00FE62B1"/>
    <w:rsid w:val="00FE6782"/>
    <w:rsid w:val="00FE69CF"/>
    <w:rsid w:val="00FE7177"/>
    <w:rsid w:val="00FE7AB9"/>
    <w:rsid w:val="00FF083C"/>
    <w:rsid w:val="00FF0B13"/>
    <w:rsid w:val="00FF0F43"/>
    <w:rsid w:val="00FF0FA8"/>
    <w:rsid w:val="00FF18EA"/>
    <w:rsid w:val="00FF1A48"/>
    <w:rsid w:val="00FF277F"/>
    <w:rsid w:val="00FF3990"/>
    <w:rsid w:val="00FF3995"/>
    <w:rsid w:val="00FF4450"/>
    <w:rsid w:val="00FF50C4"/>
    <w:rsid w:val="00FF525C"/>
    <w:rsid w:val="00FF64C3"/>
    <w:rsid w:val="00FF653C"/>
    <w:rsid w:val="00FF71BF"/>
    <w:rsid w:val="00FF73D4"/>
    <w:rsid w:val="018299B2"/>
    <w:rsid w:val="019DCC34"/>
    <w:rsid w:val="01A635F6"/>
    <w:rsid w:val="01B27CAD"/>
    <w:rsid w:val="01B7E863"/>
    <w:rsid w:val="01EE6D14"/>
    <w:rsid w:val="01F574E7"/>
    <w:rsid w:val="02000522"/>
    <w:rsid w:val="02223886"/>
    <w:rsid w:val="022CD8CD"/>
    <w:rsid w:val="0236B55C"/>
    <w:rsid w:val="028E6D7C"/>
    <w:rsid w:val="02BF12E0"/>
    <w:rsid w:val="031B0880"/>
    <w:rsid w:val="0325E3F3"/>
    <w:rsid w:val="032937DD"/>
    <w:rsid w:val="037FF606"/>
    <w:rsid w:val="03D23807"/>
    <w:rsid w:val="046FA8EE"/>
    <w:rsid w:val="0483907A"/>
    <w:rsid w:val="048D2F83"/>
    <w:rsid w:val="04DA635C"/>
    <w:rsid w:val="053938CD"/>
    <w:rsid w:val="053C23DB"/>
    <w:rsid w:val="054611BA"/>
    <w:rsid w:val="055196C7"/>
    <w:rsid w:val="055291CC"/>
    <w:rsid w:val="055DAFC1"/>
    <w:rsid w:val="058DFADE"/>
    <w:rsid w:val="05944149"/>
    <w:rsid w:val="059FD891"/>
    <w:rsid w:val="059FFFB9"/>
    <w:rsid w:val="05B88890"/>
    <w:rsid w:val="05CBED1B"/>
    <w:rsid w:val="05CEB5E4"/>
    <w:rsid w:val="05F8A350"/>
    <w:rsid w:val="06118338"/>
    <w:rsid w:val="06568D13"/>
    <w:rsid w:val="065DC1D0"/>
    <w:rsid w:val="066F8E83"/>
    <w:rsid w:val="06933671"/>
    <w:rsid w:val="0698E9F5"/>
    <w:rsid w:val="069FF931"/>
    <w:rsid w:val="06AD31D4"/>
    <w:rsid w:val="06C9284A"/>
    <w:rsid w:val="06E2B820"/>
    <w:rsid w:val="072A45E8"/>
    <w:rsid w:val="073B1410"/>
    <w:rsid w:val="073B2BBB"/>
    <w:rsid w:val="074696FE"/>
    <w:rsid w:val="077185A5"/>
    <w:rsid w:val="0775C5AE"/>
    <w:rsid w:val="0779012D"/>
    <w:rsid w:val="07F89C34"/>
    <w:rsid w:val="08448ADD"/>
    <w:rsid w:val="08AC9CA6"/>
    <w:rsid w:val="08EFF284"/>
    <w:rsid w:val="08FA40AD"/>
    <w:rsid w:val="09218456"/>
    <w:rsid w:val="09338537"/>
    <w:rsid w:val="0978AE4E"/>
    <w:rsid w:val="09857667"/>
    <w:rsid w:val="09AB472A"/>
    <w:rsid w:val="09BB04EE"/>
    <w:rsid w:val="09E7C826"/>
    <w:rsid w:val="09F13934"/>
    <w:rsid w:val="09FE4F80"/>
    <w:rsid w:val="0A0443BF"/>
    <w:rsid w:val="0A13A567"/>
    <w:rsid w:val="0A197218"/>
    <w:rsid w:val="0A20EE1A"/>
    <w:rsid w:val="0A2EE47B"/>
    <w:rsid w:val="0A5E33F1"/>
    <w:rsid w:val="0A737066"/>
    <w:rsid w:val="0A8E9C07"/>
    <w:rsid w:val="0AA8A0FA"/>
    <w:rsid w:val="0AA8D5AC"/>
    <w:rsid w:val="0AAD2407"/>
    <w:rsid w:val="0AC457AB"/>
    <w:rsid w:val="0AE0B7F3"/>
    <w:rsid w:val="0AF46BA0"/>
    <w:rsid w:val="0B163933"/>
    <w:rsid w:val="0B35C6FE"/>
    <w:rsid w:val="0B5110A9"/>
    <w:rsid w:val="0B89F3F3"/>
    <w:rsid w:val="0B8FA902"/>
    <w:rsid w:val="0B96B494"/>
    <w:rsid w:val="0BA447C9"/>
    <w:rsid w:val="0BFE0BC2"/>
    <w:rsid w:val="0BFFAAFB"/>
    <w:rsid w:val="0C16A2FB"/>
    <w:rsid w:val="0C329A2A"/>
    <w:rsid w:val="0C341626"/>
    <w:rsid w:val="0C3C1F64"/>
    <w:rsid w:val="0C4F624D"/>
    <w:rsid w:val="0C545041"/>
    <w:rsid w:val="0D448B40"/>
    <w:rsid w:val="0D53BE2B"/>
    <w:rsid w:val="0D576D2A"/>
    <w:rsid w:val="0D5E3C3F"/>
    <w:rsid w:val="0D70A4B0"/>
    <w:rsid w:val="0D80192D"/>
    <w:rsid w:val="0E0369EF"/>
    <w:rsid w:val="0E28A78C"/>
    <w:rsid w:val="0E304E25"/>
    <w:rsid w:val="0E4BF1A7"/>
    <w:rsid w:val="0E4F7EE2"/>
    <w:rsid w:val="0E5C6B2B"/>
    <w:rsid w:val="0EAFBB3E"/>
    <w:rsid w:val="0F3BB677"/>
    <w:rsid w:val="0F50B2C6"/>
    <w:rsid w:val="0F52296C"/>
    <w:rsid w:val="0F9712E5"/>
    <w:rsid w:val="0FC02A7D"/>
    <w:rsid w:val="0FC666A9"/>
    <w:rsid w:val="0FCFDB4A"/>
    <w:rsid w:val="102B149D"/>
    <w:rsid w:val="1066BE03"/>
    <w:rsid w:val="1067A81B"/>
    <w:rsid w:val="10C89751"/>
    <w:rsid w:val="10DAB31E"/>
    <w:rsid w:val="1119EAE2"/>
    <w:rsid w:val="1128EC0B"/>
    <w:rsid w:val="112EA13B"/>
    <w:rsid w:val="113853C2"/>
    <w:rsid w:val="116D7504"/>
    <w:rsid w:val="117403FD"/>
    <w:rsid w:val="11A0A37D"/>
    <w:rsid w:val="11A13C32"/>
    <w:rsid w:val="11E92D7A"/>
    <w:rsid w:val="12090E37"/>
    <w:rsid w:val="124018BC"/>
    <w:rsid w:val="125BDE05"/>
    <w:rsid w:val="126FE0E5"/>
    <w:rsid w:val="12A48737"/>
    <w:rsid w:val="12C1A4A6"/>
    <w:rsid w:val="12E4439C"/>
    <w:rsid w:val="12EF64F2"/>
    <w:rsid w:val="1309D8CD"/>
    <w:rsid w:val="1325B335"/>
    <w:rsid w:val="1355066A"/>
    <w:rsid w:val="137F6C61"/>
    <w:rsid w:val="139B8F48"/>
    <w:rsid w:val="13A16135"/>
    <w:rsid w:val="140854E1"/>
    <w:rsid w:val="141D6A21"/>
    <w:rsid w:val="142EEFD2"/>
    <w:rsid w:val="14579B21"/>
    <w:rsid w:val="146D882A"/>
    <w:rsid w:val="14860A51"/>
    <w:rsid w:val="14870A63"/>
    <w:rsid w:val="14DE916F"/>
    <w:rsid w:val="14E8AAF2"/>
    <w:rsid w:val="14F39A4D"/>
    <w:rsid w:val="151E3DCF"/>
    <w:rsid w:val="151E50AE"/>
    <w:rsid w:val="1536F008"/>
    <w:rsid w:val="158583E4"/>
    <w:rsid w:val="159C980C"/>
    <w:rsid w:val="15D32BB0"/>
    <w:rsid w:val="15EE4554"/>
    <w:rsid w:val="15EF21B8"/>
    <w:rsid w:val="15F3338E"/>
    <w:rsid w:val="161389FE"/>
    <w:rsid w:val="16405C92"/>
    <w:rsid w:val="16468AB8"/>
    <w:rsid w:val="164E951F"/>
    <w:rsid w:val="16592957"/>
    <w:rsid w:val="1681C5BD"/>
    <w:rsid w:val="16A5E8A1"/>
    <w:rsid w:val="16DF8BD2"/>
    <w:rsid w:val="17166BB8"/>
    <w:rsid w:val="17169588"/>
    <w:rsid w:val="17BA96A9"/>
    <w:rsid w:val="18072D7F"/>
    <w:rsid w:val="1812FDA9"/>
    <w:rsid w:val="183A6407"/>
    <w:rsid w:val="18B2B379"/>
    <w:rsid w:val="18C830A9"/>
    <w:rsid w:val="190BA3F9"/>
    <w:rsid w:val="191D1931"/>
    <w:rsid w:val="192468C7"/>
    <w:rsid w:val="1944E2CE"/>
    <w:rsid w:val="19464264"/>
    <w:rsid w:val="1951A52E"/>
    <w:rsid w:val="195CA376"/>
    <w:rsid w:val="19726586"/>
    <w:rsid w:val="199EB5E9"/>
    <w:rsid w:val="19C24C11"/>
    <w:rsid w:val="19DEA398"/>
    <w:rsid w:val="1A09A7FA"/>
    <w:rsid w:val="1A21110C"/>
    <w:rsid w:val="1A2A4261"/>
    <w:rsid w:val="1AAA7B93"/>
    <w:rsid w:val="1ABD22D9"/>
    <w:rsid w:val="1AFC3A11"/>
    <w:rsid w:val="1B332082"/>
    <w:rsid w:val="1B353524"/>
    <w:rsid w:val="1BB78B66"/>
    <w:rsid w:val="1BBA3BF9"/>
    <w:rsid w:val="1BBCD917"/>
    <w:rsid w:val="1BC4AAD6"/>
    <w:rsid w:val="1BE60FE4"/>
    <w:rsid w:val="1C33F540"/>
    <w:rsid w:val="1C549AFD"/>
    <w:rsid w:val="1C6DFEB3"/>
    <w:rsid w:val="1C79E0BA"/>
    <w:rsid w:val="1CA46DB8"/>
    <w:rsid w:val="1CA7F4F0"/>
    <w:rsid w:val="1CB07C35"/>
    <w:rsid w:val="1CCA092C"/>
    <w:rsid w:val="1CEDA8C2"/>
    <w:rsid w:val="1D001DA8"/>
    <w:rsid w:val="1D2A632C"/>
    <w:rsid w:val="1D36878D"/>
    <w:rsid w:val="1DA4056A"/>
    <w:rsid w:val="1DDCAA9C"/>
    <w:rsid w:val="1E1EE4CF"/>
    <w:rsid w:val="1E2DDF3D"/>
    <w:rsid w:val="1E588DAA"/>
    <w:rsid w:val="1E899BF7"/>
    <w:rsid w:val="1EB29677"/>
    <w:rsid w:val="1ED3D8AD"/>
    <w:rsid w:val="1EF69B4B"/>
    <w:rsid w:val="1F0C8B2C"/>
    <w:rsid w:val="1F162B3F"/>
    <w:rsid w:val="1F1C93B2"/>
    <w:rsid w:val="1F275E6A"/>
    <w:rsid w:val="1F5C3C46"/>
    <w:rsid w:val="1FADEF41"/>
    <w:rsid w:val="1FE1C8D7"/>
    <w:rsid w:val="1FE29643"/>
    <w:rsid w:val="1FF76D70"/>
    <w:rsid w:val="20ECB02E"/>
    <w:rsid w:val="2106C201"/>
    <w:rsid w:val="214DE9D9"/>
    <w:rsid w:val="2152C0A4"/>
    <w:rsid w:val="215D5392"/>
    <w:rsid w:val="21622537"/>
    <w:rsid w:val="216DACD4"/>
    <w:rsid w:val="2196C472"/>
    <w:rsid w:val="21B40558"/>
    <w:rsid w:val="21BCF3D1"/>
    <w:rsid w:val="21D95682"/>
    <w:rsid w:val="21F33381"/>
    <w:rsid w:val="22297928"/>
    <w:rsid w:val="2237694F"/>
    <w:rsid w:val="22397DF4"/>
    <w:rsid w:val="2261EDAE"/>
    <w:rsid w:val="227C3D2C"/>
    <w:rsid w:val="228A0468"/>
    <w:rsid w:val="228C8BFB"/>
    <w:rsid w:val="2291A1FE"/>
    <w:rsid w:val="22C3A1B3"/>
    <w:rsid w:val="2325B015"/>
    <w:rsid w:val="23260AF7"/>
    <w:rsid w:val="234413DB"/>
    <w:rsid w:val="23B427D3"/>
    <w:rsid w:val="23E552DD"/>
    <w:rsid w:val="24445C72"/>
    <w:rsid w:val="2468F790"/>
    <w:rsid w:val="246F9669"/>
    <w:rsid w:val="2480056C"/>
    <w:rsid w:val="24A9031A"/>
    <w:rsid w:val="24EF2466"/>
    <w:rsid w:val="25084606"/>
    <w:rsid w:val="252E0BC1"/>
    <w:rsid w:val="25710C8A"/>
    <w:rsid w:val="25C4CFA7"/>
    <w:rsid w:val="25EED8F4"/>
    <w:rsid w:val="26161C02"/>
    <w:rsid w:val="2618FCF5"/>
    <w:rsid w:val="2694213E"/>
    <w:rsid w:val="26C844B5"/>
    <w:rsid w:val="26D3B695"/>
    <w:rsid w:val="26EEF99B"/>
    <w:rsid w:val="2705EFA4"/>
    <w:rsid w:val="2713EF92"/>
    <w:rsid w:val="2715C8B4"/>
    <w:rsid w:val="2718B7BC"/>
    <w:rsid w:val="272517C9"/>
    <w:rsid w:val="27403846"/>
    <w:rsid w:val="27459380"/>
    <w:rsid w:val="27538F03"/>
    <w:rsid w:val="2768C89E"/>
    <w:rsid w:val="277E9CF7"/>
    <w:rsid w:val="278BFE47"/>
    <w:rsid w:val="2792520C"/>
    <w:rsid w:val="27AEF08C"/>
    <w:rsid w:val="27F227FE"/>
    <w:rsid w:val="280F62B5"/>
    <w:rsid w:val="287429F4"/>
    <w:rsid w:val="287A7C8A"/>
    <w:rsid w:val="28998842"/>
    <w:rsid w:val="28DE7418"/>
    <w:rsid w:val="28F9071E"/>
    <w:rsid w:val="28F9B127"/>
    <w:rsid w:val="29044E20"/>
    <w:rsid w:val="29237445"/>
    <w:rsid w:val="293C5590"/>
    <w:rsid w:val="294979AE"/>
    <w:rsid w:val="29625C99"/>
    <w:rsid w:val="29872D0D"/>
    <w:rsid w:val="29A46BE8"/>
    <w:rsid w:val="29C5227E"/>
    <w:rsid w:val="29D263CA"/>
    <w:rsid w:val="29D76AFB"/>
    <w:rsid w:val="29E5A4CC"/>
    <w:rsid w:val="29FA4661"/>
    <w:rsid w:val="2A1099F5"/>
    <w:rsid w:val="2ABFD4B8"/>
    <w:rsid w:val="2AC42D26"/>
    <w:rsid w:val="2AE42CDB"/>
    <w:rsid w:val="2AF988EE"/>
    <w:rsid w:val="2B008031"/>
    <w:rsid w:val="2B019987"/>
    <w:rsid w:val="2B1A2329"/>
    <w:rsid w:val="2B3F26DA"/>
    <w:rsid w:val="2B5987FE"/>
    <w:rsid w:val="2B6D1F38"/>
    <w:rsid w:val="2B76CCC1"/>
    <w:rsid w:val="2B8677F2"/>
    <w:rsid w:val="2B97F1EA"/>
    <w:rsid w:val="2B9AAEB6"/>
    <w:rsid w:val="2BC9F26C"/>
    <w:rsid w:val="2BF51559"/>
    <w:rsid w:val="2C1CF006"/>
    <w:rsid w:val="2C40F287"/>
    <w:rsid w:val="2C6F6065"/>
    <w:rsid w:val="2C73E6FF"/>
    <w:rsid w:val="2C7F3371"/>
    <w:rsid w:val="2CA3EE40"/>
    <w:rsid w:val="2D36FAF6"/>
    <w:rsid w:val="2D73B222"/>
    <w:rsid w:val="2D9DA0A3"/>
    <w:rsid w:val="2DB40B9F"/>
    <w:rsid w:val="2DC2B7B5"/>
    <w:rsid w:val="2DC3C2AA"/>
    <w:rsid w:val="2E0FEE44"/>
    <w:rsid w:val="2E2AB67D"/>
    <w:rsid w:val="2E2CAA47"/>
    <w:rsid w:val="2E7B332C"/>
    <w:rsid w:val="2EBE9234"/>
    <w:rsid w:val="2EE8C8A8"/>
    <w:rsid w:val="2EE93E1B"/>
    <w:rsid w:val="2EEBDADC"/>
    <w:rsid w:val="2EEED7AD"/>
    <w:rsid w:val="2F17F23C"/>
    <w:rsid w:val="2F2BF0A9"/>
    <w:rsid w:val="2F38E484"/>
    <w:rsid w:val="2F4F763C"/>
    <w:rsid w:val="2F574E92"/>
    <w:rsid w:val="2F9D4C1C"/>
    <w:rsid w:val="2FA05D21"/>
    <w:rsid w:val="2FE4E8F9"/>
    <w:rsid w:val="2FF73573"/>
    <w:rsid w:val="302941F1"/>
    <w:rsid w:val="305C0B04"/>
    <w:rsid w:val="307CEF1C"/>
    <w:rsid w:val="30AD777B"/>
    <w:rsid w:val="30AF824E"/>
    <w:rsid w:val="30B9AC77"/>
    <w:rsid w:val="30BC6DB3"/>
    <w:rsid w:val="30D09550"/>
    <w:rsid w:val="30E477AD"/>
    <w:rsid w:val="30F027E8"/>
    <w:rsid w:val="31B10BF5"/>
    <w:rsid w:val="31DFB7DD"/>
    <w:rsid w:val="3208D4E5"/>
    <w:rsid w:val="32222992"/>
    <w:rsid w:val="3226EEC8"/>
    <w:rsid w:val="323FA21B"/>
    <w:rsid w:val="3268091D"/>
    <w:rsid w:val="32A21E6C"/>
    <w:rsid w:val="32B91294"/>
    <w:rsid w:val="32E46060"/>
    <w:rsid w:val="331A07E6"/>
    <w:rsid w:val="33431C95"/>
    <w:rsid w:val="3349FEFF"/>
    <w:rsid w:val="3360BF46"/>
    <w:rsid w:val="33B08A24"/>
    <w:rsid w:val="33D1A7FA"/>
    <w:rsid w:val="33E82D6E"/>
    <w:rsid w:val="33ECC56A"/>
    <w:rsid w:val="3404AAD6"/>
    <w:rsid w:val="3414213A"/>
    <w:rsid w:val="343691FE"/>
    <w:rsid w:val="348FA62A"/>
    <w:rsid w:val="34C80238"/>
    <w:rsid w:val="352FCFC8"/>
    <w:rsid w:val="35C4AA0F"/>
    <w:rsid w:val="35F4AF74"/>
    <w:rsid w:val="35F9B1CA"/>
    <w:rsid w:val="3660527D"/>
    <w:rsid w:val="3662D5F7"/>
    <w:rsid w:val="366ECE04"/>
    <w:rsid w:val="36BA1412"/>
    <w:rsid w:val="36D5F918"/>
    <w:rsid w:val="36E39B51"/>
    <w:rsid w:val="370BB142"/>
    <w:rsid w:val="371A5257"/>
    <w:rsid w:val="3721E9E3"/>
    <w:rsid w:val="374353F2"/>
    <w:rsid w:val="37719DBE"/>
    <w:rsid w:val="378EEE92"/>
    <w:rsid w:val="37EC872F"/>
    <w:rsid w:val="37F95836"/>
    <w:rsid w:val="38696467"/>
    <w:rsid w:val="38B71CB4"/>
    <w:rsid w:val="38BADDBB"/>
    <w:rsid w:val="3907B410"/>
    <w:rsid w:val="3926AABD"/>
    <w:rsid w:val="393DE762"/>
    <w:rsid w:val="394392A3"/>
    <w:rsid w:val="39B595D4"/>
    <w:rsid w:val="39B949D7"/>
    <w:rsid w:val="39B9B8FB"/>
    <w:rsid w:val="39E9A733"/>
    <w:rsid w:val="39F463B6"/>
    <w:rsid w:val="3A116FF8"/>
    <w:rsid w:val="3A14877D"/>
    <w:rsid w:val="3A176D5A"/>
    <w:rsid w:val="3A198868"/>
    <w:rsid w:val="3A7F2457"/>
    <w:rsid w:val="3A829B81"/>
    <w:rsid w:val="3A8620E1"/>
    <w:rsid w:val="3B538AEB"/>
    <w:rsid w:val="3B919FE4"/>
    <w:rsid w:val="3B95FF71"/>
    <w:rsid w:val="3BBA9E14"/>
    <w:rsid w:val="3BC04826"/>
    <w:rsid w:val="3C53EF17"/>
    <w:rsid w:val="3CA5127C"/>
    <w:rsid w:val="3CBF13FC"/>
    <w:rsid w:val="3CE24BCF"/>
    <w:rsid w:val="3D08DA1F"/>
    <w:rsid w:val="3D539180"/>
    <w:rsid w:val="3DC8A25C"/>
    <w:rsid w:val="3E39D6AC"/>
    <w:rsid w:val="3E62B795"/>
    <w:rsid w:val="3F0A541F"/>
    <w:rsid w:val="3F6D4B0F"/>
    <w:rsid w:val="3FB7EFC9"/>
    <w:rsid w:val="3FBECF55"/>
    <w:rsid w:val="3FD0AC74"/>
    <w:rsid w:val="3FF011AE"/>
    <w:rsid w:val="400BFF8D"/>
    <w:rsid w:val="40392AAF"/>
    <w:rsid w:val="405A28B2"/>
    <w:rsid w:val="405F4818"/>
    <w:rsid w:val="40635C2E"/>
    <w:rsid w:val="406D04CB"/>
    <w:rsid w:val="407066EE"/>
    <w:rsid w:val="40F8F358"/>
    <w:rsid w:val="41028B61"/>
    <w:rsid w:val="41643BDF"/>
    <w:rsid w:val="41893EAE"/>
    <w:rsid w:val="41AA1274"/>
    <w:rsid w:val="41AA6DD2"/>
    <w:rsid w:val="41BDF2EF"/>
    <w:rsid w:val="41E00C49"/>
    <w:rsid w:val="41E27A79"/>
    <w:rsid w:val="41EA8E2D"/>
    <w:rsid w:val="41EF3744"/>
    <w:rsid w:val="4220EA61"/>
    <w:rsid w:val="4226FCCA"/>
    <w:rsid w:val="422A5A29"/>
    <w:rsid w:val="427CE8E3"/>
    <w:rsid w:val="42B1D4BE"/>
    <w:rsid w:val="42CF45C9"/>
    <w:rsid w:val="42D4C3FD"/>
    <w:rsid w:val="4352518F"/>
    <w:rsid w:val="43781222"/>
    <w:rsid w:val="438238A8"/>
    <w:rsid w:val="4382412B"/>
    <w:rsid w:val="43859466"/>
    <w:rsid w:val="439F5E4A"/>
    <w:rsid w:val="43D11897"/>
    <w:rsid w:val="43DEC9BC"/>
    <w:rsid w:val="43FA06BF"/>
    <w:rsid w:val="43FEBA34"/>
    <w:rsid w:val="442FAA72"/>
    <w:rsid w:val="445A90F7"/>
    <w:rsid w:val="446D7C87"/>
    <w:rsid w:val="44809901"/>
    <w:rsid w:val="44D343BC"/>
    <w:rsid w:val="44FF97A0"/>
    <w:rsid w:val="454A6A6D"/>
    <w:rsid w:val="454BABAB"/>
    <w:rsid w:val="4558FA11"/>
    <w:rsid w:val="456F846A"/>
    <w:rsid w:val="457DD312"/>
    <w:rsid w:val="45F44B23"/>
    <w:rsid w:val="460B0FE4"/>
    <w:rsid w:val="462E6840"/>
    <w:rsid w:val="46407D87"/>
    <w:rsid w:val="4655BC82"/>
    <w:rsid w:val="46BB450A"/>
    <w:rsid w:val="47466465"/>
    <w:rsid w:val="474F0093"/>
    <w:rsid w:val="47768A7E"/>
    <w:rsid w:val="4789ECB7"/>
    <w:rsid w:val="47F32772"/>
    <w:rsid w:val="47F8C192"/>
    <w:rsid w:val="47FC06E1"/>
    <w:rsid w:val="47FC0FC5"/>
    <w:rsid w:val="483C949B"/>
    <w:rsid w:val="48507034"/>
    <w:rsid w:val="4872CD40"/>
    <w:rsid w:val="488B8EDD"/>
    <w:rsid w:val="48944A96"/>
    <w:rsid w:val="48ACA2C7"/>
    <w:rsid w:val="48D4AF72"/>
    <w:rsid w:val="48E86000"/>
    <w:rsid w:val="49612CC1"/>
    <w:rsid w:val="4A06D659"/>
    <w:rsid w:val="4A0E828A"/>
    <w:rsid w:val="4A12CB06"/>
    <w:rsid w:val="4A4110B0"/>
    <w:rsid w:val="4A65ACCB"/>
    <w:rsid w:val="4A68CA10"/>
    <w:rsid w:val="4A8C23B1"/>
    <w:rsid w:val="4AAD00CC"/>
    <w:rsid w:val="4B0930AA"/>
    <w:rsid w:val="4B0993A7"/>
    <w:rsid w:val="4B248561"/>
    <w:rsid w:val="4B58CE02"/>
    <w:rsid w:val="4B5B8001"/>
    <w:rsid w:val="4B77CED2"/>
    <w:rsid w:val="4BE4FE71"/>
    <w:rsid w:val="4BE864A8"/>
    <w:rsid w:val="4BEBA4CD"/>
    <w:rsid w:val="4C506EF3"/>
    <w:rsid w:val="4C894918"/>
    <w:rsid w:val="4CD4102B"/>
    <w:rsid w:val="4D0224E9"/>
    <w:rsid w:val="4D21460D"/>
    <w:rsid w:val="4D225364"/>
    <w:rsid w:val="4D2D586D"/>
    <w:rsid w:val="4D45B08D"/>
    <w:rsid w:val="4D68257A"/>
    <w:rsid w:val="4D7ECC84"/>
    <w:rsid w:val="4D86EA2F"/>
    <w:rsid w:val="4D89F96E"/>
    <w:rsid w:val="4E38EA7A"/>
    <w:rsid w:val="4E5B94BA"/>
    <w:rsid w:val="4E68D569"/>
    <w:rsid w:val="4E80BB3D"/>
    <w:rsid w:val="4E8B8BFE"/>
    <w:rsid w:val="4EA6D921"/>
    <w:rsid w:val="4EADD6AC"/>
    <w:rsid w:val="4EE1D856"/>
    <w:rsid w:val="4EE531EC"/>
    <w:rsid w:val="4F03983D"/>
    <w:rsid w:val="4F35774E"/>
    <w:rsid w:val="4F4698A0"/>
    <w:rsid w:val="4F49991C"/>
    <w:rsid w:val="4FC372CB"/>
    <w:rsid w:val="5015E3DC"/>
    <w:rsid w:val="5053A9C6"/>
    <w:rsid w:val="5066B756"/>
    <w:rsid w:val="506C8CCA"/>
    <w:rsid w:val="508E45E9"/>
    <w:rsid w:val="50C94525"/>
    <w:rsid w:val="50D43A1F"/>
    <w:rsid w:val="50DBAD99"/>
    <w:rsid w:val="50EE4939"/>
    <w:rsid w:val="512F1261"/>
    <w:rsid w:val="513042DF"/>
    <w:rsid w:val="513FA2EA"/>
    <w:rsid w:val="513FCD16"/>
    <w:rsid w:val="517ACECF"/>
    <w:rsid w:val="518962CD"/>
    <w:rsid w:val="518B8044"/>
    <w:rsid w:val="5195C5F7"/>
    <w:rsid w:val="519B5131"/>
    <w:rsid w:val="51AFB194"/>
    <w:rsid w:val="51BBDBE2"/>
    <w:rsid w:val="51D2A09A"/>
    <w:rsid w:val="51D5A0E8"/>
    <w:rsid w:val="52494118"/>
    <w:rsid w:val="527F1D53"/>
    <w:rsid w:val="529A6862"/>
    <w:rsid w:val="52F2211B"/>
    <w:rsid w:val="53121F3A"/>
    <w:rsid w:val="5337FC3E"/>
    <w:rsid w:val="536701A1"/>
    <w:rsid w:val="539F4EAD"/>
    <w:rsid w:val="53B286E3"/>
    <w:rsid w:val="53E0BEB8"/>
    <w:rsid w:val="53E35E61"/>
    <w:rsid w:val="53FB3514"/>
    <w:rsid w:val="5431BBE2"/>
    <w:rsid w:val="543EF6F6"/>
    <w:rsid w:val="5465A5C7"/>
    <w:rsid w:val="54C0F9EC"/>
    <w:rsid w:val="5514F446"/>
    <w:rsid w:val="552F7187"/>
    <w:rsid w:val="5545F6B5"/>
    <w:rsid w:val="555BE23D"/>
    <w:rsid w:val="55797236"/>
    <w:rsid w:val="55956E7E"/>
    <w:rsid w:val="55DC9609"/>
    <w:rsid w:val="55E95DB2"/>
    <w:rsid w:val="55EA1ACD"/>
    <w:rsid w:val="563B6C5C"/>
    <w:rsid w:val="566CC58B"/>
    <w:rsid w:val="56A11E6E"/>
    <w:rsid w:val="56D5D4DF"/>
    <w:rsid w:val="56E1BCFA"/>
    <w:rsid w:val="56E24B97"/>
    <w:rsid w:val="571583DD"/>
    <w:rsid w:val="572232B9"/>
    <w:rsid w:val="572AD4A0"/>
    <w:rsid w:val="572DDB58"/>
    <w:rsid w:val="57373C4F"/>
    <w:rsid w:val="573B8960"/>
    <w:rsid w:val="5748D68A"/>
    <w:rsid w:val="57673970"/>
    <w:rsid w:val="57970103"/>
    <w:rsid w:val="57E051E8"/>
    <w:rsid w:val="57F6CA73"/>
    <w:rsid w:val="57F85372"/>
    <w:rsid w:val="580ACC24"/>
    <w:rsid w:val="58303C17"/>
    <w:rsid w:val="5836D553"/>
    <w:rsid w:val="5846F0EF"/>
    <w:rsid w:val="584A3296"/>
    <w:rsid w:val="5871E01F"/>
    <w:rsid w:val="58A4D7E2"/>
    <w:rsid w:val="58CED3B3"/>
    <w:rsid w:val="58D1F6F3"/>
    <w:rsid w:val="58E60EF0"/>
    <w:rsid w:val="59345D70"/>
    <w:rsid w:val="595CB8E3"/>
    <w:rsid w:val="5986D43B"/>
    <w:rsid w:val="59C74D47"/>
    <w:rsid w:val="59DAF00A"/>
    <w:rsid w:val="59EB649C"/>
    <w:rsid w:val="5A29AA86"/>
    <w:rsid w:val="5A2D25F4"/>
    <w:rsid w:val="5A6CED77"/>
    <w:rsid w:val="5A6E4344"/>
    <w:rsid w:val="5A9CC8E1"/>
    <w:rsid w:val="5AA7535F"/>
    <w:rsid w:val="5AF6B9EB"/>
    <w:rsid w:val="5B727888"/>
    <w:rsid w:val="5B849050"/>
    <w:rsid w:val="5B893E23"/>
    <w:rsid w:val="5BA733D4"/>
    <w:rsid w:val="5BC11EF1"/>
    <w:rsid w:val="5C025FEB"/>
    <w:rsid w:val="5C2A6943"/>
    <w:rsid w:val="5C423F62"/>
    <w:rsid w:val="5CBA5BDE"/>
    <w:rsid w:val="5CDDB544"/>
    <w:rsid w:val="5D668E73"/>
    <w:rsid w:val="5D72AB09"/>
    <w:rsid w:val="5D7D563F"/>
    <w:rsid w:val="5D7FF4F7"/>
    <w:rsid w:val="5D90CD3E"/>
    <w:rsid w:val="5E0E2222"/>
    <w:rsid w:val="5E166AE2"/>
    <w:rsid w:val="5E18297E"/>
    <w:rsid w:val="5E2D90FD"/>
    <w:rsid w:val="5E2D9122"/>
    <w:rsid w:val="5E3AD15E"/>
    <w:rsid w:val="5E426D2A"/>
    <w:rsid w:val="5E862C90"/>
    <w:rsid w:val="5EAF39F3"/>
    <w:rsid w:val="5EDF59BB"/>
    <w:rsid w:val="5F45E379"/>
    <w:rsid w:val="5F5B0438"/>
    <w:rsid w:val="5F853E46"/>
    <w:rsid w:val="5FA68874"/>
    <w:rsid w:val="5FB88D55"/>
    <w:rsid w:val="5FC59FE6"/>
    <w:rsid w:val="5FD9957D"/>
    <w:rsid w:val="5FDBEC9A"/>
    <w:rsid w:val="5FF33994"/>
    <w:rsid w:val="600AEF82"/>
    <w:rsid w:val="6037D4F2"/>
    <w:rsid w:val="6088E428"/>
    <w:rsid w:val="60A7F033"/>
    <w:rsid w:val="60BC160F"/>
    <w:rsid w:val="613A0DF1"/>
    <w:rsid w:val="613B7B08"/>
    <w:rsid w:val="61930006"/>
    <w:rsid w:val="61C3E5DD"/>
    <w:rsid w:val="61CF715B"/>
    <w:rsid w:val="6203F14E"/>
    <w:rsid w:val="62386E24"/>
    <w:rsid w:val="6263DCE5"/>
    <w:rsid w:val="629EC781"/>
    <w:rsid w:val="62B8EFB5"/>
    <w:rsid w:val="62BDB2F8"/>
    <w:rsid w:val="62C4F34F"/>
    <w:rsid w:val="62F22E03"/>
    <w:rsid w:val="635645E2"/>
    <w:rsid w:val="635CA833"/>
    <w:rsid w:val="636B220C"/>
    <w:rsid w:val="63787C06"/>
    <w:rsid w:val="639DBA06"/>
    <w:rsid w:val="63AAB5B0"/>
    <w:rsid w:val="63B521F3"/>
    <w:rsid w:val="63B63952"/>
    <w:rsid w:val="63C4C591"/>
    <w:rsid w:val="63D56077"/>
    <w:rsid w:val="6413CDC5"/>
    <w:rsid w:val="6424ECB2"/>
    <w:rsid w:val="643BD654"/>
    <w:rsid w:val="644B3A2B"/>
    <w:rsid w:val="6472DBBB"/>
    <w:rsid w:val="647D4D07"/>
    <w:rsid w:val="6499541A"/>
    <w:rsid w:val="64A36436"/>
    <w:rsid w:val="64BAC832"/>
    <w:rsid w:val="64E0ED13"/>
    <w:rsid w:val="64E91E49"/>
    <w:rsid w:val="65036DC3"/>
    <w:rsid w:val="6507EF2B"/>
    <w:rsid w:val="653DB024"/>
    <w:rsid w:val="65410BAF"/>
    <w:rsid w:val="654FA85E"/>
    <w:rsid w:val="6555D344"/>
    <w:rsid w:val="6568508D"/>
    <w:rsid w:val="6568ED0D"/>
    <w:rsid w:val="6578DC54"/>
    <w:rsid w:val="659B2C56"/>
    <w:rsid w:val="65AE2561"/>
    <w:rsid w:val="65B7D382"/>
    <w:rsid w:val="65F5CEEB"/>
    <w:rsid w:val="66457109"/>
    <w:rsid w:val="66782C2C"/>
    <w:rsid w:val="66CE663D"/>
    <w:rsid w:val="67185FD1"/>
    <w:rsid w:val="676D6B75"/>
    <w:rsid w:val="67782304"/>
    <w:rsid w:val="677F284E"/>
    <w:rsid w:val="67A7C21B"/>
    <w:rsid w:val="67BC6E17"/>
    <w:rsid w:val="67FD10FF"/>
    <w:rsid w:val="68AE9E2F"/>
    <w:rsid w:val="68CDCB5E"/>
    <w:rsid w:val="68D210ED"/>
    <w:rsid w:val="68DAB319"/>
    <w:rsid w:val="68EC4CE0"/>
    <w:rsid w:val="690A8F5C"/>
    <w:rsid w:val="695E7528"/>
    <w:rsid w:val="698A1FBE"/>
    <w:rsid w:val="69971EBE"/>
    <w:rsid w:val="699D6A4C"/>
    <w:rsid w:val="69D48BA1"/>
    <w:rsid w:val="69F55E44"/>
    <w:rsid w:val="69FA62CA"/>
    <w:rsid w:val="6A585B60"/>
    <w:rsid w:val="6A96FD94"/>
    <w:rsid w:val="6AA290FE"/>
    <w:rsid w:val="6AE2B6CD"/>
    <w:rsid w:val="6AE2DBF7"/>
    <w:rsid w:val="6B023C84"/>
    <w:rsid w:val="6B1CA8FE"/>
    <w:rsid w:val="6B1F6C6B"/>
    <w:rsid w:val="6B34D127"/>
    <w:rsid w:val="6B51A3BF"/>
    <w:rsid w:val="6B591DA4"/>
    <w:rsid w:val="6B906832"/>
    <w:rsid w:val="6BA3CA28"/>
    <w:rsid w:val="6BA515CA"/>
    <w:rsid w:val="6BDA9329"/>
    <w:rsid w:val="6BDCD67A"/>
    <w:rsid w:val="6BFBC462"/>
    <w:rsid w:val="6C0FFC3E"/>
    <w:rsid w:val="6C15407C"/>
    <w:rsid w:val="6C31226E"/>
    <w:rsid w:val="6C34FADF"/>
    <w:rsid w:val="6C3D2F00"/>
    <w:rsid w:val="6C6AA7E7"/>
    <w:rsid w:val="6C82848F"/>
    <w:rsid w:val="6C940348"/>
    <w:rsid w:val="6C9D8530"/>
    <w:rsid w:val="6CE45BBB"/>
    <w:rsid w:val="6D04CFBD"/>
    <w:rsid w:val="6D24B432"/>
    <w:rsid w:val="6D375682"/>
    <w:rsid w:val="6D3D5D1F"/>
    <w:rsid w:val="6D47BD59"/>
    <w:rsid w:val="6D9F1C7A"/>
    <w:rsid w:val="6DDA2BB7"/>
    <w:rsid w:val="6DE48A1E"/>
    <w:rsid w:val="6DF7BD75"/>
    <w:rsid w:val="6E1ED999"/>
    <w:rsid w:val="6E5130E4"/>
    <w:rsid w:val="6E7307AC"/>
    <w:rsid w:val="6E7395A4"/>
    <w:rsid w:val="6F5BFFF3"/>
    <w:rsid w:val="6F820942"/>
    <w:rsid w:val="6F92421D"/>
    <w:rsid w:val="6F9CF7C0"/>
    <w:rsid w:val="6FE1B17F"/>
    <w:rsid w:val="6FE221C6"/>
    <w:rsid w:val="701BED14"/>
    <w:rsid w:val="703E1B8E"/>
    <w:rsid w:val="70522130"/>
    <w:rsid w:val="7056AD54"/>
    <w:rsid w:val="7084B1F5"/>
    <w:rsid w:val="7087F7D6"/>
    <w:rsid w:val="708ED35A"/>
    <w:rsid w:val="70ACA558"/>
    <w:rsid w:val="70C5E3D6"/>
    <w:rsid w:val="70EF081A"/>
    <w:rsid w:val="70F3D96C"/>
    <w:rsid w:val="71668285"/>
    <w:rsid w:val="71793831"/>
    <w:rsid w:val="71B6D20C"/>
    <w:rsid w:val="71C07E70"/>
    <w:rsid w:val="71C6207D"/>
    <w:rsid w:val="71C79B1F"/>
    <w:rsid w:val="71FAF745"/>
    <w:rsid w:val="72393C06"/>
    <w:rsid w:val="725DC1B0"/>
    <w:rsid w:val="72A2E487"/>
    <w:rsid w:val="72D0159D"/>
    <w:rsid w:val="7301BE25"/>
    <w:rsid w:val="730E73E4"/>
    <w:rsid w:val="736DF7C7"/>
    <w:rsid w:val="738AD9FF"/>
    <w:rsid w:val="73A54C71"/>
    <w:rsid w:val="74503F33"/>
    <w:rsid w:val="74559881"/>
    <w:rsid w:val="7455FECD"/>
    <w:rsid w:val="748037EC"/>
    <w:rsid w:val="74985ED3"/>
    <w:rsid w:val="74A77933"/>
    <w:rsid w:val="74BA24AE"/>
    <w:rsid w:val="74FE2A04"/>
    <w:rsid w:val="752E943E"/>
    <w:rsid w:val="75424122"/>
    <w:rsid w:val="754987EF"/>
    <w:rsid w:val="754EAD2B"/>
    <w:rsid w:val="7568F2E4"/>
    <w:rsid w:val="757F1B6F"/>
    <w:rsid w:val="75C0463F"/>
    <w:rsid w:val="75C7DB40"/>
    <w:rsid w:val="76505C83"/>
    <w:rsid w:val="7650F8A0"/>
    <w:rsid w:val="7679109E"/>
    <w:rsid w:val="769E2C40"/>
    <w:rsid w:val="76CC5D6E"/>
    <w:rsid w:val="76E4459A"/>
    <w:rsid w:val="76E5B91D"/>
    <w:rsid w:val="76FFADC5"/>
    <w:rsid w:val="770487F8"/>
    <w:rsid w:val="775A425C"/>
    <w:rsid w:val="77BAC358"/>
    <w:rsid w:val="77BFE9A6"/>
    <w:rsid w:val="77C3F9DC"/>
    <w:rsid w:val="77CE651F"/>
    <w:rsid w:val="77F443CC"/>
    <w:rsid w:val="77F8386D"/>
    <w:rsid w:val="782846B3"/>
    <w:rsid w:val="7862F459"/>
    <w:rsid w:val="78664EF8"/>
    <w:rsid w:val="7867FD73"/>
    <w:rsid w:val="78768434"/>
    <w:rsid w:val="787D9911"/>
    <w:rsid w:val="7889968F"/>
    <w:rsid w:val="78A913A5"/>
    <w:rsid w:val="78B21C93"/>
    <w:rsid w:val="78C87670"/>
    <w:rsid w:val="78DD8BF1"/>
    <w:rsid w:val="78F15B1D"/>
    <w:rsid w:val="78F5E0EA"/>
    <w:rsid w:val="790D9ABA"/>
    <w:rsid w:val="79169248"/>
    <w:rsid w:val="792C1DAF"/>
    <w:rsid w:val="79572D26"/>
    <w:rsid w:val="79858F73"/>
    <w:rsid w:val="79D75995"/>
    <w:rsid w:val="79F2808D"/>
    <w:rsid w:val="79F942D1"/>
    <w:rsid w:val="79FB59ED"/>
    <w:rsid w:val="7A367685"/>
    <w:rsid w:val="7A426DA0"/>
    <w:rsid w:val="7ACF5B42"/>
    <w:rsid w:val="7ADFD9A1"/>
    <w:rsid w:val="7AE4C651"/>
    <w:rsid w:val="7AE7F5CE"/>
    <w:rsid w:val="7AED0155"/>
    <w:rsid w:val="7B1F9250"/>
    <w:rsid w:val="7B266A04"/>
    <w:rsid w:val="7B29E07A"/>
    <w:rsid w:val="7B41FC9E"/>
    <w:rsid w:val="7B48ACE4"/>
    <w:rsid w:val="7B593E6E"/>
    <w:rsid w:val="7B5C838B"/>
    <w:rsid w:val="7B6E61F1"/>
    <w:rsid w:val="7BA74CCC"/>
    <w:rsid w:val="7BB22138"/>
    <w:rsid w:val="7C15968F"/>
    <w:rsid w:val="7C2BCC23"/>
    <w:rsid w:val="7C833D1B"/>
    <w:rsid w:val="7CADD19E"/>
    <w:rsid w:val="7D1B0DEC"/>
    <w:rsid w:val="7DAD7C95"/>
    <w:rsid w:val="7DBB7501"/>
    <w:rsid w:val="7DE0AF24"/>
    <w:rsid w:val="7E3D18DE"/>
    <w:rsid w:val="7E733C1F"/>
    <w:rsid w:val="7E81802A"/>
    <w:rsid w:val="7E9E5896"/>
    <w:rsid w:val="7EC34FF8"/>
    <w:rsid w:val="7EF9B484"/>
    <w:rsid w:val="7F4B4D14"/>
    <w:rsid w:val="7F56C862"/>
    <w:rsid w:val="7F604C35"/>
    <w:rsid w:val="7F7E2C31"/>
    <w:rsid w:val="7F962F82"/>
    <w:rsid w:val="7FB9B4DE"/>
    <w:rsid w:val="7FD5D21A"/>
  </w:rsids>
  <m:mathPr>
    <m:mathFont m:val="Cambria Math"/>
    <m:brkBin m:val="before"/>
    <m:brkBinSub m:val="--"/>
    <m:smallFrac m:val="0"/>
    <m:dispDef/>
    <m:lMargin m:val="0"/>
    <m:rMargin m:val="0"/>
    <m:defJc m:val="centerGroup"/>
    <m:wrapIndent m:val="1440"/>
    <m:intLim m:val="subSup"/>
    <m:naryLim m:val="undOvr"/>
  </m:mathPr>
  <w:themeFontLang w:val="ca-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AA4E8"/>
  <w15:chartTrackingRefBased/>
  <w15:docId w15:val="{35179529-07CF-4C37-BAD0-F296FC66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14"/>
    <w:pPr>
      <w:spacing w:line="480" w:lineRule="auto"/>
      <w:jc w:val="both"/>
    </w:pPr>
    <w:rPr>
      <w:rFonts w:ascii="Arial" w:hAnsi="Arial"/>
      <w:sz w:val="24"/>
      <w:lang w:val="en-GB"/>
    </w:rPr>
  </w:style>
  <w:style w:type="paragraph" w:styleId="Ttulo1">
    <w:name w:val="heading 1"/>
    <w:basedOn w:val="Normal"/>
    <w:next w:val="Normal"/>
    <w:link w:val="Ttulo1Car"/>
    <w:uiPriority w:val="9"/>
    <w:qFormat/>
    <w:rsid w:val="00485614"/>
    <w:pPr>
      <w:keepNext/>
      <w:keepLines/>
      <w:spacing w:before="360" w:after="80"/>
      <w:outlineLvl w:val="0"/>
    </w:pPr>
    <w:rPr>
      <w:rFonts w:eastAsiaTheme="majorEastAsia" w:cstheme="majorBidi"/>
      <w:b/>
      <w:szCs w:val="40"/>
      <w:lang w:val="ca-ES"/>
    </w:rPr>
  </w:style>
  <w:style w:type="paragraph" w:styleId="Ttulo2">
    <w:name w:val="heading 2"/>
    <w:basedOn w:val="Normal"/>
    <w:next w:val="Normal"/>
    <w:link w:val="Ttulo2Car"/>
    <w:uiPriority w:val="9"/>
    <w:unhideWhenUsed/>
    <w:qFormat/>
    <w:rsid w:val="00627380"/>
    <w:pPr>
      <w:keepNext/>
      <w:keepLines/>
      <w:spacing w:before="160" w:after="80"/>
      <w:outlineLvl w:val="1"/>
    </w:pPr>
    <w:rPr>
      <w:rFonts w:asciiTheme="majorHAnsi" w:eastAsiaTheme="majorEastAsia" w:hAnsiTheme="majorHAnsi" w:cstheme="majorBidi"/>
      <w:color w:val="0F4761" w:themeColor="accent1" w:themeShade="BF"/>
      <w:sz w:val="32"/>
      <w:szCs w:val="32"/>
      <w:lang w:val="ca-ES"/>
    </w:rPr>
  </w:style>
  <w:style w:type="paragraph" w:styleId="Ttulo3">
    <w:name w:val="heading 3"/>
    <w:basedOn w:val="Normal"/>
    <w:next w:val="Normal"/>
    <w:link w:val="Ttulo3Car"/>
    <w:uiPriority w:val="9"/>
    <w:unhideWhenUsed/>
    <w:qFormat/>
    <w:rsid w:val="00985DB8"/>
    <w:pPr>
      <w:keepNext/>
      <w:keepLines/>
      <w:spacing w:before="160" w:after="80"/>
      <w:outlineLvl w:val="2"/>
    </w:pPr>
    <w:rPr>
      <w:rFonts w:eastAsiaTheme="majorEastAsia" w:cstheme="majorBidi"/>
      <w:i/>
      <w:color w:val="000000" w:themeColor="text1"/>
      <w:szCs w:val="28"/>
      <w:lang w:val="ca-ES"/>
    </w:rPr>
  </w:style>
  <w:style w:type="paragraph" w:styleId="Ttulo4">
    <w:name w:val="heading 4"/>
    <w:basedOn w:val="Normal"/>
    <w:next w:val="Normal"/>
    <w:link w:val="Ttulo4Car"/>
    <w:uiPriority w:val="9"/>
    <w:semiHidden/>
    <w:unhideWhenUsed/>
    <w:qFormat/>
    <w:rsid w:val="00627380"/>
    <w:pPr>
      <w:keepNext/>
      <w:keepLines/>
      <w:spacing w:before="80" w:after="40"/>
      <w:outlineLvl w:val="3"/>
    </w:pPr>
    <w:rPr>
      <w:rFonts w:eastAsiaTheme="majorEastAsia" w:cstheme="majorBidi"/>
      <w:i/>
      <w:iCs/>
      <w:color w:val="0F4761" w:themeColor="accent1" w:themeShade="BF"/>
      <w:lang w:val="ca-ES"/>
    </w:rPr>
  </w:style>
  <w:style w:type="paragraph" w:styleId="Ttulo5">
    <w:name w:val="heading 5"/>
    <w:basedOn w:val="Normal"/>
    <w:next w:val="Normal"/>
    <w:link w:val="Ttulo5Car"/>
    <w:uiPriority w:val="9"/>
    <w:semiHidden/>
    <w:unhideWhenUsed/>
    <w:qFormat/>
    <w:rsid w:val="00627380"/>
    <w:pPr>
      <w:keepNext/>
      <w:keepLines/>
      <w:spacing w:before="80" w:after="40"/>
      <w:outlineLvl w:val="4"/>
    </w:pPr>
    <w:rPr>
      <w:rFonts w:eastAsiaTheme="majorEastAsia" w:cstheme="majorBidi"/>
      <w:color w:val="0F4761" w:themeColor="accent1" w:themeShade="BF"/>
      <w:lang w:val="ca-ES"/>
    </w:rPr>
  </w:style>
  <w:style w:type="paragraph" w:styleId="Ttulo6">
    <w:name w:val="heading 6"/>
    <w:basedOn w:val="Normal"/>
    <w:next w:val="Normal"/>
    <w:link w:val="Ttulo6Car"/>
    <w:uiPriority w:val="9"/>
    <w:semiHidden/>
    <w:unhideWhenUsed/>
    <w:qFormat/>
    <w:rsid w:val="00627380"/>
    <w:pPr>
      <w:keepNext/>
      <w:keepLines/>
      <w:spacing w:before="40" w:after="0"/>
      <w:outlineLvl w:val="5"/>
    </w:pPr>
    <w:rPr>
      <w:rFonts w:eastAsiaTheme="majorEastAsia" w:cstheme="majorBidi"/>
      <w:i/>
      <w:iCs/>
      <w:color w:val="595959" w:themeColor="text1" w:themeTint="A6"/>
      <w:lang w:val="ca-ES"/>
    </w:rPr>
  </w:style>
  <w:style w:type="paragraph" w:styleId="Ttulo7">
    <w:name w:val="heading 7"/>
    <w:basedOn w:val="Normal"/>
    <w:next w:val="Normal"/>
    <w:link w:val="Ttulo7Car"/>
    <w:uiPriority w:val="9"/>
    <w:semiHidden/>
    <w:unhideWhenUsed/>
    <w:qFormat/>
    <w:rsid w:val="00627380"/>
    <w:pPr>
      <w:keepNext/>
      <w:keepLines/>
      <w:spacing w:before="40" w:after="0"/>
      <w:outlineLvl w:val="6"/>
    </w:pPr>
    <w:rPr>
      <w:rFonts w:eastAsiaTheme="majorEastAsia" w:cstheme="majorBidi"/>
      <w:color w:val="595959" w:themeColor="text1" w:themeTint="A6"/>
      <w:lang w:val="ca-ES"/>
    </w:rPr>
  </w:style>
  <w:style w:type="paragraph" w:styleId="Ttulo8">
    <w:name w:val="heading 8"/>
    <w:basedOn w:val="Normal"/>
    <w:next w:val="Normal"/>
    <w:link w:val="Ttulo8Car"/>
    <w:uiPriority w:val="9"/>
    <w:semiHidden/>
    <w:unhideWhenUsed/>
    <w:qFormat/>
    <w:rsid w:val="00627380"/>
    <w:pPr>
      <w:keepNext/>
      <w:keepLines/>
      <w:spacing w:after="0"/>
      <w:outlineLvl w:val="7"/>
    </w:pPr>
    <w:rPr>
      <w:rFonts w:eastAsiaTheme="majorEastAsia" w:cstheme="majorBidi"/>
      <w:i/>
      <w:iCs/>
      <w:color w:val="272727" w:themeColor="text1" w:themeTint="D8"/>
      <w:lang w:val="ca-ES"/>
    </w:rPr>
  </w:style>
  <w:style w:type="paragraph" w:styleId="Ttulo9">
    <w:name w:val="heading 9"/>
    <w:basedOn w:val="Normal"/>
    <w:next w:val="Normal"/>
    <w:link w:val="Ttulo9Car"/>
    <w:uiPriority w:val="9"/>
    <w:semiHidden/>
    <w:unhideWhenUsed/>
    <w:qFormat/>
    <w:rsid w:val="00627380"/>
    <w:pPr>
      <w:keepNext/>
      <w:keepLines/>
      <w:spacing w:after="0"/>
      <w:outlineLvl w:val="8"/>
    </w:pPr>
    <w:rPr>
      <w:rFonts w:eastAsiaTheme="majorEastAsia" w:cstheme="majorBidi"/>
      <w:color w:val="272727" w:themeColor="text1" w:themeTint="D8"/>
      <w:lang w:val="ca-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5614"/>
    <w:rPr>
      <w:rFonts w:ascii="Arial" w:eastAsiaTheme="majorEastAsia" w:hAnsi="Arial" w:cstheme="majorBidi"/>
      <w:b/>
      <w:sz w:val="24"/>
      <w:szCs w:val="40"/>
    </w:rPr>
  </w:style>
  <w:style w:type="character" w:customStyle="1" w:styleId="Ttulo2Car">
    <w:name w:val="Título 2 Car"/>
    <w:basedOn w:val="Fuentedeprrafopredeter"/>
    <w:link w:val="Ttulo2"/>
    <w:uiPriority w:val="9"/>
    <w:rsid w:val="006273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85DB8"/>
    <w:rPr>
      <w:rFonts w:ascii="Arial" w:eastAsiaTheme="majorEastAsia" w:hAnsi="Arial" w:cstheme="majorBidi"/>
      <w:i/>
      <w:color w:val="000000" w:themeColor="text1"/>
      <w:sz w:val="24"/>
      <w:szCs w:val="28"/>
    </w:rPr>
  </w:style>
  <w:style w:type="character" w:customStyle="1" w:styleId="Ttulo4Car">
    <w:name w:val="Título 4 Car"/>
    <w:basedOn w:val="Fuentedeprrafopredeter"/>
    <w:link w:val="Ttulo4"/>
    <w:uiPriority w:val="9"/>
    <w:semiHidden/>
    <w:rsid w:val="006273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73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73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73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73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7380"/>
    <w:rPr>
      <w:rFonts w:eastAsiaTheme="majorEastAsia" w:cstheme="majorBidi"/>
      <w:color w:val="272727" w:themeColor="text1" w:themeTint="D8"/>
    </w:rPr>
  </w:style>
  <w:style w:type="paragraph" w:styleId="Ttulo">
    <w:name w:val="Title"/>
    <w:basedOn w:val="Normal"/>
    <w:next w:val="Normal"/>
    <w:link w:val="TtuloCar"/>
    <w:uiPriority w:val="10"/>
    <w:qFormat/>
    <w:rsid w:val="008F2B3C"/>
    <w:pPr>
      <w:spacing w:after="80" w:line="240" w:lineRule="auto"/>
      <w:contextualSpacing/>
    </w:pPr>
    <w:rPr>
      <w:rFonts w:eastAsiaTheme="majorEastAsia" w:cstheme="majorBidi"/>
      <w:b/>
      <w:spacing w:val="-10"/>
      <w:kern w:val="28"/>
      <w:szCs w:val="56"/>
      <w:lang w:val="ca-ES"/>
    </w:rPr>
  </w:style>
  <w:style w:type="character" w:customStyle="1" w:styleId="TtuloCar">
    <w:name w:val="Título Car"/>
    <w:basedOn w:val="Fuentedeprrafopredeter"/>
    <w:link w:val="Ttulo"/>
    <w:uiPriority w:val="10"/>
    <w:rsid w:val="008F2B3C"/>
    <w:rPr>
      <w:rFonts w:ascii="Arial" w:eastAsiaTheme="majorEastAsia" w:hAnsi="Arial" w:cstheme="majorBidi"/>
      <w:b/>
      <w:spacing w:val="-10"/>
      <w:kern w:val="28"/>
      <w:sz w:val="24"/>
      <w:szCs w:val="56"/>
    </w:rPr>
  </w:style>
  <w:style w:type="paragraph" w:styleId="Subttulo">
    <w:name w:val="Subtitle"/>
    <w:basedOn w:val="Normal"/>
    <w:next w:val="Normal"/>
    <w:link w:val="SubttuloCar"/>
    <w:uiPriority w:val="11"/>
    <w:qFormat/>
    <w:rsid w:val="00627380"/>
    <w:pPr>
      <w:numPr>
        <w:ilvl w:val="1"/>
      </w:numPr>
    </w:pPr>
    <w:rPr>
      <w:rFonts w:eastAsiaTheme="majorEastAsia" w:cstheme="majorBidi"/>
      <w:color w:val="595959" w:themeColor="text1" w:themeTint="A6"/>
      <w:spacing w:val="15"/>
      <w:sz w:val="28"/>
      <w:szCs w:val="28"/>
      <w:lang w:val="ca-ES"/>
    </w:rPr>
  </w:style>
  <w:style w:type="character" w:customStyle="1" w:styleId="SubttuloCar">
    <w:name w:val="Subtítulo Car"/>
    <w:basedOn w:val="Fuentedeprrafopredeter"/>
    <w:link w:val="Subttulo"/>
    <w:uiPriority w:val="11"/>
    <w:rsid w:val="006273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7380"/>
    <w:pPr>
      <w:spacing w:before="160"/>
      <w:jc w:val="center"/>
    </w:pPr>
    <w:rPr>
      <w:i/>
      <w:iCs/>
      <w:color w:val="404040" w:themeColor="text1" w:themeTint="BF"/>
      <w:lang w:val="ca-ES"/>
    </w:rPr>
  </w:style>
  <w:style w:type="character" w:customStyle="1" w:styleId="CitaCar">
    <w:name w:val="Cita Car"/>
    <w:basedOn w:val="Fuentedeprrafopredeter"/>
    <w:link w:val="Cita"/>
    <w:uiPriority w:val="29"/>
    <w:rsid w:val="00627380"/>
    <w:rPr>
      <w:i/>
      <w:iCs/>
      <w:color w:val="404040" w:themeColor="text1" w:themeTint="BF"/>
    </w:rPr>
  </w:style>
  <w:style w:type="paragraph" w:styleId="Prrafodelista">
    <w:name w:val="List Paragraph"/>
    <w:basedOn w:val="Normal"/>
    <w:uiPriority w:val="34"/>
    <w:qFormat/>
    <w:rsid w:val="00627380"/>
    <w:pPr>
      <w:ind w:left="720"/>
      <w:contextualSpacing/>
    </w:pPr>
    <w:rPr>
      <w:lang w:val="ca-ES"/>
    </w:rPr>
  </w:style>
  <w:style w:type="character" w:styleId="nfasisintenso">
    <w:name w:val="Intense Emphasis"/>
    <w:basedOn w:val="Fuentedeprrafopredeter"/>
    <w:uiPriority w:val="21"/>
    <w:qFormat/>
    <w:rsid w:val="00627380"/>
    <w:rPr>
      <w:i/>
      <w:iCs/>
      <w:color w:val="0F4761" w:themeColor="accent1" w:themeShade="BF"/>
    </w:rPr>
  </w:style>
  <w:style w:type="paragraph" w:styleId="Citadestacada">
    <w:name w:val="Intense Quote"/>
    <w:basedOn w:val="Normal"/>
    <w:next w:val="Normal"/>
    <w:link w:val="CitadestacadaCar"/>
    <w:uiPriority w:val="30"/>
    <w:qFormat/>
    <w:rsid w:val="0062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ca-ES"/>
    </w:rPr>
  </w:style>
  <w:style w:type="character" w:customStyle="1" w:styleId="CitadestacadaCar">
    <w:name w:val="Cita destacada Car"/>
    <w:basedOn w:val="Fuentedeprrafopredeter"/>
    <w:link w:val="Citadestacada"/>
    <w:uiPriority w:val="30"/>
    <w:rsid w:val="00627380"/>
    <w:rPr>
      <w:i/>
      <w:iCs/>
      <w:color w:val="0F4761" w:themeColor="accent1" w:themeShade="BF"/>
    </w:rPr>
  </w:style>
  <w:style w:type="character" w:styleId="Referenciaintensa">
    <w:name w:val="Intense Reference"/>
    <w:basedOn w:val="Fuentedeprrafopredeter"/>
    <w:uiPriority w:val="32"/>
    <w:qFormat/>
    <w:rsid w:val="00627380"/>
    <w:rPr>
      <w:b/>
      <w:bCs/>
      <w:smallCaps/>
      <w:color w:val="0F4761" w:themeColor="accent1" w:themeShade="BF"/>
      <w:spacing w:val="5"/>
    </w:rPr>
  </w:style>
  <w:style w:type="character" w:styleId="Hipervnculo">
    <w:name w:val="Hyperlink"/>
    <w:basedOn w:val="Fuentedeprrafopredeter"/>
    <w:uiPriority w:val="99"/>
    <w:unhideWhenUsed/>
    <w:rsid w:val="00627380"/>
    <w:rPr>
      <w:color w:val="467886" w:themeColor="hyperlink"/>
      <w:u w:val="single"/>
    </w:rPr>
  </w:style>
  <w:style w:type="character" w:styleId="Refdecomentario">
    <w:name w:val="annotation reference"/>
    <w:basedOn w:val="Fuentedeprrafopredeter"/>
    <w:uiPriority w:val="99"/>
    <w:semiHidden/>
    <w:unhideWhenUsed/>
    <w:rsid w:val="00627380"/>
    <w:rPr>
      <w:sz w:val="16"/>
      <w:szCs w:val="16"/>
    </w:rPr>
  </w:style>
  <w:style w:type="paragraph" w:styleId="Textocomentario">
    <w:name w:val="annotation text"/>
    <w:basedOn w:val="Normal"/>
    <w:link w:val="TextocomentarioCar"/>
    <w:uiPriority w:val="99"/>
    <w:unhideWhenUsed/>
    <w:rsid w:val="00627380"/>
    <w:pPr>
      <w:spacing w:line="240" w:lineRule="auto"/>
    </w:pPr>
    <w:rPr>
      <w:sz w:val="20"/>
      <w:szCs w:val="20"/>
    </w:rPr>
  </w:style>
  <w:style w:type="character" w:customStyle="1" w:styleId="TextocomentarioCar">
    <w:name w:val="Texto comentario Car"/>
    <w:basedOn w:val="Fuentedeprrafopredeter"/>
    <w:link w:val="Textocomentario"/>
    <w:uiPriority w:val="99"/>
    <w:rsid w:val="00627380"/>
    <w:rPr>
      <w:sz w:val="20"/>
      <w:szCs w:val="20"/>
      <w:lang w:val="en-GB"/>
    </w:rPr>
  </w:style>
  <w:style w:type="character" w:styleId="nfasissutil">
    <w:name w:val="Subtle Emphasis"/>
    <w:aliases w:val="heading 2"/>
    <w:basedOn w:val="Fuentedeprrafopredeter"/>
    <w:uiPriority w:val="19"/>
    <w:qFormat/>
    <w:rsid w:val="00F9362E"/>
    <w:rPr>
      <w:rFonts w:ascii="Arial" w:hAnsi="Arial"/>
      <w:b/>
      <w:i/>
      <w:iCs/>
      <w:color w:val="404040" w:themeColor="text1" w:themeTint="BF"/>
      <w:sz w:val="24"/>
    </w:rPr>
  </w:style>
  <w:style w:type="paragraph" w:styleId="Asuntodelcomentario">
    <w:name w:val="annotation subject"/>
    <w:basedOn w:val="Textocomentario"/>
    <w:next w:val="Textocomentario"/>
    <w:link w:val="AsuntodelcomentarioCar"/>
    <w:uiPriority w:val="99"/>
    <w:semiHidden/>
    <w:unhideWhenUsed/>
    <w:rsid w:val="0039125F"/>
    <w:rPr>
      <w:b/>
      <w:bCs/>
    </w:rPr>
  </w:style>
  <w:style w:type="character" w:customStyle="1" w:styleId="AsuntodelcomentarioCar">
    <w:name w:val="Asunto del comentario Car"/>
    <w:basedOn w:val="TextocomentarioCar"/>
    <w:link w:val="Asuntodelcomentario"/>
    <w:uiPriority w:val="99"/>
    <w:semiHidden/>
    <w:rsid w:val="0039125F"/>
    <w:rPr>
      <w:b/>
      <w:bCs/>
      <w:sz w:val="20"/>
      <w:szCs w:val="20"/>
      <w:lang w:val="en-GB"/>
    </w:rPr>
  </w:style>
  <w:style w:type="character" w:styleId="Textodelmarcadordeposicin">
    <w:name w:val="Placeholder Text"/>
    <w:basedOn w:val="Fuentedeprrafopredeter"/>
    <w:uiPriority w:val="99"/>
    <w:semiHidden/>
    <w:rsid w:val="00F70074"/>
    <w:rPr>
      <w:color w:val="666666"/>
    </w:rPr>
  </w:style>
  <w:style w:type="character" w:styleId="Mencinsinresolver">
    <w:name w:val="Unresolved Mention"/>
    <w:basedOn w:val="Fuentedeprrafopredeter"/>
    <w:uiPriority w:val="99"/>
    <w:semiHidden/>
    <w:unhideWhenUsed/>
    <w:rsid w:val="003D4892"/>
    <w:rPr>
      <w:color w:val="605E5C"/>
      <w:shd w:val="clear" w:color="auto" w:fill="E1DFDD"/>
    </w:rPr>
  </w:style>
  <w:style w:type="table" w:styleId="Tablaconcuadrcula">
    <w:name w:val="Table Grid"/>
    <w:basedOn w:val="Tablanormal"/>
    <w:uiPriority w:val="39"/>
    <w:rsid w:val="006421F8"/>
    <w:pPr>
      <w:spacing w:after="0" w:line="240" w:lineRule="auto"/>
    </w:pPr>
    <w:rPr>
      <w:lang w:val="en-US"/>
    </w:rPr>
    <w:tblPr/>
  </w:style>
  <w:style w:type="paragraph" w:styleId="Revisin">
    <w:name w:val="Revision"/>
    <w:hidden/>
    <w:uiPriority w:val="99"/>
    <w:semiHidden/>
    <w:rsid w:val="00B82024"/>
    <w:pPr>
      <w:spacing w:after="0" w:line="240" w:lineRule="auto"/>
    </w:pPr>
    <w:rPr>
      <w:lang w:val="en-GB"/>
    </w:rPr>
  </w:style>
  <w:style w:type="paragraph" w:styleId="NormalWeb">
    <w:name w:val="Normal (Web)"/>
    <w:basedOn w:val="Normal"/>
    <w:uiPriority w:val="99"/>
    <w:semiHidden/>
    <w:unhideWhenUsed/>
    <w:rsid w:val="001908B2"/>
    <w:pPr>
      <w:spacing w:before="100" w:beforeAutospacing="1" w:after="100" w:afterAutospacing="1" w:line="240" w:lineRule="auto"/>
    </w:pPr>
    <w:rPr>
      <w:rFonts w:ascii="Times New Roman" w:eastAsia="Times New Roman" w:hAnsi="Times New Roman" w:cs="Times New Roman"/>
      <w:kern w:val="0"/>
      <w:szCs w:val="24"/>
      <w:lang w:val="ca-ES" w:eastAsia="ca-ES"/>
      <w14:ligatures w14:val="none"/>
    </w:rPr>
  </w:style>
  <w:style w:type="paragraph" w:styleId="Encabezado">
    <w:name w:val="header"/>
    <w:basedOn w:val="Normal"/>
    <w:link w:val="EncabezadoCar"/>
    <w:uiPriority w:val="99"/>
    <w:unhideWhenUsed/>
    <w:rsid w:val="005721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21F4"/>
    <w:rPr>
      <w:lang w:val="en-GB"/>
    </w:rPr>
  </w:style>
  <w:style w:type="paragraph" w:styleId="Piedepgina">
    <w:name w:val="footer"/>
    <w:basedOn w:val="Normal"/>
    <w:link w:val="PiedepginaCar"/>
    <w:uiPriority w:val="99"/>
    <w:unhideWhenUsed/>
    <w:rsid w:val="005721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21F4"/>
    <w:rPr>
      <w:lang w:val="en-GB"/>
    </w:rPr>
  </w:style>
  <w:style w:type="character" w:styleId="Nmerodelnea">
    <w:name w:val="line number"/>
    <w:basedOn w:val="Fuentedeprrafopredeter"/>
    <w:uiPriority w:val="99"/>
    <w:semiHidden/>
    <w:unhideWhenUsed/>
    <w:rsid w:val="00944642"/>
  </w:style>
  <w:style w:type="character" w:styleId="Mencionar">
    <w:name w:val="Mention"/>
    <w:basedOn w:val="Fuentedeprrafopredeter"/>
    <w:uiPriority w:val="99"/>
    <w:unhideWhenUsed/>
    <w:rsid w:val="006F553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57332">
      <w:bodyDiv w:val="1"/>
      <w:marLeft w:val="0"/>
      <w:marRight w:val="0"/>
      <w:marTop w:val="0"/>
      <w:marBottom w:val="0"/>
      <w:divBdr>
        <w:top w:val="none" w:sz="0" w:space="0" w:color="auto"/>
        <w:left w:val="none" w:sz="0" w:space="0" w:color="auto"/>
        <w:bottom w:val="none" w:sz="0" w:space="0" w:color="auto"/>
        <w:right w:val="none" w:sz="0" w:space="0" w:color="auto"/>
      </w:divBdr>
    </w:div>
    <w:div w:id="149518612">
      <w:bodyDiv w:val="1"/>
      <w:marLeft w:val="0"/>
      <w:marRight w:val="0"/>
      <w:marTop w:val="0"/>
      <w:marBottom w:val="0"/>
      <w:divBdr>
        <w:top w:val="none" w:sz="0" w:space="0" w:color="auto"/>
        <w:left w:val="none" w:sz="0" w:space="0" w:color="auto"/>
        <w:bottom w:val="none" w:sz="0" w:space="0" w:color="auto"/>
        <w:right w:val="none" w:sz="0" w:space="0" w:color="auto"/>
      </w:divBdr>
    </w:div>
    <w:div w:id="233971969">
      <w:bodyDiv w:val="1"/>
      <w:marLeft w:val="0"/>
      <w:marRight w:val="0"/>
      <w:marTop w:val="0"/>
      <w:marBottom w:val="0"/>
      <w:divBdr>
        <w:top w:val="none" w:sz="0" w:space="0" w:color="auto"/>
        <w:left w:val="none" w:sz="0" w:space="0" w:color="auto"/>
        <w:bottom w:val="none" w:sz="0" w:space="0" w:color="auto"/>
        <w:right w:val="none" w:sz="0" w:space="0" w:color="auto"/>
      </w:divBdr>
    </w:div>
    <w:div w:id="237861038">
      <w:bodyDiv w:val="1"/>
      <w:marLeft w:val="0"/>
      <w:marRight w:val="0"/>
      <w:marTop w:val="0"/>
      <w:marBottom w:val="0"/>
      <w:divBdr>
        <w:top w:val="none" w:sz="0" w:space="0" w:color="auto"/>
        <w:left w:val="none" w:sz="0" w:space="0" w:color="auto"/>
        <w:bottom w:val="none" w:sz="0" w:space="0" w:color="auto"/>
        <w:right w:val="none" w:sz="0" w:space="0" w:color="auto"/>
      </w:divBdr>
    </w:div>
    <w:div w:id="255947664">
      <w:bodyDiv w:val="1"/>
      <w:marLeft w:val="0"/>
      <w:marRight w:val="0"/>
      <w:marTop w:val="0"/>
      <w:marBottom w:val="0"/>
      <w:divBdr>
        <w:top w:val="none" w:sz="0" w:space="0" w:color="auto"/>
        <w:left w:val="none" w:sz="0" w:space="0" w:color="auto"/>
        <w:bottom w:val="none" w:sz="0" w:space="0" w:color="auto"/>
        <w:right w:val="none" w:sz="0" w:space="0" w:color="auto"/>
      </w:divBdr>
    </w:div>
    <w:div w:id="340088557">
      <w:bodyDiv w:val="1"/>
      <w:marLeft w:val="0"/>
      <w:marRight w:val="0"/>
      <w:marTop w:val="0"/>
      <w:marBottom w:val="0"/>
      <w:divBdr>
        <w:top w:val="none" w:sz="0" w:space="0" w:color="auto"/>
        <w:left w:val="none" w:sz="0" w:space="0" w:color="auto"/>
        <w:bottom w:val="none" w:sz="0" w:space="0" w:color="auto"/>
        <w:right w:val="none" w:sz="0" w:space="0" w:color="auto"/>
      </w:divBdr>
    </w:div>
    <w:div w:id="405417576">
      <w:bodyDiv w:val="1"/>
      <w:marLeft w:val="0"/>
      <w:marRight w:val="0"/>
      <w:marTop w:val="0"/>
      <w:marBottom w:val="0"/>
      <w:divBdr>
        <w:top w:val="none" w:sz="0" w:space="0" w:color="auto"/>
        <w:left w:val="none" w:sz="0" w:space="0" w:color="auto"/>
        <w:bottom w:val="none" w:sz="0" w:space="0" w:color="auto"/>
        <w:right w:val="none" w:sz="0" w:space="0" w:color="auto"/>
      </w:divBdr>
    </w:div>
    <w:div w:id="415055615">
      <w:bodyDiv w:val="1"/>
      <w:marLeft w:val="0"/>
      <w:marRight w:val="0"/>
      <w:marTop w:val="0"/>
      <w:marBottom w:val="0"/>
      <w:divBdr>
        <w:top w:val="none" w:sz="0" w:space="0" w:color="auto"/>
        <w:left w:val="none" w:sz="0" w:space="0" w:color="auto"/>
        <w:bottom w:val="none" w:sz="0" w:space="0" w:color="auto"/>
        <w:right w:val="none" w:sz="0" w:space="0" w:color="auto"/>
      </w:divBdr>
    </w:div>
    <w:div w:id="506333383">
      <w:bodyDiv w:val="1"/>
      <w:marLeft w:val="0"/>
      <w:marRight w:val="0"/>
      <w:marTop w:val="0"/>
      <w:marBottom w:val="0"/>
      <w:divBdr>
        <w:top w:val="none" w:sz="0" w:space="0" w:color="auto"/>
        <w:left w:val="none" w:sz="0" w:space="0" w:color="auto"/>
        <w:bottom w:val="none" w:sz="0" w:space="0" w:color="auto"/>
        <w:right w:val="none" w:sz="0" w:space="0" w:color="auto"/>
      </w:divBdr>
    </w:div>
    <w:div w:id="598177410">
      <w:bodyDiv w:val="1"/>
      <w:marLeft w:val="0"/>
      <w:marRight w:val="0"/>
      <w:marTop w:val="0"/>
      <w:marBottom w:val="0"/>
      <w:divBdr>
        <w:top w:val="none" w:sz="0" w:space="0" w:color="auto"/>
        <w:left w:val="none" w:sz="0" w:space="0" w:color="auto"/>
        <w:bottom w:val="none" w:sz="0" w:space="0" w:color="auto"/>
        <w:right w:val="none" w:sz="0" w:space="0" w:color="auto"/>
      </w:divBdr>
    </w:div>
    <w:div w:id="756638992">
      <w:bodyDiv w:val="1"/>
      <w:marLeft w:val="0"/>
      <w:marRight w:val="0"/>
      <w:marTop w:val="0"/>
      <w:marBottom w:val="0"/>
      <w:divBdr>
        <w:top w:val="none" w:sz="0" w:space="0" w:color="auto"/>
        <w:left w:val="none" w:sz="0" w:space="0" w:color="auto"/>
        <w:bottom w:val="none" w:sz="0" w:space="0" w:color="auto"/>
        <w:right w:val="none" w:sz="0" w:space="0" w:color="auto"/>
      </w:divBdr>
    </w:div>
    <w:div w:id="875124720">
      <w:bodyDiv w:val="1"/>
      <w:marLeft w:val="0"/>
      <w:marRight w:val="0"/>
      <w:marTop w:val="0"/>
      <w:marBottom w:val="0"/>
      <w:divBdr>
        <w:top w:val="none" w:sz="0" w:space="0" w:color="auto"/>
        <w:left w:val="none" w:sz="0" w:space="0" w:color="auto"/>
        <w:bottom w:val="none" w:sz="0" w:space="0" w:color="auto"/>
        <w:right w:val="none" w:sz="0" w:space="0" w:color="auto"/>
      </w:divBdr>
    </w:div>
    <w:div w:id="915745296">
      <w:bodyDiv w:val="1"/>
      <w:marLeft w:val="0"/>
      <w:marRight w:val="0"/>
      <w:marTop w:val="0"/>
      <w:marBottom w:val="0"/>
      <w:divBdr>
        <w:top w:val="none" w:sz="0" w:space="0" w:color="auto"/>
        <w:left w:val="none" w:sz="0" w:space="0" w:color="auto"/>
        <w:bottom w:val="none" w:sz="0" w:space="0" w:color="auto"/>
        <w:right w:val="none" w:sz="0" w:space="0" w:color="auto"/>
      </w:divBdr>
    </w:div>
    <w:div w:id="1015688445">
      <w:bodyDiv w:val="1"/>
      <w:marLeft w:val="0"/>
      <w:marRight w:val="0"/>
      <w:marTop w:val="0"/>
      <w:marBottom w:val="0"/>
      <w:divBdr>
        <w:top w:val="none" w:sz="0" w:space="0" w:color="auto"/>
        <w:left w:val="none" w:sz="0" w:space="0" w:color="auto"/>
        <w:bottom w:val="none" w:sz="0" w:space="0" w:color="auto"/>
        <w:right w:val="none" w:sz="0" w:space="0" w:color="auto"/>
      </w:divBdr>
    </w:div>
    <w:div w:id="1071393814">
      <w:bodyDiv w:val="1"/>
      <w:marLeft w:val="0"/>
      <w:marRight w:val="0"/>
      <w:marTop w:val="0"/>
      <w:marBottom w:val="0"/>
      <w:divBdr>
        <w:top w:val="none" w:sz="0" w:space="0" w:color="auto"/>
        <w:left w:val="none" w:sz="0" w:space="0" w:color="auto"/>
        <w:bottom w:val="none" w:sz="0" w:space="0" w:color="auto"/>
        <w:right w:val="none" w:sz="0" w:space="0" w:color="auto"/>
      </w:divBdr>
    </w:div>
    <w:div w:id="1110201117">
      <w:bodyDiv w:val="1"/>
      <w:marLeft w:val="0"/>
      <w:marRight w:val="0"/>
      <w:marTop w:val="0"/>
      <w:marBottom w:val="0"/>
      <w:divBdr>
        <w:top w:val="none" w:sz="0" w:space="0" w:color="auto"/>
        <w:left w:val="none" w:sz="0" w:space="0" w:color="auto"/>
        <w:bottom w:val="none" w:sz="0" w:space="0" w:color="auto"/>
        <w:right w:val="none" w:sz="0" w:space="0" w:color="auto"/>
      </w:divBdr>
    </w:div>
    <w:div w:id="1172329200">
      <w:bodyDiv w:val="1"/>
      <w:marLeft w:val="0"/>
      <w:marRight w:val="0"/>
      <w:marTop w:val="0"/>
      <w:marBottom w:val="0"/>
      <w:divBdr>
        <w:top w:val="none" w:sz="0" w:space="0" w:color="auto"/>
        <w:left w:val="none" w:sz="0" w:space="0" w:color="auto"/>
        <w:bottom w:val="none" w:sz="0" w:space="0" w:color="auto"/>
        <w:right w:val="none" w:sz="0" w:space="0" w:color="auto"/>
      </w:divBdr>
    </w:div>
    <w:div w:id="1389259618">
      <w:bodyDiv w:val="1"/>
      <w:marLeft w:val="0"/>
      <w:marRight w:val="0"/>
      <w:marTop w:val="0"/>
      <w:marBottom w:val="0"/>
      <w:divBdr>
        <w:top w:val="none" w:sz="0" w:space="0" w:color="auto"/>
        <w:left w:val="none" w:sz="0" w:space="0" w:color="auto"/>
        <w:bottom w:val="none" w:sz="0" w:space="0" w:color="auto"/>
        <w:right w:val="none" w:sz="0" w:space="0" w:color="auto"/>
      </w:divBdr>
    </w:div>
    <w:div w:id="1427924152">
      <w:bodyDiv w:val="1"/>
      <w:marLeft w:val="0"/>
      <w:marRight w:val="0"/>
      <w:marTop w:val="0"/>
      <w:marBottom w:val="0"/>
      <w:divBdr>
        <w:top w:val="none" w:sz="0" w:space="0" w:color="auto"/>
        <w:left w:val="none" w:sz="0" w:space="0" w:color="auto"/>
        <w:bottom w:val="none" w:sz="0" w:space="0" w:color="auto"/>
        <w:right w:val="none" w:sz="0" w:space="0" w:color="auto"/>
      </w:divBdr>
    </w:div>
    <w:div w:id="1448623636">
      <w:bodyDiv w:val="1"/>
      <w:marLeft w:val="0"/>
      <w:marRight w:val="0"/>
      <w:marTop w:val="0"/>
      <w:marBottom w:val="0"/>
      <w:divBdr>
        <w:top w:val="none" w:sz="0" w:space="0" w:color="auto"/>
        <w:left w:val="none" w:sz="0" w:space="0" w:color="auto"/>
        <w:bottom w:val="none" w:sz="0" w:space="0" w:color="auto"/>
        <w:right w:val="none" w:sz="0" w:space="0" w:color="auto"/>
      </w:divBdr>
    </w:div>
    <w:div w:id="1494684288">
      <w:bodyDiv w:val="1"/>
      <w:marLeft w:val="0"/>
      <w:marRight w:val="0"/>
      <w:marTop w:val="0"/>
      <w:marBottom w:val="0"/>
      <w:divBdr>
        <w:top w:val="none" w:sz="0" w:space="0" w:color="auto"/>
        <w:left w:val="none" w:sz="0" w:space="0" w:color="auto"/>
        <w:bottom w:val="none" w:sz="0" w:space="0" w:color="auto"/>
        <w:right w:val="none" w:sz="0" w:space="0" w:color="auto"/>
      </w:divBdr>
    </w:div>
    <w:div w:id="1516193690">
      <w:bodyDiv w:val="1"/>
      <w:marLeft w:val="0"/>
      <w:marRight w:val="0"/>
      <w:marTop w:val="0"/>
      <w:marBottom w:val="0"/>
      <w:divBdr>
        <w:top w:val="none" w:sz="0" w:space="0" w:color="auto"/>
        <w:left w:val="none" w:sz="0" w:space="0" w:color="auto"/>
        <w:bottom w:val="none" w:sz="0" w:space="0" w:color="auto"/>
        <w:right w:val="none" w:sz="0" w:space="0" w:color="auto"/>
      </w:divBdr>
    </w:div>
    <w:div w:id="1539276069">
      <w:bodyDiv w:val="1"/>
      <w:marLeft w:val="0"/>
      <w:marRight w:val="0"/>
      <w:marTop w:val="0"/>
      <w:marBottom w:val="0"/>
      <w:divBdr>
        <w:top w:val="none" w:sz="0" w:space="0" w:color="auto"/>
        <w:left w:val="none" w:sz="0" w:space="0" w:color="auto"/>
        <w:bottom w:val="none" w:sz="0" w:space="0" w:color="auto"/>
        <w:right w:val="none" w:sz="0" w:space="0" w:color="auto"/>
      </w:divBdr>
    </w:div>
    <w:div w:id="1606886835">
      <w:bodyDiv w:val="1"/>
      <w:marLeft w:val="0"/>
      <w:marRight w:val="0"/>
      <w:marTop w:val="0"/>
      <w:marBottom w:val="0"/>
      <w:divBdr>
        <w:top w:val="none" w:sz="0" w:space="0" w:color="auto"/>
        <w:left w:val="none" w:sz="0" w:space="0" w:color="auto"/>
        <w:bottom w:val="none" w:sz="0" w:space="0" w:color="auto"/>
        <w:right w:val="none" w:sz="0" w:space="0" w:color="auto"/>
      </w:divBdr>
    </w:div>
    <w:div w:id="1664972905">
      <w:bodyDiv w:val="1"/>
      <w:marLeft w:val="0"/>
      <w:marRight w:val="0"/>
      <w:marTop w:val="0"/>
      <w:marBottom w:val="0"/>
      <w:divBdr>
        <w:top w:val="none" w:sz="0" w:space="0" w:color="auto"/>
        <w:left w:val="none" w:sz="0" w:space="0" w:color="auto"/>
        <w:bottom w:val="none" w:sz="0" w:space="0" w:color="auto"/>
        <w:right w:val="none" w:sz="0" w:space="0" w:color="auto"/>
      </w:divBdr>
    </w:div>
    <w:div w:id="1774784525">
      <w:bodyDiv w:val="1"/>
      <w:marLeft w:val="0"/>
      <w:marRight w:val="0"/>
      <w:marTop w:val="0"/>
      <w:marBottom w:val="0"/>
      <w:divBdr>
        <w:top w:val="none" w:sz="0" w:space="0" w:color="auto"/>
        <w:left w:val="none" w:sz="0" w:space="0" w:color="auto"/>
        <w:bottom w:val="none" w:sz="0" w:space="0" w:color="auto"/>
        <w:right w:val="none" w:sz="0" w:space="0" w:color="auto"/>
      </w:divBdr>
    </w:div>
    <w:div w:id="1854145551">
      <w:bodyDiv w:val="1"/>
      <w:marLeft w:val="0"/>
      <w:marRight w:val="0"/>
      <w:marTop w:val="0"/>
      <w:marBottom w:val="0"/>
      <w:divBdr>
        <w:top w:val="none" w:sz="0" w:space="0" w:color="auto"/>
        <w:left w:val="none" w:sz="0" w:space="0" w:color="auto"/>
        <w:bottom w:val="none" w:sz="0" w:space="0" w:color="auto"/>
        <w:right w:val="none" w:sz="0" w:space="0" w:color="auto"/>
      </w:divBdr>
    </w:div>
    <w:div w:id="1881017657">
      <w:bodyDiv w:val="1"/>
      <w:marLeft w:val="0"/>
      <w:marRight w:val="0"/>
      <w:marTop w:val="0"/>
      <w:marBottom w:val="0"/>
      <w:divBdr>
        <w:top w:val="none" w:sz="0" w:space="0" w:color="auto"/>
        <w:left w:val="none" w:sz="0" w:space="0" w:color="auto"/>
        <w:bottom w:val="none" w:sz="0" w:space="0" w:color="auto"/>
        <w:right w:val="none" w:sz="0" w:space="0" w:color="auto"/>
      </w:divBdr>
    </w:div>
    <w:div w:id="199387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00122-022-04180-2" TargetMode="External"/><Relationship Id="rId18" Type="http://schemas.microsoft.com/office/2018/08/relationships/commentsExtensible" Target="commentsExtensible.xml"/><Relationship Id="rId26" Type="http://schemas.openxmlformats.org/officeDocument/2006/relationships/image" Target="media/image8.pn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hyperlink" Target="https://github.com/reworkhow/JWAS.jl" TargetMode="External"/><Relationship Id="rId7" Type="http://schemas.openxmlformats.org/officeDocument/2006/relationships/settings" Target="settings.xml"/><Relationship Id="rId12" Type="http://schemas.openxmlformats.org/officeDocument/2006/relationships/hyperlink" Target="https://link.springer.com/article/10.1007/s00122-022-04180-2" TargetMode="External"/><Relationship Id="rId17" Type="http://schemas.microsoft.com/office/2016/09/relationships/commentsIds" Target="commentsIds.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nk.springer.com/article/10.1007/s00122-022-04180-2"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hyperlink" Target="https://eurofaang.eu"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nk.springer.com/article/10.1007/s00122-022-04180-2"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yperlink" Target="https://orcid.org/0000-0002-3381-5287"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7AF05A486B1614C9DE2BE8F2C202146" ma:contentTypeVersion="12" ma:contentTypeDescription="Crear nuevo documento." ma:contentTypeScope="" ma:versionID="6da7b26039c45647cd2ab39434537d95">
  <xsd:schema xmlns:xsd="http://www.w3.org/2001/XMLSchema" xmlns:xs="http://www.w3.org/2001/XMLSchema" xmlns:p="http://schemas.microsoft.com/office/2006/metadata/properties" xmlns:ns2="142c5a82-eb1c-4be0-8e21-9d54d236cddf" xmlns:ns3="aea1f5c2-1ba2-48d3-82bb-ab48d2ed3d93" targetNamespace="http://schemas.microsoft.com/office/2006/metadata/properties" ma:root="true" ma:fieldsID="ce4bec96c6c10ff8b5feaa68eb587909" ns2:_="" ns3:_="">
    <xsd:import namespace="142c5a82-eb1c-4be0-8e21-9d54d236cddf"/>
    <xsd:import namespace="aea1f5c2-1ba2-48d3-82bb-ab48d2ed3d9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2c5a82-eb1c-4be0-8e21-9d54d236c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c9fdf53-5fc8-4dfd-ab7a-db58370f135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a1f5c2-1ba2-48d3-82bb-ab48d2ed3d9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f7f29d2-1c4a-4b22-b614-78221d96b182}" ma:internalName="TaxCatchAll" ma:showField="CatchAllData" ma:web="aea1f5c2-1ba2-48d3-82bb-ab48d2ed3d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ea1f5c2-1ba2-48d3-82bb-ab48d2ed3d93" xsi:nil="true"/>
    <lcf76f155ced4ddcb4097134ff3c332f xmlns="142c5a82-eb1c-4be0-8e21-9d54d236cd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5A6842-3421-4358-97FC-5CBBE27FB42E}">
  <ds:schemaRefs>
    <ds:schemaRef ds:uri="http://schemas.microsoft.com/sharepoint/v3/contenttype/forms"/>
  </ds:schemaRefs>
</ds:datastoreItem>
</file>

<file path=customXml/itemProps2.xml><?xml version="1.0" encoding="utf-8"?>
<ds:datastoreItem xmlns:ds="http://schemas.openxmlformats.org/officeDocument/2006/customXml" ds:itemID="{C2EA2B0D-7244-4C9D-A2B9-997331A7CF18}">
  <ds:schemaRefs>
    <ds:schemaRef ds:uri="http://schemas.openxmlformats.org/officeDocument/2006/bibliography"/>
  </ds:schemaRefs>
</ds:datastoreItem>
</file>

<file path=customXml/itemProps3.xml><?xml version="1.0" encoding="utf-8"?>
<ds:datastoreItem xmlns:ds="http://schemas.openxmlformats.org/officeDocument/2006/customXml" ds:itemID="{88823ECE-0874-42B0-AF90-3FAA10793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2c5a82-eb1c-4be0-8e21-9d54d236cddf"/>
    <ds:schemaRef ds:uri="aea1f5c2-1ba2-48d3-82bb-ab48d2ed3d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100CFA6-8585-4862-98F1-3DA9957ABC69}">
  <ds:schemaRefs>
    <ds:schemaRef ds:uri="http://schemas.microsoft.com/office/2006/metadata/properties"/>
    <ds:schemaRef ds:uri="http://schemas.microsoft.com/office/infopath/2007/PartnerControls"/>
    <ds:schemaRef ds:uri="aea1f5c2-1ba2-48d3-82bb-ab48d2ed3d93"/>
    <ds:schemaRef ds:uri="142c5a82-eb1c-4be0-8e21-9d54d236cddf"/>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44</Pages>
  <Words>10034</Words>
  <Characters>57198</Characters>
  <Application>Microsoft Office Word</Application>
  <DocSecurity>0</DocSecurity>
  <Lines>476</Lines>
  <Paragraphs>134</Paragraphs>
  <ScaleCrop>false</ScaleCrop>
  <Company/>
  <LinksUpToDate>false</LinksUpToDate>
  <CharactersWithSpaces>67098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Piles, Miriam</dc:creator>
  <cp:keywords/>
  <dc:description/>
  <cp:lastModifiedBy>Piles, Miriam</cp:lastModifiedBy>
  <cp:revision>6</cp:revision>
  <dcterms:created xsi:type="dcterms:W3CDTF">2025-11-04T08:17:00Z</dcterms:created>
  <dcterms:modified xsi:type="dcterms:W3CDTF">2025-11-04T11:46:00Z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0x01010057AF05A486B1614C9DE2BE8F2C202146</vt:lpwstr>
  </property>
  <property fmtid="{D5CDD505-2E9C-101B-9397-08002B2CF9AE}" pid="3" name="MediaServiceImageTags">
    <vt:lpwstr/>
  </property>
</Properties>
</file>