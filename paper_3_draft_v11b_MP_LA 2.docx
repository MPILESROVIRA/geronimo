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14F2" w14:textId="4BBD9A83" w:rsidR="00BE5D30" w:rsidRPr="00957B68" w:rsidRDefault="00BF1898" w:rsidP="00BF1898">
      <w:pPr>
        <w:pStyle w:val="Title"/>
        <w:rPr>
          <w:rFonts w:ascii="Segoe UI Semilight" w:hAnsi="Segoe UI Semilight" w:cs="Segoe UI Semilight"/>
          <w:b/>
          <w:bCs/>
        </w:rPr>
      </w:pPr>
      <w:r w:rsidRPr="00957B68">
        <w:rPr>
          <w:rFonts w:ascii="Segoe UI Semilight" w:hAnsi="Segoe UI Semilight" w:cs="Segoe UI Semilight"/>
          <w:b/>
          <w:bCs/>
        </w:rPr>
        <w:t xml:space="preserve">Genomic prediction of </w:t>
      </w:r>
      <w:r w:rsidR="00BA1731" w:rsidRPr="00957B68">
        <w:rPr>
          <w:rFonts w:ascii="Segoe UI Semilight" w:hAnsi="Segoe UI Semilight" w:cs="Segoe UI Semilight"/>
          <w:b/>
          <w:bCs/>
        </w:rPr>
        <w:t xml:space="preserve">swine </w:t>
      </w:r>
      <w:r w:rsidRPr="00957B68">
        <w:rPr>
          <w:rFonts w:ascii="Segoe UI Semilight" w:hAnsi="Segoe UI Semilight" w:cs="Segoe UI Semilight"/>
          <w:b/>
          <w:bCs/>
        </w:rPr>
        <w:t>production traits with multi-omic</w:t>
      </w:r>
      <w:r w:rsidR="007C5AA5" w:rsidRPr="00957B68">
        <w:rPr>
          <w:rFonts w:ascii="Segoe UI Semilight" w:hAnsi="Segoe UI Semilight" w:cs="Segoe UI Semilight"/>
          <w:b/>
          <w:bCs/>
        </w:rPr>
        <w:t>s</w:t>
      </w:r>
      <w:r w:rsidRPr="00957B68">
        <w:rPr>
          <w:rFonts w:ascii="Segoe UI Semilight" w:hAnsi="Segoe UI Semilight" w:cs="Segoe UI Semilight"/>
          <w:b/>
          <w:bCs/>
        </w:rPr>
        <w:t xml:space="preserve"> mixed models</w:t>
      </w:r>
    </w:p>
    <w:p w14:paraId="2864CF6D" w14:textId="6F5583BD" w:rsidR="00A53721" w:rsidRPr="00DE38AA" w:rsidRDefault="00A53721" w:rsidP="00A53721">
      <w:pPr>
        <w:rPr>
          <w:rFonts w:ascii="Segoe UI Semilight" w:hAnsi="Segoe UI Semilight" w:cs="Segoe UI Semilight"/>
          <w:sz w:val="22"/>
          <w:szCs w:val="22"/>
        </w:rPr>
      </w:pPr>
      <w:r w:rsidRPr="00DE38AA">
        <w:rPr>
          <w:rFonts w:ascii="Segoe UI Semilight" w:hAnsi="Segoe UI Semilight" w:cs="Segoe UI Semilight"/>
          <w:sz w:val="22"/>
          <w:szCs w:val="22"/>
        </w:rPr>
        <w:t>Levi Ayres</w:t>
      </w:r>
      <w:r w:rsidR="00A8492F" w:rsidRPr="00DE38AA">
        <w:rPr>
          <w:rFonts w:ascii="Segoe UI Semilight" w:hAnsi="Segoe UI Semilight" w:cs="Segoe UI Semilight"/>
          <w:sz w:val="22"/>
          <w:szCs w:val="22"/>
          <w:vertAlign w:val="superscript"/>
        </w:rPr>
        <w:t>1</w:t>
      </w:r>
      <w:r w:rsidR="00E04417" w:rsidRPr="00DE38AA">
        <w:rPr>
          <w:rFonts w:ascii="Segoe UI Semilight" w:hAnsi="Segoe UI Semilight" w:cs="Segoe UI Semilight"/>
          <w:sz w:val="22"/>
          <w:szCs w:val="22"/>
          <w:vertAlign w:val="superscript"/>
        </w:rPr>
        <w:t>*</w:t>
      </w:r>
      <w:r w:rsidRPr="00DE38AA">
        <w:rPr>
          <w:rFonts w:ascii="Segoe UI Semilight" w:hAnsi="Segoe UI Semilight" w:cs="Segoe UI Semilight"/>
          <w:sz w:val="22"/>
          <w:szCs w:val="22"/>
        </w:rPr>
        <w:t>, Henk Bovenhuis</w:t>
      </w:r>
      <w:r w:rsidR="00A8492F" w:rsidRPr="00DE38AA">
        <w:rPr>
          <w:rFonts w:ascii="Segoe UI Semilight" w:hAnsi="Segoe UI Semilight" w:cs="Segoe UI Semilight"/>
          <w:sz w:val="22"/>
          <w:szCs w:val="22"/>
          <w:vertAlign w:val="superscript"/>
        </w:rPr>
        <w:t>1</w:t>
      </w:r>
      <w:r w:rsidRPr="00DE38AA">
        <w:rPr>
          <w:rFonts w:ascii="Segoe UI Semilight" w:hAnsi="Segoe UI Semilight" w:cs="Segoe UI Semilight"/>
          <w:sz w:val="22"/>
          <w:szCs w:val="22"/>
        </w:rPr>
        <w:t>, Ioanna‑Theoni Vourlaki</w:t>
      </w:r>
      <w:r w:rsidR="00E04417" w:rsidRPr="00DE38AA">
        <w:rPr>
          <w:rFonts w:ascii="Segoe UI Semilight" w:hAnsi="Segoe UI Semilight" w:cs="Segoe UI Semilight"/>
          <w:sz w:val="22"/>
          <w:szCs w:val="22"/>
          <w:vertAlign w:val="superscript"/>
        </w:rPr>
        <w:t>2</w:t>
      </w:r>
      <w:r w:rsidRPr="00DE38AA">
        <w:rPr>
          <w:rFonts w:ascii="Segoe UI Semilight" w:hAnsi="Segoe UI Semilight" w:cs="Segoe UI Semilight"/>
          <w:sz w:val="22"/>
          <w:szCs w:val="22"/>
        </w:rPr>
        <w:t>, Miriam Piles</w:t>
      </w:r>
      <w:r w:rsidR="00E04417" w:rsidRPr="00DE38AA">
        <w:rPr>
          <w:rFonts w:ascii="Segoe UI Semilight" w:hAnsi="Segoe UI Semilight" w:cs="Segoe UI Semilight"/>
          <w:sz w:val="22"/>
          <w:szCs w:val="22"/>
          <w:vertAlign w:val="superscript"/>
        </w:rPr>
        <w:t>2</w:t>
      </w:r>
      <w:r w:rsidRPr="00DE38AA">
        <w:rPr>
          <w:rFonts w:ascii="Segoe UI Semilight" w:hAnsi="Segoe UI Semilight" w:cs="Segoe UI Semilight"/>
          <w:sz w:val="22"/>
          <w:szCs w:val="22"/>
        </w:rPr>
        <w:t>, Maria G. Luigi-Sierra</w:t>
      </w:r>
      <w:r w:rsidR="00E04417" w:rsidRPr="00DE38AA">
        <w:rPr>
          <w:rFonts w:ascii="Segoe UI Semilight" w:hAnsi="Segoe UI Semilight" w:cs="Segoe UI Semilight"/>
          <w:sz w:val="22"/>
          <w:szCs w:val="22"/>
          <w:vertAlign w:val="superscript"/>
        </w:rPr>
        <w:t>3</w:t>
      </w:r>
      <w:r w:rsidRPr="00DE38AA">
        <w:rPr>
          <w:rFonts w:ascii="Segoe UI Semilight" w:hAnsi="Segoe UI Semilight" w:cs="Segoe UI Semilight"/>
          <w:sz w:val="22"/>
          <w:szCs w:val="22"/>
        </w:rPr>
        <w:t>, Peter Karlskov-Mortensen</w:t>
      </w:r>
      <w:r w:rsidR="00E04417" w:rsidRPr="00DE38AA">
        <w:rPr>
          <w:rFonts w:ascii="Segoe UI Semilight" w:hAnsi="Segoe UI Semilight" w:cs="Segoe UI Semilight"/>
          <w:sz w:val="22"/>
          <w:szCs w:val="22"/>
          <w:vertAlign w:val="superscript"/>
        </w:rPr>
        <w:t>3</w:t>
      </w:r>
      <w:r w:rsidR="00F2665C">
        <w:rPr>
          <w:rFonts w:ascii="Segoe UI Semilight" w:hAnsi="Segoe UI Semilight" w:cs="Segoe UI Semilight"/>
          <w:sz w:val="22"/>
          <w:szCs w:val="22"/>
        </w:rPr>
        <w:t xml:space="preserve">, </w:t>
      </w:r>
      <w:r w:rsidRPr="00DE38AA">
        <w:rPr>
          <w:rFonts w:ascii="Segoe UI Semilight" w:hAnsi="Segoe UI Semilight" w:cs="Segoe UI Semilight"/>
          <w:sz w:val="22"/>
          <w:szCs w:val="22"/>
        </w:rPr>
        <w:t>and Mario P. L. Calus</w:t>
      </w:r>
      <w:r w:rsidR="00A8492F" w:rsidRPr="00DE38AA">
        <w:rPr>
          <w:rFonts w:ascii="Segoe UI Semilight" w:hAnsi="Segoe UI Semilight" w:cs="Segoe UI Semilight"/>
          <w:sz w:val="22"/>
          <w:szCs w:val="22"/>
          <w:vertAlign w:val="superscript"/>
        </w:rPr>
        <w:t>1</w:t>
      </w:r>
    </w:p>
    <w:p w14:paraId="02188EA1" w14:textId="77777777" w:rsidR="00D25C15" w:rsidRPr="00DE38AA" w:rsidRDefault="00D25C15" w:rsidP="00D25C15">
      <w:pPr>
        <w:spacing w:line="240" w:lineRule="auto"/>
        <w:rPr>
          <w:rFonts w:ascii="Segoe UI Semilight" w:hAnsi="Segoe UI Semilight" w:cs="Segoe UI Semilight"/>
          <w:sz w:val="18"/>
          <w:szCs w:val="22"/>
        </w:rPr>
      </w:pPr>
      <w:r w:rsidRPr="00DE38AA">
        <w:rPr>
          <w:rFonts w:ascii="Segoe UI Semilight" w:hAnsi="Segoe UI Semilight" w:cs="Segoe UI Semilight"/>
          <w:sz w:val="18"/>
          <w:szCs w:val="22"/>
          <w:vertAlign w:val="superscript"/>
        </w:rPr>
        <w:t>1</w:t>
      </w:r>
      <w:r w:rsidRPr="00DE38AA">
        <w:rPr>
          <w:rFonts w:ascii="Segoe UI Semilight" w:hAnsi="Segoe UI Semilight" w:cs="Segoe UI Semilight"/>
          <w:sz w:val="18"/>
          <w:szCs w:val="22"/>
        </w:rPr>
        <w:t>Animal Breeding and Genomics, Wageningen University &amp; Research, Droevendaalsesteeg 1, P.O. Box 338, 6700AH Wageningen, the Netherlands</w:t>
      </w:r>
    </w:p>
    <w:p w14:paraId="3956BA6D" w14:textId="0BA4DD6C" w:rsidR="00E04417" w:rsidRPr="00DE38AA" w:rsidRDefault="00E04417" w:rsidP="00D25C15">
      <w:pPr>
        <w:spacing w:line="240" w:lineRule="auto"/>
        <w:rPr>
          <w:rFonts w:ascii="Segoe UI Semilight" w:hAnsi="Segoe UI Semilight" w:cs="Segoe UI Semilight"/>
          <w:sz w:val="18"/>
          <w:szCs w:val="22"/>
        </w:rPr>
      </w:pPr>
      <w:r w:rsidRPr="00DE38AA">
        <w:rPr>
          <w:rFonts w:ascii="Segoe UI Semilight" w:hAnsi="Segoe UI Semilight" w:cs="Segoe UI Semilight"/>
          <w:sz w:val="18"/>
          <w:szCs w:val="22"/>
          <w:vertAlign w:val="superscript"/>
        </w:rPr>
        <w:t>2</w:t>
      </w:r>
      <w:r w:rsidRPr="00DE38AA">
        <w:rPr>
          <w:rFonts w:ascii="Segoe UI Semilight" w:hAnsi="Segoe UI Semilight" w:cs="Segoe UI Semilight"/>
          <w:sz w:val="18"/>
          <w:szCs w:val="22"/>
        </w:rPr>
        <w:t>Animal Breeding and Genetics Program, IRTA, Torre Marimón, 08140, Caldes de Montbui, Barcelona, Spain</w:t>
      </w:r>
    </w:p>
    <w:p w14:paraId="180A4C50" w14:textId="3EABE4EB" w:rsidR="00E04417" w:rsidRPr="00DE38AA" w:rsidRDefault="00E04417" w:rsidP="00603CC7">
      <w:pPr>
        <w:spacing w:line="240" w:lineRule="auto"/>
        <w:rPr>
          <w:rFonts w:ascii="Segoe UI Semilight" w:hAnsi="Segoe UI Semilight" w:cs="Segoe UI Semilight"/>
          <w:sz w:val="18"/>
          <w:szCs w:val="22"/>
        </w:rPr>
      </w:pPr>
      <w:r w:rsidRPr="00DE38AA">
        <w:rPr>
          <w:rFonts w:ascii="Segoe UI Semilight" w:hAnsi="Segoe UI Semilight" w:cs="Segoe UI Semilight"/>
          <w:sz w:val="18"/>
          <w:szCs w:val="22"/>
          <w:vertAlign w:val="superscript"/>
        </w:rPr>
        <w:t>3</w:t>
      </w:r>
      <w:r w:rsidRPr="00DE38AA">
        <w:rPr>
          <w:rFonts w:ascii="Segoe UI Semilight" w:hAnsi="Segoe UI Semilight" w:cs="Segoe UI Semilight"/>
          <w:sz w:val="18"/>
          <w:szCs w:val="22"/>
        </w:rPr>
        <w:t>Department of Veterinary and Animal Sciences, Faculty of Health and Medical Sciences, University of Copenhagen, Frederiksberg C, Denmark</w:t>
      </w:r>
    </w:p>
    <w:p w14:paraId="068F88BD" w14:textId="6379DD91" w:rsidR="00603CC7" w:rsidRPr="00DE38AA" w:rsidRDefault="00603CC7" w:rsidP="00603CC7">
      <w:pPr>
        <w:spacing w:line="240" w:lineRule="auto"/>
        <w:rPr>
          <w:rFonts w:ascii="Segoe UI Semilight" w:hAnsi="Segoe UI Semilight" w:cs="Segoe UI Semilight"/>
          <w:szCs w:val="36"/>
        </w:rPr>
      </w:pPr>
      <w:r w:rsidRPr="00DE38AA">
        <w:rPr>
          <w:rFonts w:ascii="Segoe UI Semilight" w:hAnsi="Segoe UI Semilight" w:cs="Segoe UI Semilight"/>
          <w:sz w:val="18"/>
          <w:szCs w:val="22"/>
        </w:rPr>
        <w:t>*Corresponding author</w:t>
      </w:r>
    </w:p>
    <w:p w14:paraId="4B7D7926" w14:textId="77777777" w:rsidR="00603CC7" w:rsidRPr="00CF249B" w:rsidRDefault="00603CC7" w:rsidP="00603CC7">
      <w:pPr>
        <w:spacing w:line="240" w:lineRule="auto"/>
        <w:rPr>
          <w:rFonts w:ascii="Segoe UI Semilight" w:hAnsi="Segoe UI Semilight" w:cs="Segoe UI Semilight"/>
          <w:sz w:val="18"/>
          <w:szCs w:val="18"/>
        </w:rPr>
      </w:pPr>
      <w:commentRangeStart w:id="0"/>
      <w:r w:rsidRPr="00CF249B">
        <w:rPr>
          <w:rFonts w:ascii="Segoe UI Semilight" w:hAnsi="Segoe UI Semilight" w:cs="Segoe UI Semilight"/>
          <w:sz w:val="18"/>
          <w:szCs w:val="18"/>
        </w:rPr>
        <w:t>E-mail addresses</w:t>
      </w:r>
      <w:commentRangeEnd w:id="0"/>
      <w:r w:rsidR="00944858" w:rsidRPr="00CF249B">
        <w:rPr>
          <w:rStyle w:val="CommentReference"/>
          <w:rFonts w:ascii="Segoe UI Semilight" w:hAnsi="Segoe UI Semilight" w:cs="Segoe UI Semilight"/>
          <w:sz w:val="18"/>
          <w:szCs w:val="18"/>
        </w:rPr>
        <w:commentReference w:id="0"/>
      </w:r>
      <w:r w:rsidRPr="00CF249B">
        <w:rPr>
          <w:rFonts w:ascii="Segoe UI Semilight" w:hAnsi="Segoe UI Semilight" w:cs="Segoe UI Semilight"/>
          <w:sz w:val="18"/>
          <w:szCs w:val="18"/>
        </w:rPr>
        <w:t>:</w:t>
      </w:r>
    </w:p>
    <w:p w14:paraId="31E5A16D" w14:textId="7B775481" w:rsidR="00A51908" w:rsidRPr="00202C9B" w:rsidRDefault="00A51908" w:rsidP="00603CC7">
      <w:pPr>
        <w:spacing w:line="240" w:lineRule="auto"/>
        <w:rPr>
          <w:rFonts w:ascii="Segoe UI Semilight" w:hAnsi="Segoe UI Semilight" w:cs="Segoe UI Semilight"/>
          <w:color w:val="000000" w:themeColor="text1"/>
          <w:sz w:val="18"/>
          <w:szCs w:val="18"/>
          <w:lang w:val="es-ES"/>
        </w:rPr>
      </w:pPr>
      <w:r w:rsidRPr="00202C9B">
        <w:rPr>
          <w:rFonts w:ascii="Segoe UI Semilight" w:hAnsi="Segoe UI Semilight" w:cs="Segoe UI Semilight"/>
          <w:color w:val="000000" w:themeColor="text1"/>
          <w:sz w:val="18"/>
          <w:szCs w:val="18"/>
          <w:lang w:val="es-ES"/>
        </w:rPr>
        <w:t>LA:</w:t>
      </w:r>
      <w:r w:rsidR="00036835" w:rsidRPr="00202C9B">
        <w:rPr>
          <w:rFonts w:ascii="Segoe UI Semilight" w:hAnsi="Segoe UI Semilight" w:cs="Segoe UI Semilight"/>
          <w:color w:val="000000" w:themeColor="text1"/>
          <w:sz w:val="18"/>
          <w:szCs w:val="18"/>
          <w:lang w:val="es-ES"/>
        </w:rPr>
        <w:t xml:space="preserve"> </w:t>
      </w:r>
      <w:hyperlink r:id="rId12" w:history="1">
        <w:r w:rsidR="00036835" w:rsidRPr="00202C9B">
          <w:rPr>
            <w:rStyle w:val="Hyperlink"/>
            <w:rFonts w:ascii="Segoe UI Semilight" w:hAnsi="Segoe UI Semilight" w:cs="Segoe UI Semilight"/>
            <w:color w:val="000000" w:themeColor="text1"/>
            <w:sz w:val="18"/>
            <w:szCs w:val="18"/>
            <w:u w:val="none"/>
            <w:lang w:val="es-ES"/>
          </w:rPr>
          <w:t>leviayres@icloud.com</w:t>
        </w:r>
      </w:hyperlink>
      <w:r w:rsidR="00202C9B" w:rsidRPr="00202C9B">
        <w:rPr>
          <w:rStyle w:val="Hyperlink"/>
          <w:rFonts w:ascii="Segoe UI Semilight" w:hAnsi="Segoe UI Semilight" w:cs="Segoe UI Semilight"/>
          <w:color w:val="000000" w:themeColor="text1"/>
          <w:sz w:val="18"/>
          <w:szCs w:val="18"/>
          <w:u w:val="none"/>
          <w:lang w:val="en-GB"/>
        </w:rPr>
        <w:t xml:space="preserve">, </w:t>
      </w:r>
      <w:hyperlink r:id="rId13" w:history="1">
        <w:r w:rsidR="00202C9B" w:rsidRPr="00202C9B">
          <w:rPr>
            <w:rStyle w:val="Hyperlink"/>
            <w:rFonts w:ascii="Segoe UI Semilight" w:hAnsi="Segoe UI Semilight" w:cs="Segoe UI Semilight"/>
            <w:color w:val="000000" w:themeColor="text1"/>
            <w:sz w:val="18"/>
            <w:szCs w:val="18"/>
            <w:u w:val="none"/>
            <w:lang w:val="en-GB"/>
          </w:rPr>
          <w:t>https://orcid.org/0009-0002-7744-1894</w:t>
        </w:r>
      </w:hyperlink>
    </w:p>
    <w:p w14:paraId="303A67DE" w14:textId="4F9E82FB" w:rsidR="00A51908" w:rsidRPr="00202C9B" w:rsidRDefault="004631D8" w:rsidP="00603CC7">
      <w:pPr>
        <w:spacing w:line="240" w:lineRule="auto"/>
        <w:rPr>
          <w:rFonts w:ascii="Segoe UI Semilight" w:hAnsi="Segoe UI Semilight" w:cs="Segoe UI Semilight"/>
          <w:color w:val="000000" w:themeColor="text1"/>
          <w:sz w:val="18"/>
          <w:szCs w:val="18"/>
          <w:lang w:val="es-ES"/>
        </w:rPr>
      </w:pPr>
      <w:r w:rsidRPr="00202C9B">
        <w:rPr>
          <w:rFonts w:ascii="Segoe UI Semilight" w:hAnsi="Segoe UI Semilight" w:cs="Segoe UI Semilight"/>
          <w:color w:val="000000" w:themeColor="text1"/>
          <w:sz w:val="18"/>
          <w:szCs w:val="18"/>
          <w:lang w:val="es-ES"/>
        </w:rPr>
        <w:t xml:space="preserve">HB: </w:t>
      </w:r>
      <w:hyperlink r:id="rId14" w:history="1">
        <w:r w:rsidRPr="00202C9B">
          <w:rPr>
            <w:rStyle w:val="Hyperlink"/>
            <w:rFonts w:ascii="Segoe UI Semilight" w:hAnsi="Segoe UI Semilight" w:cs="Segoe UI Semilight"/>
            <w:color w:val="000000" w:themeColor="text1"/>
            <w:sz w:val="18"/>
            <w:szCs w:val="18"/>
            <w:u w:val="none"/>
            <w:lang w:val="es-ES"/>
          </w:rPr>
          <w:t>henk.bovenhuis@wur.nl</w:t>
        </w:r>
      </w:hyperlink>
      <w:r w:rsidR="00CF249B" w:rsidRPr="00202C9B">
        <w:rPr>
          <w:rFonts w:ascii="Segoe UI Semilight" w:hAnsi="Segoe UI Semilight" w:cs="Segoe UI Semilight"/>
          <w:color w:val="000000" w:themeColor="text1"/>
          <w:sz w:val="18"/>
          <w:szCs w:val="18"/>
          <w:lang w:val="es-ES"/>
        </w:rPr>
        <w:t xml:space="preserve">, </w:t>
      </w:r>
      <w:hyperlink r:id="rId15" w:history="1">
        <w:r w:rsidR="00CF249B" w:rsidRPr="00202C9B">
          <w:rPr>
            <w:rStyle w:val="Hyperlink"/>
            <w:rFonts w:ascii="Segoe UI Semilight" w:hAnsi="Segoe UI Semilight" w:cs="Segoe UI Semilight"/>
            <w:color w:val="000000" w:themeColor="text1"/>
            <w:sz w:val="18"/>
            <w:szCs w:val="18"/>
            <w:u w:val="none"/>
            <w:lang w:val="es-ES"/>
          </w:rPr>
          <w:t>https://orcid.org/0000-0002-9074-5334</w:t>
        </w:r>
      </w:hyperlink>
    </w:p>
    <w:p w14:paraId="566D7A29" w14:textId="2E7C302A" w:rsidR="004631D8" w:rsidRPr="00202C9B" w:rsidRDefault="004631D8" w:rsidP="00603CC7">
      <w:pPr>
        <w:spacing w:line="240" w:lineRule="auto"/>
        <w:rPr>
          <w:rFonts w:ascii="Segoe UI Semilight" w:hAnsi="Segoe UI Semilight" w:cs="Segoe UI Semilight"/>
          <w:color w:val="000000" w:themeColor="text1"/>
          <w:sz w:val="18"/>
          <w:szCs w:val="18"/>
          <w:lang w:val="en-GB"/>
        </w:rPr>
      </w:pPr>
      <w:r w:rsidRPr="00202C9B">
        <w:rPr>
          <w:rFonts w:ascii="Segoe UI Semilight" w:hAnsi="Segoe UI Semilight" w:cs="Segoe UI Semilight"/>
          <w:color w:val="000000" w:themeColor="text1"/>
          <w:sz w:val="18"/>
          <w:szCs w:val="18"/>
          <w:lang w:val="en-GB"/>
        </w:rPr>
        <w:t>ITV:</w:t>
      </w:r>
      <w:r w:rsidR="00382306" w:rsidRPr="00202C9B">
        <w:rPr>
          <w:rFonts w:ascii="Segoe UI Semilight" w:hAnsi="Segoe UI Semilight" w:cs="Segoe UI Semilight"/>
          <w:color w:val="000000" w:themeColor="text1"/>
          <w:sz w:val="18"/>
          <w:szCs w:val="18"/>
          <w:lang w:val="en-GB"/>
        </w:rPr>
        <w:t xml:space="preserve"> </w:t>
      </w:r>
      <w:hyperlink r:id="rId16" w:history="1">
        <w:r w:rsidR="00382306" w:rsidRPr="00202C9B">
          <w:rPr>
            <w:rStyle w:val="Hyperlink"/>
            <w:rFonts w:ascii="Segoe UI Semilight" w:hAnsi="Segoe UI Semilight" w:cs="Segoe UI Semilight"/>
            <w:color w:val="000000" w:themeColor="text1"/>
            <w:sz w:val="18"/>
            <w:szCs w:val="18"/>
            <w:u w:val="none"/>
            <w:lang w:val="en-GB"/>
          </w:rPr>
          <w:t>ioanna.vourlaki@irta.cat</w:t>
        </w:r>
      </w:hyperlink>
    </w:p>
    <w:p w14:paraId="56876FD8" w14:textId="7AA5EB51" w:rsidR="00202C9B" w:rsidRPr="00202C9B" w:rsidRDefault="004631D8" w:rsidP="00603CC7">
      <w:pPr>
        <w:spacing w:line="240" w:lineRule="auto"/>
        <w:rPr>
          <w:rFonts w:ascii="Segoe UI Semilight" w:hAnsi="Segoe UI Semilight" w:cs="Segoe UI Semilight"/>
          <w:color w:val="000000" w:themeColor="text1"/>
          <w:sz w:val="18"/>
          <w:szCs w:val="18"/>
          <w:lang w:val="ca-ES"/>
        </w:rPr>
      </w:pPr>
      <w:r w:rsidRPr="00202C9B">
        <w:rPr>
          <w:rFonts w:ascii="Segoe UI Semilight" w:hAnsi="Segoe UI Semilight" w:cs="Segoe UI Semilight"/>
          <w:color w:val="000000" w:themeColor="text1"/>
          <w:sz w:val="18"/>
          <w:szCs w:val="18"/>
          <w:lang w:val="en-GB"/>
        </w:rPr>
        <w:t>MP:</w:t>
      </w:r>
      <w:r w:rsidR="00382306" w:rsidRPr="00202C9B">
        <w:rPr>
          <w:rFonts w:ascii="Segoe UI Semilight" w:hAnsi="Segoe UI Semilight" w:cs="Segoe UI Semilight"/>
          <w:color w:val="000000" w:themeColor="text1"/>
          <w:sz w:val="18"/>
          <w:szCs w:val="18"/>
          <w:lang w:val="en-GB"/>
        </w:rPr>
        <w:t xml:space="preserve"> </w:t>
      </w:r>
      <w:hyperlink r:id="rId17" w:history="1">
        <w:r w:rsidR="00382306" w:rsidRPr="00202C9B">
          <w:rPr>
            <w:rStyle w:val="Hyperlink"/>
            <w:rFonts w:ascii="Segoe UI Semilight" w:hAnsi="Segoe UI Semilight" w:cs="Segoe UI Semilight"/>
            <w:color w:val="000000" w:themeColor="text1"/>
            <w:sz w:val="18"/>
            <w:szCs w:val="18"/>
            <w:u w:val="none"/>
          </w:rPr>
          <w:t>miriam.piles@irta.</w:t>
        </w:r>
        <w:r w:rsidR="005D0702" w:rsidRPr="00202C9B">
          <w:rPr>
            <w:rStyle w:val="Hyperlink"/>
            <w:rFonts w:ascii="Segoe UI Semilight" w:hAnsi="Segoe UI Semilight" w:cs="Segoe UI Semilight"/>
            <w:color w:val="000000" w:themeColor="text1"/>
            <w:sz w:val="18"/>
            <w:szCs w:val="18"/>
            <w:u w:val="none"/>
            <w:lang w:val="en-GB"/>
          </w:rPr>
          <w:t>es</w:t>
        </w:r>
      </w:hyperlink>
      <w:r w:rsidR="00CA0922" w:rsidRPr="00202C9B">
        <w:rPr>
          <w:rStyle w:val="Hyperlink"/>
          <w:rFonts w:ascii="Segoe UI Semilight" w:hAnsi="Segoe UI Semilight" w:cs="Segoe UI Semilight"/>
          <w:color w:val="000000" w:themeColor="text1"/>
          <w:sz w:val="18"/>
          <w:szCs w:val="18"/>
          <w:u w:val="none"/>
          <w:lang w:val="en-GB"/>
        </w:rPr>
        <w:t xml:space="preserve">, </w:t>
      </w:r>
      <w:hyperlink r:id="rId18" w:history="1">
        <w:r w:rsidR="00202C9B" w:rsidRPr="00202C9B">
          <w:rPr>
            <w:rStyle w:val="Hyperlink"/>
            <w:rFonts w:ascii="Segoe UI Semilight" w:hAnsi="Segoe UI Semilight" w:cs="Segoe UI Semilight"/>
            <w:color w:val="000000" w:themeColor="text1"/>
            <w:sz w:val="18"/>
            <w:szCs w:val="18"/>
            <w:u w:val="none"/>
            <w:lang w:val="ca-ES"/>
          </w:rPr>
          <w:t>https://orcid.org/0000-0001-8265-9930</w:t>
        </w:r>
      </w:hyperlink>
    </w:p>
    <w:p w14:paraId="1D7F688D" w14:textId="19BF2B23" w:rsidR="004631D8" w:rsidRPr="00202C9B" w:rsidRDefault="004631D8" w:rsidP="00603CC7">
      <w:pPr>
        <w:spacing w:line="240" w:lineRule="auto"/>
        <w:rPr>
          <w:rFonts w:ascii="Segoe UI Semilight" w:hAnsi="Segoe UI Semilight" w:cs="Segoe UI Semilight"/>
          <w:color w:val="000000" w:themeColor="text1"/>
          <w:sz w:val="18"/>
          <w:szCs w:val="18"/>
          <w:lang w:val="en-GB"/>
        </w:rPr>
      </w:pPr>
      <w:r w:rsidRPr="00202C9B">
        <w:rPr>
          <w:rFonts w:ascii="Segoe UI Semilight" w:hAnsi="Segoe UI Semilight" w:cs="Segoe UI Semilight"/>
          <w:color w:val="000000" w:themeColor="text1"/>
          <w:sz w:val="18"/>
          <w:szCs w:val="18"/>
          <w:lang w:val="en-GB"/>
        </w:rPr>
        <w:t>MLS:</w:t>
      </w:r>
      <w:r w:rsidR="00382306" w:rsidRPr="00202C9B">
        <w:rPr>
          <w:rFonts w:ascii="Segoe UI Semilight" w:hAnsi="Segoe UI Semilight" w:cs="Segoe UI Semilight"/>
          <w:color w:val="000000" w:themeColor="text1"/>
          <w:sz w:val="18"/>
          <w:szCs w:val="18"/>
          <w:lang w:val="en-GB"/>
        </w:rPr>
        <w:t xml:space="preserve"> </w:t>
      </w:r>
      <w:hyperlink r:id="rId19" w:history="1">
        <w:r w:rsidR="00382306" w:rsidRPr="00202C9B">
          <w:rPr>
            <w:rStyle w:val="Hyperlink"/>
            <w:rFonts w:ascii="Segoe UI Semilight" w:hAnsi="Segoe UI Semilight" w:cs="Segoe UI Semilight"/>
            <w:color w:val="000000" w:themeColor="text1"/>
            <w:sz w:val="18"/>
            <w:szCs w:val="18"/>
            <w:u w:val="none"/>
            <w:lang w:val="en-GB"/>
          </w:rPr>
          <w:t>mgls@sund.ku.dk</w:t>
        </w:r>
      </w:hyperlink>
    </w:p>
    <w:p w14:paraId="31FB9404" w14:textId="6264CAA8" w:rsidR="004631D8" w:rsidRPr="00202C9B" w:rsidRDefault="004631D8" w:rsidP="00603CC7">
      <w:pPr>
        <w:spacing w:line="240" w:lineRule="auto"/>
        <w:rPr>
          <w:rFonts w:ascii="Segoe UI Semilight" w:hAnsi="Segoe UI Semilight" w:cs="Segoe UI Semilight"/>
          <w:color w:val="000000" w:themeColor="text1"/>
          <w:sz w:val="18"/>
          <w:szCs w:val="18"/>
          <w:lang w:val="en-GB"/>
        </w:rPr>
      </w:pPr>
      <w:r w:rsidRPr="00202C9B">
        <w:rPr>
          <w:rFonts w:ascii="Segoe UI Semilight" w:hAnsi="Segoe UI Semilight" w:cs="Segoe UI Semilight"/>
          <w:color w:val="000000" w:themeColor="text1"/>
          <w:sz w:val="18"/>
          <w:szCs w:val="18"/>
          <w:lang w:val="en-GB"/>
        </w:rPr>
        <w:t>PKM:</w:t>
      </w:r>
      <w:r w:rsidR="00382306" w:rsidRPr="00202C9B">
        <w:rPr>
          <w:rFonts w:ascii="Segoe UI Semilight" w:hAnsi="Segoe UI Semilight" w:cs="Segoe UI Semilight"/>
          <w:color w:val="000000" w:themeColor="text1"/>
          <w:sz w:val="18"/>
          <w:szCs w:val="18"/>
          <w:lang w:val="en-GB"/>
        </w:rPr>
        <w:t xml:space="preserve"> </w:t>
      </w:r>
      <w:hyperlink r:id="rId20" w:history="1">
        <w:r w:rsidR="00382306" w:rsidRPr="00202C9B">
          <w:rPr>
            <w:rStyle w:val="Hyperlink"/>
            <w:rFonts w:ascii="Segoe UI Semilight" w:hAnsi="Segoe UI Semilight" w:cs="Segoe UI Semilight"/>
            <w:color w:val="000000" w:themeColor="text1"/>
            <w:sz w:val="18"/>
            <w:szCs w:val="18"/>
            <w:u w:val="none"/>
            <w:lang w:val="en-GB"/>
          </w:rPr>
          <w:t>pkm@sund.ku.dk</w:t>
        </w:r>
      </w:hyperlink>
    </w:p>
    <w:p w14:paraId="7A364C90" w14:textId="3FCE99AC" w:rsidR="00D047BB" w:rsidRPr="00202C9B" w:rsidRDefault="00603CC7" w:rsidP="00BE5804">
      <w:pPr>
        <w:spacing w:line="240" w:lineRule="auto"/>
        <w:rPr>
          <w:rFonts w:ascii="Segoe UI Semilight" w:hAnsi="Segoe UI Semilight" w:cs="Segoe UI Semilight"/>
          <w:color w:val="000000" w:themeColor="text1"/>
          <w:sz w:val="18"/>
          <w:szCs w:val="18"/>
        </w:rPr>
      </w:pPr>
      <w:r w:rsidRPr="00202C9B">
        <w:rPr>
          <w:rFonts w:ascii="Segoe UI Semilight" w:hAnsi="Segoe UI Semilight" w:cs="Segoe UI Semilight"/>
          <w:color w:val="000000" w:themeColor="text1"/>
          <w:sz w:val="18"/>
          <w:szCs w:val="18"/>
          <w:lang w:val="en-GB"/>
        </w:rPr>
        <w:t xml:space="preserve">MPLC: </w:t>
      </w:r>
      <w:hyperlink r:id="rId21" w:history="1">
        <w:r w:rsidRPr="00202C9B">
          <w:rPr>
            <w:rStyle w:val="Hyperlink"/>
            <w:rFonts w:ascii="Segoe UI Semilight" w:hAnsi="Segoe UI Semilight" w:cs="Segoe UI Semilight"/>
            <w:color w:val="000000" w:themeColor="text1"/>
            <w:sz w:val="18"/>
            <w:szCs w:val="18"/>
            <w:u w:val="none"/>
            <w:lang w:val="en-GB"/>
          </w:rPr>
          <w:t>mario.calus@wur.nl</w:t>
        </w:r>
      </w:hyperlink>
      <w:r w:rsidRPr="00202C9B">
        <w:rPr>
          <w:rFonts w:ascii="Segoe UI Semilight" w:hAnsi="Segoe UI Semilight" w:cs="Segoe UI Semilight"/>
          <w:color w:val="000000" w:themeColor="text1"/>
          <w:sz w:val="18"/>
          <w:szCs w:val="18"/>
          <w:lang w:val="en-GB"/>
        </w:rPr>
        <w:t xml:space="preserve">, </w:t>
      </w:r>
      <w:hyperlink r:id="rId22" w:history="1">
        <w:r w:rsidRPr="00202C9B">
          <w:rPr>
            <w:rStyle w:val="Hyperlink"/>
            <w:rFonts w:ascii="Segoe UI Semilight" w:hAnsi="Segoe UI Semilight" w:cs="Segoe UI Semilight"/>
            <w:color w:val="000000" w:themeColor="text1"/>
            <w:sz w:val="18"/>
            <w:szCs w:val="18"/>
            <w:u w:val="none"/>
            <w:lang w:val="en-GB"/>
          </w:rPr>
          <w:t>https://orcid.org/0000-0002-3213-704X</w:t>
        </w:r>
      </w:hyperlink>
    </w:p>
    <w:p w14:paraId="2C16C144" w14:textId="32CD3CE6" w:rsidR="00D047BB" w:rsidRPr="00B26D38" w:rsidRDefault="00653DFE" w:rsidP="00CF4882">
      <w:pPr>
        <w:pStyle w:val="Heading1"/>
        <w:rPr>
          <w:rFonts w:ascii="Segoe UI" w:hAnsi="Segoe UI" w:cs="Segoe UI"/>
          <w:b/>
          <w:bCs/>
        </w:rPr>
      </w:pPr>
      <w:r>
        <w:rPr>
          <w:rFonts w:ascii="Segoe UI" w:hAnsi="Segoe UI" w:cs="Segoe UI"/>
          <w:noProof/>
          <w:sz w:val="20"/>
          <w:szCs w:val="20"/>
        </w:rPr>
        <w:lastRenderedPageBreak/>
        <mc:AlternateContent>
          <mc:Choice Requires="wps">
            <w:drawing>
              <wp:anchor distT="0" distB="0" distL="114300" distR="114300" simplePos="0" relativeHeight="251660288" behindDoc="0" locked="0" layoutInCell="1" allowOverlap="1" wp14:anchorId="7AC7A534" wp14:editId="33CDEC8E">
                <wp:simplePos x="0" y="0"/>
                <wp:positionH relativeFrom="margin">
                  <wp:align>center</wp:align>
                </wp:positionH>
                <wp:positionV relativeFrom="margin">
                  <wp:align>top</wp:align>
                </wp:positionV>
                <wp:extent cx="6819900" cy="6327775"/>
                <wp:effectExtent l="0" t="0" r="12700" b="9525"/>
                <wp:wrapSquare wrapText="bothSides"/>
                <wp:docPr id="1939688644" name="Text Box 2"/>
                <wp:cNvGraphicFramePr/>
                <a:graphic xmlns:a="http://schemas.openxmlformats.org/drawingml/2006/main">
                  <a:graphicData uri="http://schemas.microsoft.com/office/word/2010/wordprocessingShape">
                    <wps:wsp>
                      <wps:cNvSpPr txBox="1"/>
                      <wps:spPr>
                        <a:xfrm>
                          <a:off x="0" y="0"/>
                          <a:ext cx="6819900" cy="6328064"/>
                        </a:xfrm>
                        <a:prstGeom prst="roundRect">
                          <a:avLst>
                            <a:gd name="adj" fmla="val 1304"/>
                          </a:avLst>
                        </a:prstGeom>
                        <a:ln w="9525">
                          <a:solidFill>
                            <a:schemeClr val="accent4">
                              <a:lumMod val="75000"/>
                            </a:schemeClr>
                          </a:solidFill>
                        </a:ln>
                      </wps:spPr>
                      <wps:style>
                        <a:lnRef idx="2">
                          <a:schemeClr val="dk1"/>
                        </a:lnRef>
                        <a:fillRef idx="1">
                          <a:schemeClr val="lt1"/>
                        </a:fillRef>
                        <a:effectRef idx="0">
                          <a:schemeClr val="dk1"/>
                        </a:effectRef>
                        <a:fontRef idx="minor">
                          <a:schemeClr val="dk1"/>
                        </a:fontRef>
                      </wps:style>
                      <wps:txbx>
                        <w:txbxContent>
                          <w:p w14:paraId="70FFEE3E" w14:textId="77777777" w:rsidR="00653DFE" w:rsidRPr="00B26D38" w:rsidRDefault="00653DFE" w:rsidP="00653DFE">
                            <w:pPr>
                              <w:pStyle w:val="Heading1"/>
                              <w:rPr>
                                <w:rFonts w:ascii="Segoe UI" w:hAnsi="Segoe UI" w:cs="Segoe UI"/>
                                <w:b/>
                                <w:bCs/>
                                <w:color w:val="000000" w:themeColor="text1"/>
                                <w:sz w:val="24"/>
                                <w:szCs w:val="24"/>
                              </w:rPr>
                            </w:pPr>
                            <w:r w:rsidRPr="00B26D38">
                              <w:rPr>
                                <w:rFonts w:ascii="Segoe UI" w:hAnsi="Segoe UI" w:cs="Segoe UI"/>
                                <w:b/>
                                <w:bCs/>
                                <w:color w:val="000000" w:themeColor="text1"/>
                                <w:sz w:val="24"/>
                                <w:szCs w:val="24"/>
                              </w:rPr>
                              <w:t>Abstract</w:t>
                            </w:r>
                          </w:p>
                          <w:p w14:paraId="2563B809" w14:textId="77777777" w:rsidR="00653DFE" w:rsidRPr="00B05CBC" w:rsidRDefault="00653DFE" w:rsidP="00653DFE">
                            <w:pPr>
                              <w:pStyle w:val="Heading2"/>
                              <w:rPr>
                                <w:rFonts w:ascii="Segoe UI" w:hAnsi="Segoe UI" w:cs="Segoe UI"/>
                                <w:b/>
                                <w:bCs/>
                                <w:color w:val="000000" w:themeColor="text1"/>
                                <w:sz w:val="20"/>
                                <w:szCs w:val="20"/>
                              </w:rPr>
                            </w:pPr>
                            <w:r w:rsidRPr="00B05CBC">
                              <w:rPr>
                                <w:rFonts w:ascii="Segoe UI" w:hAnsi="Segoe UI" w:cs="Segoe UI"/>
                                <w:b/>
                                <w:bCs/>
                                <w:color w:val="000000" w:themeColor="text1"/>
                                <w:sz w:val="20"/>
                                <w:szCs w:val="20"/>
                              </w:rPr>
                              <w:t>Background</w:t>
                            </w:r>
                          </w:p>
                          <w:p w14:paraId="7D980051" w14:textId="77777777" w:rsidR="00653DFE" w:rsidRPr="00BE5804" w:rsidRDefault="00653DFE" w:rsidP="00653DFE">
                            <w:pPr>
                              <w:jc w:val="both"/>
                              <w:rPr>
                                <w:rFonts w:ascii="Segoe UI Semilight" w:hAnsi="Segoe UI Semilight" w:cs="Segoe UI Semilight"/>
                                <w:sz w:val="20"/>
                                <w:szCs w:val="20"/>
                              </w:rPr>
                            </w:pPr>
                            <w:r w:rsidRPr="00BE5804">
                              <w:rPr>
                                <w:rFonts w:ascii="Segoe UI Semilight" w:hAnsi="Segoe UI Semilight" w:cs="Segoe UI Semilight"/>
                                <w:sz w:val="20"/>
                                <w:szCs w:val="20"/>
                              </w:rPr>
                              <w:t>Current genomic prediction of phenotypes typically relies on single-nucleotide polymorphism (SNP) data from DNA microarrays. Advances in biotechnology now enable large-scale collection of complementary omics data, such as transcriptomics and epigenomics. How much these additional molecular layers improve prediction accuracy, compared to SNP-based models, merits investigation.</w:t>
                            </w:r>
                          </w:p>
                          <w:p w14:paraId="04310F13" w14:textId="05500B0B" w:rsidR="00AE7DAB" w:rsidRPr="00BE5804" w:rsidRDefault="00653DFE" w:rsidP="00653DFE">
                            <w:pPr>
                              <w:jc w:val="both"/>
                              <w:rPr>
                                <w:ins w:id="1" w:author="Lima Ayres, Levi" w:date="2026-04-06T00:43:00Z" w16du:dateUtc="2026-04-05T22:43:00Z"/>
                                <w:rFonts w:ascii="Segoe UI Semilight" w:eastAsia="Times New Roman" w:hAnsi="Segoe UI Semilight" w:cs="Segoe UI Semilight"/>
                                <w:color w:val="000000"/>
                                <w:kern w:val="0"/>
                                <w:sz w:val="20"/>
                                <w:szCs w:val="20"/>
                                <w:lang w:bidi="ar-SA"/>
                                <w14:ligatures w14:val="none"/>
                              </w:rPr>
                            </w:pPr>
                            <w:r w:rsidRPr="00BE5804">
                              <w:rPr>
                                <w:rFonts w:ascii="Segoe UI Semilight" w:hAnsi="Segoe UI Semilight" w:cs="Segoe UI Semilight"/>
                                <w:sz w:val="20"/>
                                <w:szCs w:val="20"/>
                              </w:rPr>
                              <w:t>We evaluated whether using RNA transcript abundance and DNA methylation levels increased prediction accurac</w:t>
                            </w:r>
                            <w:r w:rsidR="00FE2AFF">
                              <w:rPr>
                                <w:rFonts w:ascii="Segoe UI Semilight" w:hAnsi="Segoe UI Semilight" w:cs="Segoe UI Semilight"/>
                                <w:sz w:val="20"/>
                                <w:szCs w:val="20"/>
                              </w:rPr>
                              <w:t>ies</w:t>
                            </w:r>
                            <w:r w:rsidRPr="00BE5804">
                              <w:rPr>
                                <w:rFonts w:ascii="Segoe UI Semilight" w:hAnsi="Segoe UI Semilight" w:cs="Segoe UI Semilight"/>
                                <w:sz w:val="20"/>
                                <w:szCs w:val="20"/>
                              </w:rPr>
                              <w:t xml:space="preserve"> for four traits in swine: average daily gain (ADG), backfat thickness (BFT), residual feed intake (RFI), and strength</w:t>
                            </w:r>
                            <w:r w:rsidR="006F6104">
                              <w:rPr>
                                <w:rFonts w:ascii="Segoe UI Semilight" w:hAnsi="Segoe UI Semilight" w:cs="Segoe UI Semilight"/>
                                <w:sz w:val="20"/>
                                <w:szCs w:val="20"/>
                              </w:rPr>
                              <w:t xml:space="preserve"> score</w:t>
                            </w:r>
                            <w:r w:rsidRPr="00BE5804">
                              <w:rPr>
                                <w:rFonts w:ascii="Segoe UI Semilight" w:hAnsi="Segoe UI Semilight" w:cs="Segoe UI Semilight"/>
                                <w:sz w:val="20"/>
                                <w:szCs w:val="20"/>
                              </w:rPr>
                              <w:t xml:space="preserve"> (STR). We obtained transcriptomic (RNA-seq) and epigenomic (reduced representation bisulfite sequencing, RRBS) data from loin muscle biopsies of 443 </w:t>
                            </w:r>
                            <w:r w:rsidR="00F87F89">
                              <w:rPr>
                                <w:rFonts w:ascii="Segoe UI Semilight" w:hAnsi="Segoe UI Semilight" w:cs="Segoe UI Semilight"/>
                                <w:sz w:val="20"/>
                                <w:szCs w:val="20"/>
                              </w:rPr>
                              <w:t>boars</w:t>
                            </w:r>
                            <w:r w:rsidR="00F87F89" w:rsidRPr="00BE5804">
                              <w:rPr>
                                <w:rFonts w:ascii="Segoe UI Semilight" w:hAnsi="Segoe UI Semilight" w:cs="Segoe UI Semilight"/>
                                <w:sz w:val="20"/>
                                <w:szCs w:val="20"/>
                              </w:rPr>
                              <w:t xml:space="preserve"> </w:t>
                            </w:r>
                            <w:r w:rsidRPr="00BE5804">
                              <w:rPr>
                                <w:rFonts w:ascii="Segoe UI Semilight" w:hAnsi="Segoe UI Semilight" w:cs="Segoe UI Semilight"/>
                                <w:sz w:val="20"/>
                                <w:szCs w:val="20"/>
                              </w:rPr>
                              <w:t xml:space="preserve">representing the Duroc, Landrace, and Yorkshire breeds. </w:t>
                            </w:r>
                            <w:ins w:id="2" w:author="Lima Ayres, Levi" w:date="2026-04-06T22:16:00Z" w16du:dateUtc="2026-04-06T20:16:00Z">
                              <w:r w:rsidR="00AD2820" w:rsidRPr="00AD2820">
                                <w:rPr>
                                  <w:rFonts w:ascii="Segoe UI Semilight" w:hAnsi="Segoe UI Semilight" w:cs="Segoe UI Semilight"/>
                                  <w:sz w:val="20"/>
                                  <w:szCs w:val="20"/>
                                </w:rPr>
                                <w:t>We fitted linear mixed models incorporating genomic, transcriptomic, and epigenomic effects, and evaluated predictive performance as the correlation between observed and predicted phenotypes obtained through cross-validation.</w:t>
                              </w:r>
                            </w:ins>
                            <w:del w:id="3" w:author="Lima Ayres, Levi" w:date="2026-04-06T22:16:00Z" w16du:dateUtc="2026-04-06T20:16:00Z">
                              <w:r w:rsidRPr="00BE5804" w:rsidDel="00AD2820">
                                <w:rPr>
                                  <w:rFonts w:ascii="Segoe UI Semilight" w:hAnsi="Segoe UI Semilight" w:cs="Segoe UI Semilight"/>
                                  <w:sz w:val="20"/>
                                  <w:szCs w:val="20"/>
                                </w:rPr>
                                <w:delText>We fitted linear mixed models</w:delText>
                              </w:r>
                              <w:r w:rsidRPr="00BE5804" w:rsidDel="00AD2820">
                                <w:rPr>
                                  <w:rFonts w:ascii="Segoe UI Semilight" w:eastAsia="Times New Roman" w:hAnsi="Segoe UI Semilight" w:cs="Segoe UI Semilight"/>
                                  <w:color w:val="000000"/>
                                  <w:kern w:val="0"/>
                                  <w:sz w:val="20"/>
                                  <w:szCs w:val="20"/>
                                  <w:lang w:bidi="ar-SA"/>
                                  <w14:ligatures w14:val="none"/>
                                </w:rPr>
                                <w:delText xml:space="preserve"> </w:delText>
                              </w:r>
                              <w:r w:rsidRPr="00BE5804" w:rsidDel="00AD2820">
                                <w:rPr>
                                  <w:rFonts w:ascii="Segoe UI Semilight" w:hAnsi="Segoe UI Semilight" w:cs="Segoe UI Semilight"/>
                                  <w:sz w:val="20"/>
                                  <w:szCs w:val="20"/>
                                </w:rPr>
                                <w:delText>including genomic, transcriptomic, and epigenomic effects</w:delText>
                              </w:r>
                              <w:r w:rsidRPr="00BE5804" w:rsidDel="00AD2820">
                                <w:rPr>
                                  <w:rFonts w:ascii="Segoe UI Semilight" w:hAnsi="Segoe UI Semilight" w:cs="Segoe UI Semilight"/>
                                  <w:color w:val="000000"/>
                                  <w:sz w:val="20"/>
                                  <w:szCs w:val="20"/>
                                </w:rPr>
                                <w:delText xml:space="preserve"> </w:delText>
                              </w:r>
                              <w:r w:rsidRPr="00BE5804" w:rsidDel="00AD2820">
                                <w:rPr>
                                  <w:rFonts w:ascii="Segoe UI Semilight" w:eastAsia="Times New Roman" w:hAnsi="Segoe UI Semilight" w:cs="Segoe UI Semilight"/>
                                  <w:color w:val="000000"/>
                                  <w:kern w:val="0"/>
                                  <w:sz w:val="20"/>
                                  <w:szCs w:val="20"/>
                                  <w:lang w:bidi="ar-SA"/>
                                  <w14:ligatures w14:val="none"/>
                                </w:rPr>
                                <w:delText>to the data</w:delText>
                              </w:r>
                              <w:r w:rsidRPr="00BE5804" w:rsidDel="00AD2820">
                                <w:rPr>
                                  <w:rFonts w:ascii="Segoe UI Semilight" w:hAnsi="Segoe UI Semilight" w:cs="Segoe UI Semilight"/>
                                  <w:sz w:val="20"/>
                                  <w:szCs w:val="20"/>
                                </w:rPr>
                                <w:delText xml:space="preserve">. </w:delText>
                              </w:r>
                            </w:del>
                            <w:del w:id="4" w:author="Lima Ayres, Levi" w:date="2026-04-06T00:43:00Z" w16du:dateUtc="2026-04-05T22:43:00Z">
                              <w:r w:rsidRPr="00BE5804" w:rsidDel="00AE7DAB">
                                <w:rPr>
                                  <w:rFonts w:ascii="Segoe UI Semilight" w:hAnsi="Segoe UI Semilight" w:cs="Segoe UI Semilight"/>
                                  <w:sz w:val="20"/>
                                  <w:szCs w:val="20"/>
                                </w:rPr>
                                <w:delText>We assessed predictive performance using five-fold, leave-one-breed-out (LOBO), and leave-one-out (LOO) cross-validation scheme</w:delText>
                              </w:r>
                            </w:del>
                          </w:p>
                          <w:p w14:paraId="00B1619B" w14:textId="77777777" w:rsidR="00653DFE" w:rsidRPr="00B05CBC" w:rsidRDefault="00653DFE" w:rsidP="00AE7DAB">
                            <w:pPr>
                              <w:jc w:val="both"/>
                              <w:rPr>
                                <w:rFonts w:ascii="Segoe UI" w:hAnsi="Segoe UI" w:cs="Segoe UI"/>
                                <w:b/>
                                <w:bCs/>
                                <w:color w:val="000000" w:themeColor="text1"/>
                                <w:sz w:val="20"/>
                                <w:szCs w:val="20"/>
                              </w:rPr>
                            </w:pPr>
                            <w:r w:rsidRPr="00B05CBC">
                              <w:rPr>
                                <w:rFonts w:ascii="Segoe UI" w:hAnsi="Segoe UI" w:cs="Segoe UI"/>
                                <w:b/>
                                <w:bCs/>
                                <w:color w:val="000000" w:themeColor="text1"/>
                                <w:sz w:val="20"/>
                                <w:szCs w:val="20"/>
                              </w:rPr>
                              <w:t>Results</w:t>
                            </w:r>
                          </w:p>
                          <w:p w14:paraId="2FFA35F3" w14:textId="14D1FD1E" w:rsidR="00653DFE" w:rsidRPr="00BE5804" w:rsidRDefault="00653DFE" w:rsidP="00653DFE">
                            <w:pPr>
                              <w:jc w:val="both"/>
                              <w:rPr>
                                <w:rFonts w:ascii="Segoe UI Semilight" w:hAnsi="Segoe UI Semilight" w:cs="Segoe UI Semilight"/>
                                <w:sz w:val="20"/>
                                <w:szCs w:val="20"/>
                              </w:rPr>
                            </w:pPr>
                            <w:r w:rsidRPr="00BE5804">
                              <w:rPr>
                                <w:rFonts w:ascii="Segoe UI Semilight" w:hAnsi="Segoe UI Semilight" w:cs="Segoe UI Semilight"/>
                                <w:sz w:val="20"/>
                                <w:szCs w:val="20"/>
                              </w:rPr>
                              <w:t xml:space="preserve">When animals from all breeds were used, the predictive accuracy (measured by the correlation coefficient between predicted values and corrected phenotypes in </w:t>
                            </w:r>
                            <w:r w:rsidR="005142CE">
                              <w:rPr>
                                <w:rFonts w:ascii="Segoe UI Semilight" w:hAnsi="Segoe UI Semilight" w:cs="Segoe UI Semilight"/>
                                <w:sz w:val="20"/>
                                <w:szCs w:val="20"/>
                              </w:rPr>
                              <w:t>leave-one-out</w:t>
                            </w:r>
                            <w:r w:rsidRPr="00BE5804">
                              <w:rPr>
                                <w:rFonts w:ascii="Segoe UI Semilight" w:hAnsi="Segoe UI Semilight" w:cs="Segoe UI Semilight"/>
                                <w:sz w:val="20"/>
                                <w:szCs w:val="20"/>
                              </w:rPr>
                              <w:t xml:space="preserve"> cross-validation) for ADG ranged from 0.12 with genomic BLUP (GBLUP) to 0.37 with transcriptomic-methylomic BLUP (TMBLUP) and genomic–transcriptomic–methylomic BLUP (GTMBLUP). For BFT, accuracies ranged from 0.18 with methylomic BLUP (MBLUP) to 0.39 with genomic–transcriptomic BLUP (GTBLUP) and GTMBLUP. For RFI, accuracies ranged from 0.19 (pedigree BLUP</w:t>
                            </w:r>
                            <w:r w:rsidR="00542744">
                              <w:rPr>
                                <w:rFonts w:ascii="Segoe UI Semilight" w:hAnsi="Segoe UI Semilight" w:cs="Segoe UI Semilight"/>
                                <w:sz w:val="20"/>
                                <w:szCs w:val="20"/>
                              </w:rPr>
                              <w:t>,</w:t>
                            </w:r>
                            <w:r w:rsidRPr="00BE5804">
                              <w:rPr>
                                <w:rFonts w:ascii="Segoe UI Semilight" w:hAnsi="Segoe UI Semilight" w:cs="Segoe UI Semilight"/>
                                <w:sz w:val="20"/>
                                <w:szCs w:val="20"/>
                              </w:rPr>
                              <w:t xml:space="preserve"> GBLUP, MBLUP) to 0.58 (GTBLUP). For STR, accuracies ranged from </w:t>
                            </w:r>
                            <w:r w:rsidR="005273A8" w:rsidRPr="005273A8">
                              <w:rPr>
                                <w:rFonts w:ascii="Segoe UI Semilight" w:hAnsi="Segoe UI Semilight" w:cs="Segoe UI Semilight"/>
                                <w:sz w:val="20"/>
                                <w:szCs w:val="20"/>
                              </w:rPr>
                              <w:t>−</w:t>
                            </w:r>
                            <w:r w:rsidRPr="00BE5804">
                              <w:rPr>
                                <w:rFonts w:ascii="Segoe UI Semilight" w:hAnsi="Segoe UI Semilight" w:cs="Segoe UI Semilight"/>
                                <w:sz w:val="20"/>
                                <w:szCs w:val="20"/>
                              </w:rPr>
                              <w:t>0.27 (MBLUP) to 0.11 (TBLUP, TMBLUP, GTBLUP, GTMBLUP). Genomic–methylomic (GMBLUP) and genomic-by-methylomic models (GxMBLUP) displayed intermediate performance.</w:t>
                            </w:r>
                          </w:p>
                          <w:p w14:paraId="2CF47F6D" w14:textId="77777777" w:rsidR="00653DFE" w:rsidRPr="00B05CBC" w:rsidRDefault="00653DFE" w:rsidP="00653DFE">
                            <w:pPr>
                              <w:pStyle w:val="Heading2"/>
                              <w:rPr>
                                <w:rFonts w:ascii="Segoe UI" w:hAnsi="Segoe UI" w:cs="Segoe UI"/>
                                <w:b/>
                                <w:bCs/>
                                <w:color w:val="000000" w:themeColor="text1"/>
                                <w:sz w:val="20"/>
                                <w:szCs w:val="20"/>
                              </w:rPr>
                            </w:pPr>
                            <w:r w:rsidRPr="00B05CBC">
                              <w:rPr>
                                <w:rFonts w:ascii="Segoe UI" w:hAnsi="Segoe UI" w:cs="Segoe UI"/>
                                <w:b/>
                                <w:bCs/>
                                <w:color w:val="000000" w:themeColor="text1"/>
                                <w:sz w:val="20"/>
                                <w:szCs w:val="20"/>
                              </w:rPr>
                              <w:t>Conclusions</w:t>
                            </w:r>
                          </w:p>
                          <w:p w14:paraId="3AC936E7" w14:textId="33DBF043" w:rsidR="00653DFE" w:rsidRPr="00BE5804" w:rsidRDefault="00653DFE" w:rsidP="00653DFE">
                            <w:pPr>
                              <w:jc w:val="both"/>
                              <w:rPr>
                                <w:rFonts w:ascii="Segoe UI Semilight" w:hAnsi="Segoe UI Semilight" w:cs="Segoe UI Semilight"/>
                                <w:sz w:val="20"/>
                                <w:szCs w:val="20"/>
                              </w:rPr>
                            </w:pPr>
                            <w:r w:rsidRPr="00BE5804">
                              <w:rPr>
                                <w:rFonts w:ascii="Segoe UI Semilight" w:hAnsi="Segoe UI Semilight" w:cs="Segoe UI Semilight"/>
                                <w:sz w:val="20"/>
                                <w:szCs w:val="20"/>
                              </w:rPr>
                              <w:t>Adding transcriptomic and methylomic data improved prediction accuracy relative to GBLUP. Overall, TBLUP was the single-omics model that gave the highest accuracies, while MBLUP the lowest. The combined GTMBLUP model, which included all omics, achieved the highest accuracies, although gains over GTBLUP or TMBLUP were modest, when present.</w:t>
                            </w:r>
                          </w:p>
                          <w:p w14:paraId="544C03E3" w14:textId="77777777" w:rsidR="00653DFE" w:rsidRDefault="00653DFE" w:rsidP="00653D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7A534" id="Text Box 2" o:spid="_x0000_s1026" style="position:absolute;margin-left:0;margin-top:0;width:537pt;height:498.25pt;z-index:25166028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top" arcsize="85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" fillcolor="white [3201]" strokecolor="#0b769f [2407]">
                <v:stroke joinstyle="miter"/>
                <v:textbox>
                  <w:txbxContent>
                    <w:p w14:paraId="70FFEE3E" w14:textId="77777777" w:rsidR="00653DFE" w:rsidRPr="00B26D38" w:rsidRDefault="00653DFE" w:rsidP="00653DFE">
                      <w:pPr>
                        <w:pStyle w:val="Heading1"/>
                        <w:rPr>
                          <w:rFonts w:ascii="Segoe UI" w:hAnsi="Segoe UI" w:cs="Segoe UI"/>
                          <w:b/>
                          <w:bCs/>
                          <w:color w:val="000000" w:themeColor="text1"/>
                          <w:sz w:val="24"/>
                          <w:szCs w:val="24"/>
                        </w:rPr>
                      </w:pPr>
                      <w:r w:rsidRPr="00B26D38">
                        <w:rPr>
                          <w:rFonts w:ascii="Segoe UI" w:hAnsi="Segoe UI" w:cs="Segoe UI"/>
                          <w:b/>
                          <w:bCs/>
                          <w:color w:val="000000" w:themeColor="text1"/>
                          <w:sz w:val="24"/>
                          <w:szCs w:val="24"/>
                        </w:rPr>
                        <w:t>Abstract</w:t>
                      </w:r>
                    </w:p>
                    <w:p w14:paraId="2563B809" w14:textId="77777777" w:rsidR="00653DFE" w:rsidRPr="00B05CBC" w:rsidRDefault="00653DFE" w:rsidP="00653DFE">
                      <w:pPr>
                        <w:pStyle w:val="Heading2"/>
                        <w:rPr>
                          <w:rFonts w:ascii="Segoe UI" w:hAnsi="Segoe UI" w:cs="Segoe UI"/>
                          <w:b/>
                          <w:bCs/>
                          <w:color w:val="000000" w:themeColor="text1"/>
                          <w:sz w:val="20"/>
                          <w:szCs w:val="20"/>
                        </w:rPr>
                      </w:pPr>
                      <w:r w:rsidRPr="00B05CBC">
                        <w:rPr>
                          <w:rFonts w:ascii="Segoe UI" w:hAnsi="Segoe UI" w:cs="Segoe UI"/>
                          <w:b/>
                          <w:bCs/>
                          <w:color w:val="000000" w:themeColor="text1"/>
                          <w:sz w:val="20"/>
                          <w:szCs w:val="20"/>
                        </w:rPr>
                        <w:t>Background</w:t>
                      </w:r>
                    </w:p>
                    <w:p w14:paraId="7D980051" w14:textId="77777777" w:rsidR="00653DFE" w:rsidRPr="00BE5804" w:rsidRDefault="00653DFE" w:rsidP="00653DFE">
                      <w:pPr>
                        <w:jc w:val="both"/>
                        <w:rPr>
                          <w:rFonts w:ascii="Segoe UI Semilight" w:hAnsi="Segoe UI Semilight" w:cs="Segoe UI Semilight"/>
                          <w:sz w:val="20"/>
                          <w:szCs w:val="20"/>
                        </w:rPr>
                      </w:pPr>
                      <w:r w:rsidRPr="00BE5804">
                        <w:rPr>
                          <w:rFonts w:ascii="Segoe UI Semilight" w:hAnsi="Segoe UI Semilight" w:cs="Segoe UI Semilight"/>
                          <w:sz w:val="20"/>
                          <w:szCs w:val="20"/>
                        </w:rPr>
                        <w:t>Current genomic prediction of phenotypes typically relies on single-nucleotide polymorphism (SNP) data from DNA microarrays. Advances in biotechnology now enable large-scale collection of complementary omics data, such as transcriptomics and epigenomics. How much these additional molecular layers improve prediction accuracy, compared to SNP-based models, merits investigation.</w:t>
                      </w:r>
                    </w:p>
                    <w:p w14:paraId="04310F13" w14:textId="05500B0B" w:rsidR="00AE7DAB" w:rsidRPr="00BE5804" w:rsidRDefault="00653DFE" w:rsidP="00653DFE">
                      <w:pPr>
                        <w:jc w:val="both"/>
                        <w:rPr>
                          <w:ins w:id="5" w:author="Lima Ayres, Levi" w:date="2026-04-06T00:43:00Z" w16du:dateUtc="2026-04-05T22:43:00Z"/>
                          <w:rFonts w:ascii="Segoe UI Semilight" w:eastAsia="Times New Roman" w:hAnsi="Segoe UI Semilight" w:cs="Segoe UI Semilight"/>
                          <w:color w:val="000000"/>
                          <w:kern w:val="0"/>
                          <w:sz w:val="20"/>
                          <w:szCs w:val="20"/>
                          <w:lang w:bidi="ar-SA"/>
                          <w14:ligatures w14:val="none"/>
                        </w:rPr>
                      </w:pPr>
                      <w:r w:rsidRPr="00BE5804">
                        <w:rPr>
                          <w:rFonts w:ascii="Segoe UI Semilight" w:hAnsi="Segoe UI Semilight" w:cs="Segoe UI Semilight"/>
                          <w:sz w:val="20"/>
                          <w:szCs w:val="20"/>
                        </w:rPr>
                        <w:t>We evaluated whether using RNA transcript abundance and DNA methylation levels increased prediction accurac</w:t>
                      </w:r>
                      <w:r w:rsidR="00FE2AFF">
                        <w:rPr>
                          <w:rFonts w:ascii="Segoe UI Semilight" w:hAnsi="Segoe UI Semilight" w:cs="Segoe UI Semilight"/>
                          <w:sz w:val="20"/>
                          <w:szCs w:val="20"/>
                        </w:rPr>
                        <w:t>ies</w:t>
                      </w:r>
                      <w:r w:rsidRPr="00BE5804">
                        <w:rPr>
                          <w:rFonts w:ascii="Segoe UI Semilight" w:hAnsi="Segoe UI Semilight" w:cs="Segoe UI Semilight"/>
                          <w:sz w:val="20"/>
                          <w:szCs w:val="20"/>
                        </w:rPr>
                        <w:t xml:space="preserve"> for four traits in swine: average daily gain (ADG), backfat thickness (BFT), residual feed intake (RFI), and strength</w:t>
                      </w:r>
                      <w:r w:rsidR="006F6104">
                        <w:rPr>
                          <w:rFonts w:ascii="Segoe UI Semilight" w:hAnsi="Segoe UI Semilight" w:cs="Segoe UI Semilight"/>
                          <w:sz w:val="20"/>
                          <w:szCs w:val="20"/>
                        </w:rPr>
                        <w:t xml:space="preserve"> score</w:t>
                      </w:r>
                      <w:r w:rsidRPr="00BE5804">
                        <w:rPr>
                          <w:rFonts w:ascii="Segoe UI Semilight" w:hAnsi="Segoe UI Semilight" w:cs="Segoe UI Semilight"/>
                          <w:sz w:val="20"/>
                          <w:szCs w:val="20"/>
                        </w:rPr>
                        <w:t xml:space="preserve"> (STR). We obtained transcriptomic (RNA-seq) and epigenomic (reduced representation bisulfite sequencing, RRBS) data from loin muscle biopsies of 443 </w:t>
                      </w:r>
                      <w:r w:rsidR="00F87F89">
                        <w:rPr>
                          <w:rFonts w:ascii="Segoe UI Semilight" w:hAnsi="Segoe UI Semilight" w:cs="Segoe UI Semilight"/>
                          <w:sz w:val="20"/>
                          <w:szCs w:val="20"/>
                        </w:rPr>
                        <w:t>boars</w:t>
                      </w:r>
                      <w:r w:rsidR="00F87F89" w:rsidRPr="00BE5804">
                        <w:rPr>
                          <w:rFonts w:ascii="Segoe UI Semilight" w:hAnsi="Segoe UI Semilight" w:cs="Segoe UI Semilight"/>
                          <w:sz w:val="20"/>
                          <w:szCs w:val="20"/>
                        </w:rPr>
                        <w:t xml:space="preserve"> </w:t>
                      </w:r>
                      <w:r w:rsidRPr="00BE5804">
                        <w:rPr>
                          <w:rFonts w:ascii="Segoe UI Semilight" w:hAnsi="Segoe UI Semilight" w:cs="Segoe UI Semilight"/>
                          <w:sz w:val="20"/>
                          <w:szCs w:val="20"/>
                        </w:rPr>
                        <w:t xml:space="preserve">representing the Duroc, Landrace, and Yorkshire breeds. </w:t>
                      </w:r>
                      <w:ins w:id="6" w:author="Lima Ayres, Levi" w:date="2026-04-06T22:16:00Z" w16du:dateUtc="2026-04-06T20:16:00Z">
                        <w:r w:rsidR="00AD2820" w:rsidRPr="00AD2820">
                          <w:rPr>
                            <w:rFonts w:ascii="Segoe UI Semilight" w:hAnsi="Segoe UI Semilight" w:cs="Segoe UI Semilight"/>
                            <w:sz w:val="20"/>
                            <w:szCs w:val="20"/>
                          </w:rPr>
                          <w:t>We fitted linear mixed models incorporating genomic, transcriptomic, and epigenomic effects, and evaluated predictive performance as the correlation between observed and predicted phenotypes obtained through cross-validation.</w:t>
                        </w:r>
                      </w:ins>
                      <w:del w:id="7" w:author="Lima Ayres, Levi" w:date="2026-04-06T22:16:00Z" w16du:dateUtc="2026-04-06T20:16:00Z">
                        <w:r w:rsidRPr="00BE5804" w:rsidDel="00AD2820">
                          <w:rPr>
                            <w:rFonts w:ascii="Segoe UI Semilight" w:hAnsi="Segoe UI Semilight" w:cs="Segoe UI Semilight"/>
                            <w:sz w:val="20"/>
                            <w:szCs w:val="20"/>
                          </w:rPr>
                          <w:delText>We fitted linear mixed models</w:delText>
                        </w:r>
                        <w:r w:rsidRPr="00BE5804" w:rsidDel="00AD2820">
                          <w:rPr>
                            <w:rFonts w:ascii="Segoe UI Semilight" w:eastAsia="Times New Roman" w:hAnsi="Segoe UI Semilight" w:cs="Segoe UI Semilight"/>
                            <w:color w:val="000000"/>
                            <w:kern w:val="0"/>
                            <w:sz w:val="20"/>
                            <w:szCs w:val="20"/>
                            <w:lang w:bidi="ar-SA"/>
                            <w14:ligatures w14:val="none"/>
                          </w:rPr>
                          <w:delText xml:space="preserve"> </w:delText>
                        </w:r>
                        <w:r w:rsidRPr="00BE5804" w:rsidDel="00AD2820">
                          <w:rPr>
                            <w:rFonts w:ascii="Segoe UI Semilight" w:hAnsi="Segoe UI Semilight" w:cs="Segoe UI Semilight"/>
                            <w:sz w:val="20"/>
                            <w:szCs w:val="20"/>
                          </w:rPr>
                          <w:delText>including genomic, transcriptomic, and epigenomic effects</w:delText>
                        </w:r>
                        <w:r w:rsidRPr="00BE5804" w:rsidDel="00AD2820">
                          <w:rPr>
                            <w:rFonts w:ascii="Segoe UI Semilight" w:hAnsi="Segoe UI Semilight" w:cs="Segoe UI Semilight"/>
                            <w:color w:val="000000"/>
                            <w:sz w:val="20"/>
                            <w:szCs w:val="20"/>
                          </w:rPr>
                          <w:delText xml:space="preserve"> </w:delText>
                        </w:r>
                        <w:r w:rsidRPr="00BE5804" w:rsidDel="00AD2820">
                          <w:rPr>
                            <w:rFonts w:ascii="Segoe UI Semilight" w:eastAsia="Times New Roman" w:hAnsi="Segoe UI Semilight" w:cs="Segoe UI Semilight"/>
                            <w:color w:val="000000"/>
                            <w:kern w:val="0"/>
                            <w:sz w:val="20"/>
                            <w:szCs w:val="20"/>
                            <w:lang w:bidi="ar-SA"/>
                            <w14:ligatures w14:val="none"/>
                          </w:rPr>
                          <w:delText>to the data</w:delText>
                        </w:r>
                        <w:r w:rsidRPr="00BE5804" w:rsidDel="00AD2820">
                          <w:rPr>
                            <w:rFonts w:ascii="Segoe UI Semilight" w:hAnsi="Segoe UI Semilight" w:cs="Segoe UI Semilight"/>
                            <w:sz w:val="20"/>
                            <w:szCs w:val="20"/>
                          </w:rPr>
                          <w:delText xml:space="preserve">. </w:delText>
                        </w:r>
                      </w:del>
                      <w:del w:id="8" w:author="Lima Ayres, Levi" w:date="2026-04-06T00:43:00Z" w16du:dateUtc="2026-04-05T22:43:00Z">
                        <w:r w:rsidRPr="00BE5804" w:rsidDel="00AE7DAB">
                          <w:rPr>
                            <w:rFonts w:ascii="Segoe UI Semilight" w:hAnsi="Segoe UI Semilight" w:cs="Segoe UI Semilight"/>
                            <w:sz w:val="20"/>
                            <w:szCs w:val="20"/>
                          </w:rPr>
                          <w:delText>We assessed predictive performance using five-fold, leave-one-breed-out (LOBO), and leave-one-out (LOO) cross-validation scheme</w:delText>
                        </w:r>
                      </w:del>
                    </w:p>
                    <w:p w14:paraId="00B1619B" w14:textId="77777777" w:rsidR="00653DFE" w:rsidRPr="00B05CBC" w:rsidRDefault="00653DFE" w:rsidP="00AE7DAB">
                      <w:pPr>
                        <w:jc w:val="both"/>
                        <w:rPr>
                          <w:rFonts w:ascii="Segoe UI" w:hAnsi="Segoe UI" w:cs="Segoe UI"/>
                          <w:b/>
                          <w:bCs/>
                          <w:color w:val="000000" w:themeColor="text1"/>
                          <w:sz w:val="20"/>
                          <w:szCs w:val="20"/>
                        </w:rPr>
                      </w:pPr>
                      <w:r w:rsidRPr="00B05CBC">
                        <w:rPr>
                          <w:rFonts w:ascii="Segoe UI" w:hAnsi="Segoe UI" w:cs="Segoe UI"/>
                          <w:b/>
                          <w:bCs/>
                          <w:color w:val="000000" w:themeColor="text1"/>
                          <w:sz w:val="20"/>
                          <w:szCs w:val="20"/>
                        </w:rPr>
                        <w:t>Results</w:t>
                      </w:r>
                    </w:p>
                    <w:p w14:paraId="2FFA35F3" w14:textId="14D1FD1E" w:rsidR="00653DFE" w:rsidRPr="00BE5804" w:rsidRDefault="00653DFE" w:rsidP="00653DFE">
                      <w:pPr>
                        <w:jc w:val="both"/>
                        <w:rPr>
                          <w:rFonts w:ascii="Segoe UI Semilight" w:hAnsi="Segoe UI Semilight" w:cs="Segoe UI Semilight"/>
                          <w:sz w:val="20"/>
                          <w:szCs w:val="20"/>
                        </w:rPr>
                      </w:pPr>
                      <w:r w:rsidRPr="00BE5804">
                        <w:rPr>
                          <w:rFonts w:ascii="Segoe UI Semilight" w:hAnsi="Segoe UI Semilight" w:cs="Segoe UI Semilight"/>
                          <w:sz w:val="20"/>
                          <w:szCs w:val="20"/>
                        </w:rPr>
                        <w:t xml:space="preserve">When animals from all breeds were used, the predictive accuracy (measured by the correlation coefficient between predicted values and corrected phenotypes in </w:t>
                      </w:r>
                      <w:r w:rsidR="005142CE">
                        <w:rPr>
                          <w:rFonts w:ascii="Segoe UI Semilight" w:hAnsi="Segoe UI Semilight" w:cs="Segoe UI Semilight"/>
                          <w:sz w:val="20"/>
                          <w:szCs w:val="20"/>
                        </w:rPr>
                        <w:t>leave-one-out</w:t>
                      </w:r>
                      <w:r w:rsidRPr="00BE5804">
                        <w:rPr>
                          <w:rFonts w:ascii="Segoe UI Semilight" w:hAnsi="Segoe UI Semilight" w:cs="Segoe UI Semilight"/>
                          <w:sz w:val="20"/>
                          <w:szCs w:val="20"/>
                        </w:rPr>
                        <w:t xml:space="preserve"> cross-validation) for ADG ranged from 0.12 with genomic BLUP (GBLUP) to 0.37 with transcriptomic-methylomic BLUP (TMBLUP) and genomic–transcriptomic–methylomic BLUP (GTMBLUP). For BFT, accuracies ranged from 0.18 with methylomic BLUP (MBLUP) to 0.39 with genomic–transcriptomic BLUP (GTBLUP) and GTMBLUP. For RFI, accuracies ranged from 0.19 (pedigree BLUP</w:t>
                      </w:r>
                      <w:r w:rsidR="00542744">
                        <w:rPr>
                          <w:rFonts w:ascii="Segoe UI Semilight" w:hAnsi="Segoe UI Semilight" w:cs="Segoe UI Semilight"/>
                          <w:sz w:val="20"/>
                          <w:szCs w:val="20"/>
                        </w:rPr>
                        <w:t>,</w:t>
                      </w:r>
                      <w:r w:rsidRPr="00BE5804">
                        <w:rPr>
                          <w:rFonts w:ascii="Segoe UI Semilight" w:hAnsi="Segoe UI Semilight" w:cs="Segoe UI Semilight"/>
                          <w:sz w:val="20"/>
                          <w:szCs w:val="20"/>
                        </w:rPr>
                        <w:t xml:space="preserve"> GBLUP, MBLUP) to 0.58 (GTBLUP). For STR, accuracies ranged from </w:t>
                      </w:r>
                      <w:r w:rsidR="005273A8" w:rsidRPr="005273A8">
                        <w:rPr>
                          <w:rFonts w:ascii="Segoe UI Semilight" w:hAnsi="Segoe UI Semilight" w:cs="Segoe UI Semilight"/>
                          <w:sz w:val="20"/>
                          <w:szCs w:val="20"/>
                        </w:rPr>
                        <w:t>−</w:t>
                      </w:r>
                      <w:r w:rsidRPr="00BE5804">
                        <w:rPr>
                          <w:rFonts w:ascii="Segoe UI Semilight" w:hAnsi="Segoe UI Semilight" w:cs="Segoe UI Semilight"/>
                          <w:sz w:val="20"/>
                          <w:szCs w:val="20"/>
                        </w:rPr>
                        <w:t>0.27 (MBLUP) to 0.11 (TBLUP, TMBLUP, GTBLUP, GTMBLUP). Genomic–methylomic (GMBLUP) and genomic-by-methylomic models (GxMBLUP) displayed intermediate performance.</w:t>
                      </w:r>
                    </w:p>
                    <w:p w14:paraId="2CF47F6D" w14:textId="77777777" w:rsidR="00653DFE" w:rsidRPr="00B05CBC" w:rsidRDefault="00653DFE" w:rsidP="00653DFE">
                      <w:pPr>
                        <w:pStyle w:val="Heading2"/>
                        <w:rPr>
                          <w:rFonts w:ascii="Segoe UI" w:hAnsi="Segoe UI" w:cs="Segoe UI"/>
                          <w:b/>
                          <w:bCs/>
                          <w:color w:val="000000" w:themeColor="text1"/>
                          <w:sz w:val="20"/>
                          <w:szCs w:val="20"/>
                        </w:rPr>
                      </w:pPr>
                      <w:r w:rsidRPr="00B05CBC">
                        <w:rPr>
                          <w:rFonts w:ascii="Segoe UI" w:hAnsi="Segoe UI" w:cs="Segoe UI"/>
                          <w:b/>
                          <w:bCs/>
                          <w:color w:val="000000" w:themeColor="text1"/>
                          <w:sz w:val="20"/>
                          <w:szCs w:val="20"/>
                        </w:rPr>
                        <w:t>Conclusions</w:t>
                      </w:r>
                    </w:p>
                    <w:p w14:paraId="3AC936E7" w14:textId="33DBF043" w:rsidR="00653DFE" w:rsidRPr="00BE5804" w:rsidRDefault="00653DFE" w:rsidP="00653DFE">
                      <w:pPr>
                        <w:jc w:val="both"/>
                        <w:rPr>
                          <w:rFonts w:ascii="Segoe UI Semilight" w:hAnsi="Segoe UI Semilight" w:cs="Segoe UI Semilight"/>
                          <w:sz w:val="20"/>
                          <w:szCs w:val="20"/>
                        </w:rPr>
                      </w:pPr>
                      <w:r w:rsidRPr="00BE5804">
                        <w:rPr>
                          <w:rFonts w:ascii="Segoe UI Semilight" w:hAnsi="Segoe UI Semilight" w:cs="Segoe UI Semilight"/>
                          <w:sz w:val="20"/>
                          <w:szCs w:val="20"/>
                        </w:rPr>
                        <w:t>Adding transcriptomic and methylomic data improved prediction accuracy relative to GBLUP. Overall, TBLUP was the single-omics model that gave the highest accuracies, while MBLUP the lowest. The combined GTMBLUP model, which included all omics, achieved the highest accuracies, although gains over GTBLUP or TMBLUP were modest, when present.</w:t>
                      </w:r>
                    </w:p>
                    <w:p w14:paraId="544C03E3" w14:textId="77777777" w:rsidR="00653DFE" w:rsidRDefault="00653DFE" w:rsidP="00653DFE"/>
                  </w:txbxContent>
                </v:textbox>
                <w10:wrap type="square" anchorx="margin" anchory="margin"/>
              </v:roundrect>
            </w:pict>
          </mc:Fallback>
        </mc:AlternateContent>
      </w:r>
      <w:r w:rsidR="00A10362">
        <w:br w:type="page"/>
      </w:r>
      <w:commentRangeStart w:id="5"/>
      <w:commentRangeStart w:id="6"/>
      <w:commentRangeStart w:id="7"/>
      <w:r w:rsidR="00BF1898" w:rsidRPr="00B26D38">
        <w:rPr>
          <w:rFonts w:ascii="Segoe UI" w:hAnsi="Segoe UI" w:cs="Segoe UI"/>
          <w:b/>
          <w:bCs/>
          <w:color w:val="000000" w:themeColor="text1"/>
          <w:sz w:val="24"/>
          <w:szCs w:val="24"/>
        </w:rPr>
        <w:lastRenderedPageBreak/>
        <w:t>Background</w:t>
      </w:r>
      <w:commentRangeEnd w:id="7"/>
      <w:r w:rsidR="00136C75" w:rsidRPr="00B26D38">
        <w:rPr>
          <w:rStyle w:val="CommentReference"/>
          <w:rFonts w:ascii="Segoe UI" w:hAnsi="Segoe UI" w:cs="Segoe UI"/>
          <w:b/>
          <w:bCs/>
          <w:sz w:val="40"/>
          <w:szCs w:val="40"/>
        </w:rPr>
        <w:commentReference w:id="7"/>
      </w:r>
      <w:commentRangeEnd w:id="5"/>
      <w:r w:rsidR="00AE7DAB" w:rsidRPr="00B26D38">
        <w:rPr>
          <w:rStyle w:val="CommentReference"/>
          <w:rFonts w:ascii="Segoe UI" w:hAnsi="Segoe UI" w:cs="Segoe UI"/>
          <w:b/>
          <w:bCs/>
          <w:sz w:val="40"/>
          <w:szCs w:val="40"/>
        </w:rPr>
        <w:commentReference w:id="5"/>
      </w:r>
      <w:commentRangeEnd w:id="6"/>
      <w:r w:rsidR="005142CE" w:rsidRPr="00B26D38">
        <w:rPr>
          <w:rStyle w:val="CommentReference"/>
          <w:rFonts w:ascii="Segoe UI" w:hAnsi="Segoe UI" w:cs="Segoe UI"/>
          <w:b/>
          <w:bCs/>
          <w:sz w:val="40"/>
          <w:szCs w:val="40"/>
        </w:rPr>
        <w:commentReference w:id="6"/>
      </w:r>
    </w:p>
    <w:p w14:paraId="5D97C728" w14:textId="3893DC0D" w:rsidR="000E5638" w:rsidRPr="001E2543" w:rsidRDefault="000E5638" w:rsidP="000E5638">
      <w:pPr>
        <w:jc w:val="both"/>
        <w:rPr>
          <w:rFonts w:ascii="Palatino" w:hAnsi="Palatino"/>
          <w:sz w:val="20"/>
          <w:szCs w:val="20"/>
        </w:rPr>
      </w:pPr>
      <w:r w:rsidRPr="001E2543">
        <w:rPr>
          <w:rFonts w:ascii="Palatino" w:hAnsi="Palatino"/>
          <w:sz w:val="20"/>
          <w:szCs w:val="20"/>
        </w:rPr>
        <w:t>Genetic improvement in livestock populations has relied</w:t>
      </w:r>
      <w:r w:rsidR="0085558B" w:rsidRPr="001E2543">
        <w:rPr>
          <w:rFonts w:ascii="Palatino" w:hAnsi="Palatino"/>
          <w:sz w:val="20"/>
          <w:szCs w:val="20"/>
        </w:rPr>
        <w:t xml:space="preserve"> mostly</w:t>
      </w:r>
      <w:r w:rsidRPr="001E2543">
        <w:rPr>
          <w:rFonts w:ascii="Palatino" w:hAnsi="Palatino"/>
          <w:sz w:val="20"/>
          <w:szCs w:val="20"/>
        </w:rPr>
        <w:t xml:space="preserve"> on mixed model methodology and pedigree-based best linear unbiased prediction (BLUP)</w:t>
      </w:r>
      <w:r w:rsidR="00EF3587" w:rsidRPr="001E2543">
        <w:rPr>
          <w:rFonts w:ascii="Palatino" w:hAnsi="Palatino"/>
          <w:sz w:val="20"/>
          <w:szCs w:val="20"/>
        </w:rPr>
        <w:t xml:space="preserve"> </w:t>
      </w:r>
      <w:r w:rsidR="00A97B24" w:rsidRPr="001E2543">
        <w:rPr>
          <w:rFonts w:ascii="Palatino" w:hAnsi="Palatino"/>
          <w:sz w:val="20"/>
          <w:szCs w:val="20"/>
        </w:rPr>
        <w:t>over the past five decades</w:t>
      </w:r>
      <w:r w:rsidR="00AB6560" w:rsidRPr="001E2543">
        <w:rPr>
          <w:rFonts w:ascii="Palatino" w:hAnsi="Palatino"/>
          <w:sz w:val="20"/>
          <w:szCs w:val="20"/>
        </w:rPr>
        <w:t xml:space="preserve"> </w:t>
      </w:r>
      <w:r w:rsidR="004A35FA" w:rsidRPr="001E2543">
        <w:rPr>
          <w:rFonts w:ascii="Palatino" w:hAnsi="Palatino"/>
          <w:sz w:val="20"/>
          <w:szCs w:val="20"/>
        </w:rPr>
        <w:fldChar w:fldCharType="begin">
          <w:fldData xml:space="preserve">PEVuZE5vdGU+PENpdGU+PEF1dGhvcj5IZW5kZXJzb248L0F1dGhvcj48WWVhcj4xOTkwPC9ZZWFy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</w:fldData>
        </w:fldChar>
      </w:r>
      <w:r w:rsidR="00127A26">
        <w:rPr>
          <w:rFonts w:ascii="Palatino" w:hAnsi="Palatino"/>
          <w:sz w:val="20"/>
          <w:szCs w:val="20"/>
        </w:rPr>
        <w:instrText xml:space="preserve"> ADDIN EN.CITE </w:instrText>
      </w:r>
      <w:r w:rsidR="00127A26">
        <w:rPr>
          <w:rFonts w:ascii="Palatino" w:hAnsi="Palatino"/>
          <w:sz w:val="20"/>
          <w:szCs w:val="20"/>
        </w:rPr>
        <w:fldChar w:fldCharType="begin">
          <w:fldData xml:space="preserve">PEVuZE5vdGU+PENpdGU+PEF1dGhvcj5IZW5kZXJzb248L0F1dGhvcj48WWVhcj4xOTkwPC9ZZWFy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</w:fldData>
        </w:fldChar>
      </w:r>
      <w:r w:rsidR="00127A26">
        <w:rPr>
          <w:rFonts w:ascii="Palatino" w:hAnsi="Palatino"/>
          <w:sz w:val="20"/>
          <w:szCs w:val="20"/>
        </w:rPr>
        <w:instrText xml:space="preserve"> ADDIN EN.CITE.DATA </w:instrText>
      </w:r>
      <w:r w:rsidR="00127A26">
        <w:rPr>
          <w:rFonts w:ascii="Palatino" w:hAnsi="Palatino"/>
          <w:sz w:val="20"/>
          <w:szCs w:val="20"/>
        </w:rPr>
      </w:r>
      <w:r w:rsidR="00127A26">
        <w:rPr>
          <w:rFonts w:ascii="Palatino" w:hAnsi="Palatino"/>
          <w:sz w:val="20"/>
          <w:szCs w:val="20"/>
        </w:rPr>
        <w:fldChar w:fldCharType="end"/>
      </w:r>
      <w:r w:rsidR="004A35FA" w:rsidRPr="001E2543">
        <w:rPr>
          <w:rFonts w:ascii="Palatino" w:hAnsi="Palatino"/>
          <w:sz w:val="20"/>
          <w:szCs w:val="20"/>
        </w:rPr>
      </w:r>
      <w:r w:rsidR="004A35FA" w:rsidRPr="001E2543">
        <w:rPr>
          <w:rFonts w:ascii="Palatino" w:hAnsi="Palatino"/>
          <w:sz w:val="20"/>
          <w:szCs w:val="20"/>
        </w:rPr>
        <w:fldChar w:fldCharType="separate"/>
      </w:r>
      <w:r w:rsidR="00127A26">
        <w:rPr>
          <w:rFonts w:ascii="Palatino" w:hAnsi="Palatino"/>
          <w:noProof/>
          <w:sz w:val="20"/>
          <w:szCs w:val="20"/>
        </w:rPr>
        <w:t>[1-4]</w:t>
      </w:r>
      <w:r w:rsidR="004A35FA" w:rsidRPr="001E2543">
        <w:rPr>
          <w:rFonts w:ascii="Palatino" w:hAnsi="Palatino"/>
          <w:sz w:val="20"/>
          <w:szCs w:val="20"/>
        </w:rPr>
        <w:fldChar w:fldCharType="end"/>
      </w:r>
      <w:r w:rsidRPr="001E2543">
        <w:rPr>
          <w:rFonts w:ascii="Palatino" w:hAnsi="Palatino"/>
          <w:sz w:val="20"/>
          <w:szCs w:val="20"/>
        </w:rPr>
        <w:t xml:space="preserve">. By modeling additive genetic effects through pedigree-derived relationship matrices, </w:t>
      </w:r>
      <w:r w:rsidR="002C0480">
        <w:rPr>
          <w:rFonts w:ascii="Palatino" w:hAnsi="Palatino"/>
          <w:sz w:val="20"/>
          <w:szCs w:val="20"/>
        </w:rPr>
        <w:t>BLUP</w:t>
      </w:r>
      <w:r w:rsidR="002C0480" w:rsidRPr="001E2543">
        <w:rPr>
          <w:rFonts w:ascii="Palatino" w:hAnsi="Palatino"/>
          <w:sz w:val="20"/>
          <w:szCs w:val="20"/>
        </w:rPr>
        <w:t xml:space="preserve"> </w:t>
      </w:r>
      <w:r w:rsidR="00C927DC">
        <w:rPr>
          <w:rFonts w:ascii="Palatino" w:hAnsi="Palatino"/>
          <w:sz w:val="20"/>
          <w:szCs w:val="20"/>
        </w:rPr>
        <w:t>selection</w:t>
      </w:r>
      <w:r w:rsidR="00C927DC" w:rsidRPr="001E2543">
        <w:rPr>
          <w:rFonts w:ascii="Palatino" w:hAnsi="Palatino"/>
          <w:sz w:val="20"/>
          <w:szCs w:val="20"/>
        </w:rPr>
        <w:t xml:space="preserve"> </w:t>
      </w:r>
      <w:r w:rsidRPr="001E2543">
        <w:rPr>
          <w:rFonts w:ascii="Palatino" w:hAnsi="Palatino"/>
          <w:sz w:val="20"/>
          <w:szCs w:val="20"/>
        </w:rPr>
        <w:t>ha</w:t>
      </w:r>
      <w:r w:rsidR="00C927DC">
        <w:rPr>
          <w:rFonts w:ascii="Palatino" w:hAnsi="Palatino"/>
          <w:sz w:val="20"/>
          <w:szCs w:val="20"/>
        </w:rPr>
        <w:t>s</w:t>
      </w:r>
      <w:r w:rsidRPr="001E2543">
        <w:rPr>
          <w:rFonts w:ascii="Palatino" w:hAnsi="Palatino"/>
          <w:sz w:val="20"/>
          <w:szCs w:val="20"/>
        </w:rPr>
        <w:t xml:space="preserve"> </w:t>
      </w:r>
      <w:r w:rsidR="00C927DC">
        <w:rPr>
          <w:rFonts w:ascii="Palatino" w:hAnsi="Palatino"/>
          <w:sz w:val="20"/>
          <w:szCs w:val="20"/>
        </w:rPr>
        <w:t xml:space="preserve">helped </w:t>
      </w:r>
      <w:r w:rsidRPr="001E2543">
        <w:rPr>
          <w:rFonts w:ascii="Palatino" w:hAnsi="Palatino"/>
          <w:sz w:val="20"/>
          <w:szCs w:val="20"/>
        </w:rPr>
        <w:t>delive</w:t>
      </w:r>
      <w:r w:rsidR="00C927DC">
        <w:rPr>
          <w:rFonts w:ascii="Palatino" w:hAnsi="Palatino"/>
          <w:sz w:val="20"/>
          <w:szCs w:val="20"/>
        </w:rPr>
        <w:t>r</w:t>
      </w:r>
      <w:r w:rsidRPr="001E2543">
        <w:rPr>
          <w:rFonts w:ascii="Palatino" w:hAnsi="Palatino"/>
          <w:sz w:val="20"/>
          <w:szCs w:val="20"/>
        </w:rPr>
        <w:t xml:space="preserve"> sustained genetic gains for complex production traits</w:t>
      </w:r>
      <w:r w:rsidR="004F6752" w:rsidRPr="001E2543">
        <w:rPr>
          <w:rFonts w:ascii="Palatino" w:hAnsi="Palatino"/>
          <w:sz w:val="20"/>
          <w:szCs w:val="20"/>
        </w:rPr>
        <w:t xml:space="preserve"> </w:t>
      </w:r>
      <w:r w:rsidR="004F6752" w:rsidRPr="001E2543">
        <w:rPr>
          <w:rFonts w:ascii="Palatino" w:hAnsi="Palatino"/>
          <w:sz w:val="20"/>
          <w:szCs w:val="20"/>
        </w:rPr>
        <w:fldChar w:fldCharType="begin">
          <w:fldData xml:space="preserve">PEVuZE5vdGU+PENpdGU+PEF1dGhvcj5Sb3NhPC9BdXRob3I+PFllYXI+MjAyMzwvWWVhcj48UmVj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</w:fldData>
        </w:fldChar>
      </w:r>
      <w:r w:rsidR="00DB0A39">
        <w:rPr>
          <w:rFonts w:ascii="Palatino" w:hAnsi="Palatino"/>
          <w:sz w:val="20"/>
          <w:szCs w:val="20"/>
        </w:rPr>
        <w:instrText xml:space="preserve"> ADDIN EN.CITE </w:instrText>
      </w:r>
      <w:r w:rsidR="00DB0A39">
        <w:rPr>
          <w:rFonts w:ascii="Palatino" w:hAnsi="Palatino"/>
          <w:sz w:val="20"/>
          <w:szCs w:val="20"/>
        </w:rPr>
        <w:fldChar w:fldCharType="begin">
          <w:fldData xml:space="preserve">PEVuZE5vdGU+PENpdGU+PEF1dGhvcj5Sb3NhPC9BdXRob3I+PFllYXI+MjAyMzwvWWVhcj48UmVj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</w:fldData>
        </w:fldChar>
      </w:r>
      <w:r w:rsidR="00DB0A39">
        <w:rPr>
          <w:rFonts w:ascii="Palatino" w:hAnsi="Palatino"/>
          <w:sz w:val="20"/>
          <w:szCs w:val="20"/>
        </w:rPr>
        <w:instrText xml:space="preserve"> ADDIN EN.CITE.DATA </w:instrText>
      </w:r>
      <w:r w:rsidR="00DB0A39">
        <w:rPr>
          <w:rFonts w:ascii="Palatino" w:hAnsi="Palatino"/>
          <w:sz w:val="20"/>
          <w:szCs w:val="20"/>
        </w:rPr>
      </w:r>
      <w:r w:rsidR="00DB0A39">
        <w:rPr>
          <w:rFonts w:ascii="Palatino" w:hAnsi="Palatino"/>
          <w:sz w:val="20"/>
          <w:szCs w:val="20"/>
        </w:rPr>
        <w:fldChar w:fldCharType="end"/>
      </w:r>
      <w:r w:rsidR="004F6752" w:rsidRPr="001E2543">
        <w:rPr>
          <w:rFonts w:ascii="Palatino" w:hAnsi="Palatino"/>
          <w:sz w:val="20"/>
          <w:szCs w:val="20"/>
        </w:rPr>
      </w:r>
      <w:r w:rsidR="004F6752" w:rsidRPr="001E2543">
        <w:rPr>
          <w:rFonts w:ascii="Palatino" w:hAnsi="Palatino"/>
          <w:sz w:val="20"/>
          <w:szCs w:val="20"/>
        </w:rPr>
        <w:fldChar w:fldCharType="separate"/>
      </w:r>
      <w:r w:rsidR="00DB0A39">
        <w:rPr>
          <w:rFonts w:ascii="Palatino" w:hAnsi="Palatino"/>
          <w:noProof/>
          <w:sz w:val="20"/>
          <w:szCs w:val="20"/>
        </w:rPr>
        <w:t>[5-7]</w:t>
      </w:r>
      <w:r w:rsidR="004F6752" w:rsidRPr="001E2543">
        <w:rPr>
          <w:rFonts w:ascii="Palatino" w:hAnsi="Palatino"/>
          <w:sz w:val="20"/>
          <w:szCs w:val="20"/>
        </w:rPr>
        <w:fldChar w:fldCharType="end"/>
      </w:r>
      <w:r w:rsidRPr="001E2543">
        <w:rPr>
          <w:rFonts w:ascii="Palatino" w:hAnsi="Palatino"/>
          <w:sz w:val="20"/>
          <w:szCs w:val="20"/>
        </w:rPr>
        <w:t>.</w:t>
      </w:r>
    </w:p>
    <w:p w14:paraId="22C0447E" w14:textId="7E24DFBB" w:rsidR="000E5638" w:rsidRPr="001E2543" w:rsidRDefault="000E5638" w:rsidP="000E5638">
      <w:pPr>
        <w:jc w:val="both"/>
        <w:rPr>
          <w:rFonts w:ascii="Palatino" w:hAnsi="Palatino" w:cs="Times New Roman"/>
          <w:sz w:val="20"/>
          <w:szCs w:val="20"/>
        </w:rPr>
      </w:pPr>
      <w:r w:rsidRPr="001E2543">
        <w:rPr>
          <w:rFonts w:ascii="Palatino" w:hAnsi="Palatino" w:cs="Times New Roman"/>
          <w:sz w:val="20"/>
          <w:szCs w:val="20"/>
        </w:rPr>
        <w:t xml:space="preserve">The availability of </w:t>
      </w:r>
      <w:r w:rsidR="00867025" w:rsidRPr="001E2543">
        <w:rPr>
          <w:rFonts w:ascii="Palatino" w:hAnsi="Palatino" w:cs="Times New Roman"/>
          <w:sz w:val="20"/>
          <w:szCs w:val="20"/>
        </w:rPr>
        <w:t xml:space="preserve">affordable </w:t>
      </w:r>
      <w:r w:rsidR="00A4728C" w:rsidRPr="001E2543">
        <w:rPr>
          <w:rFonts w:ascii="Palatino" w:hAnsi="Palatino" w:cs="Times New Roman"/>
          <w:sz w:val="20"/>
          <w:szCs w:val="20"/>
        </w:rPr>
        <w:t>DNA</w:t>
      </w:r>
      <w:r w:rsidRPr="001E2543">
        <w:rPr>
          <w:rFonts w:ascii="Palatino" w:hAnsi="Palatino" w:cs="Times New Roman"/>
          <w:sz w:val="20"/>
          <w:szCs w:val="20"/>
        </w:rPr>
        <w:t xml:space="preserve"> </w:t>
      </w:r>
      <w:r w:rsidR="00066DFF" w:rsidRPr="001E2543">
        <w:rPr>
          <w:rFonts w:ascii="Palatino" w:hAnsi="Palatino" w:cs="Times New Roman"/>
          <w:sz w:val="20"/>
          <w:szCs w:val="20"/>
        </w:rPr>
        <w:t xml:space="preserve">microarrays </w:t>
      </w:r>
      <w:r w:rsidRPr="001E2543">
        <w:rPr>
          <w:rFonts w:ascii="Palatino" w:hAnsi="Palatino" w:cs="Times New Roman"/>
          <w:sz w:val="20"/>
          <w:szCs w:val="20"/>
        </w:rPr>
        <w:t xml:space="preserve">enabled genomic </w:t>
      </w:r>
      <w:r w:rsidR="00A97B24" w:rsidRPr="001E2543">
        <w:rPr>
          <w:rFonts w:ascii="Palatino" w:hAnsi="Palatino" w:cs="Times New Roman"/>
          <w:sz w:val="20"/>
          <w:szCs w:val="20"/>
        </w:rPr>
        <w:t>selection</w:t>
      </w:r>
      <w:r w:rsidR="00AB6560" w:rsidRPr="001E2543">
        <w:rPr>
          <w:rFonts w:ascii="Palatino" w:hAnsi="Palatino" w:cs="Times New Roman"/>
          <w:sz w:val="20"/>
          <w:szCs w:val="20"/>
        </w:rPr>
        <w:t xml:space="preserve"> </w:t>
      </w:r>
      <w:r w:rsidR="00122012" w:rsidRPr="001E2543">
        <w:rPr>
          <w:rFonts w:ascii="Palatino" w:hAnsi="Palatino" w:cs="Times New Roman"/>
          <w:sz w:val="20"/>
          <w:szCs w:val="20"/>
        </w:rPr>
        <w:fldChar w:fldCharType="begin"/>
      </w:r>
      <w:r w:rsidR="00DB0A39">
        <w:rPr>
          <w:rFonts w:ascii="Palatino" w:hAnsi="Palatino" w:cs="Times New Roman"/>
          <w:sz w:val="20"/>
          <w:szCs w:val="20"/>
        </w:rPr>
        <w:instrText xml:space="preserve"> ADDIN EN.CITE &lt;EndNote&gt;&lt;Cite&gt;&lt;Author&gt;Weller&lt;/Author&gt;&lt;Year&gt;2016&lt;/Year&gt;&lt;RecNum&gt;803&lt;/RecNum&gt;&lt;DisplayText&gt;[8, 9]&lt;/DisplayText&gt;&lt;record&gt;&lt;rec-number&gt;803&lt;/rec-number&gt;&lt;foreign-keys&gt;&lt;key app="EN" db-id="af29dvpznfrdrke9a0uxa2eprdpvx02xa5es" timestamp="1767033711" guid="0224e888-b64f-4198-981c-3033cd845154"&gt;803&lt;/key&gt;&lt;/foreign-keys&gt;&lt;ref-type name="Book"&gt;6&lt;/ref-type&gt;&lt;contributors&gt;&lt;authors&gt;&lt;author&gt;Weller, Joel Ira&lt;/author&gt;&lt;/authors&gt;&lt;/contributors&gt;&lt;titles&gt;&lt;title&gt;Genomic selection in animals&lt;/title&gt;&lt;/titles&gt;&lt;pages&gt;192&lt;/pages&gt;&lt;dates&gt;&lt;year&gt;2016&lt;/year&gt;&lt;/dates&gt;&lt;pub-location&gt;Hoboken&lt;/pub-location&gt;&lt;publisher&gt;John Wiley &amp;amp; Sons&lt;/publisher&gt;&lt;isbn&gt;9780470960073&lt;/isbn&gt;&lt;urls&gt;&lt;/urls&gt;&lt;/record&gt;&lt;/Cite&gt;&lt;Cite&gt;&lt;Author&gt;Meuwissen&lt;/Author&gt;&lt;Year&gt;2016&lt;/Year&gt;&lt;RecNum&gt;663&lt;/RecNum&gt;&lt;record&gt;&lt;rec-number&gt;663&lt;/rec-number&gt;&lt;foreign-keys&gt;&lt;key app="EN" db-id="af29dvpznfrdrke9a0uxa2eprdpvx02xa5es" timestamp="1767033710" guid="9fffd65b-f331-42dd-910e-84bdc49d5c22"&gt;663&lt;/key&gt;&lt;/foreign-keys&gt;&lt;ref-type name="Journal Article"&gt;17&lt;/ref-type&gt;&lt;contributors&gt;&lt;authors&gt;&lt;author&gt;Meuwissen, Theo&lt;/author&gt;&lt;author&gt;Hayes, Ben&lt;/author&gt;&lt;author&gt;Goddard, Mike&lt;/author&gt;&lt;/authors&gt;&lt;/contributors&gt;&lt;titles&gt;&lt;title&gt;Genomic selection: A paradigm shift in animal breeding&lt;/title&gt;&lt;secondary-title&gt;Animal Frontiers&lt;/secondary-title&gt;&lt;/titles&gt;&lt;periodical&gt;&lt;full-title&gt;Animal Frontiers&lt;/full-title&gt;&lt;/periodical&gt;&lt;pages&gt;6-14&lt;/pages&gt;&lt;volume&gt;6&lt;/volume&gt;&lt;number&gt;1&lt;/number&gt;&lt;dates&gt;&lt;year&gt;2016&lt;/year&gt;&lt;/dates&gt;&lt;isbn&gt;2160-6056&lt;/isbn&gt;&lt;urls&gt;&lt;related-urls&gt;&lt;url&gt;https://doi.org/10.2527/af.2016-0002&lt;/url&gt;&lt;/related-urls&gt;&lt;/urls&gt;&lt;electronic-resource-num&gt;10.2527/af.2016-0002&lt;/electronic-resource-num&gt;&lt;access-date&gt;1/26/2022&lt;/access-date&gt;&lt;/record&gt;&lt;/Cite&gt;&lt;/EndNote&gt;</w:instrText>
      </w:r>
      <w:r w:rsidR="00122012" w:rsidRPr="001E2543">
        <w:rPr>
          <w:rFonts w:ascii="Palatino" w:hAnsi="Palatino" w:cs="Times New Roman"/>
          <w:sz w:val="20"/>
          <w:szCs w:val="20"/>
        </w:rPr>
        <w:fldChar w:fldCharType="separate"/>
      </w:r>
      <w:r w:rsidR="00DB0A39">
        <w:rPr>
          <w:rFonts w:ascii="Palatino" w:hAnsi="Palatino" w:cs="Times New Roman"/>
          <w:noProof/>
          <w:sz w:val="20"/>
          <w:szCs w:val="20"/>
        </w:rPr>
        <w:t>[8, 9]</w:t>
      </w:r>
      <w:r w:rsidR="00122012" w:rsidRPr="001E2543">
        <w:rPr>
          <w:rFonts w:ascii="Palatino" w:hAnsi="Palatino" w:cs="Times New Roman"/>
          <w:sz w:val="20"/>
          <w:szCs w:val="20"/>
        </w:rPr>
        <w:fldChar w:fldCharType="end"/>
      </w:r>
      <w:r w:rsidRPr="001E2543">
        <w:rPr>
          <w:rFonts w:ascii="Palatino" w:hAnsi="Palatino" w:cs="Times New Roman"/>
          <w:sz w:val="20"/>
          <w:szCs w:val="20"/>
        </w:rPr>
        <w:t>, in which pedigree relationships are replaced or augmented by genomic relationship</w:t>
      </w:r>
      <w:r w:rsidR="00AB6560" w:rsidRPr="001E2543">
        <w:rPr>
          <w:rFonts w:ascii="Palatino" w:hAnsi="Palatino" w:cs="Times New Roman"/>
          <w:sz w:val="20"/>
          <w:szCs w:val="20"/>
        </w:rPr>
        <w:t xml:space="preserve"> </w:t>
      </w:r>
      <w:r w:rsidRPr="001E2543">
        <w:rPr>
          <w:rFonts w:ascii="Palatino" w:hAnsi="Palatino" w:cs="Times New Roman"/>
          <w:sz w:val="20"/>
          <w:szCs w:val="20"/>
        </w:rPr>
        <w:t>matrices (GRMs)</w:t>
      </w:r>
      <w:r w:rsidR="00AB6560" w:rsidRPr="001E2543">
        <w:rPr>
          <w:rFonts w:ascii="Palatino" w:hAnsi="Palatino" w:cs="Times New Roman"/>
          <w:sz w:val="20"/>
          <w:szCs w:val="20"/>
        </w:rPr>
        <w:t xml:space="preserve"> </w:t>
      </w:r>
      <w:r w:rsidR="00246C28" w:rsidRPr="001E2543">
        <w:rPr>
          <w:rFonts w:ascii="Palatino" w:hAnsi="Palatino" w:cs="Times New Roman"/>
          <w:sz w:val="20"/>
          <w:szCs w:val="20"/>
        </w:rPr>
        <w:fldChar w:fldCharType="begin">
          <w:fldData xml:space="preserve">PEVuZE5vdGU+PENpdGU+PEF1dGhvcj5SaXRsYW5kPC9BdXRob3I+PFllYXI+MTk5NjwvWWVhcj48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=
</w:fldData>
        </w:fldChar>
      </w:r>
      <w:r w:rsidR="00DB0A39">
        <w:rPr>
          <w:rFonts w:ascii="Palatino" w:hAnsi="Palatino" w:cs="Times New Roman"/>
          <w:sz w:val="20"/>
          <w:szCs w:val="20"/>
        </w:rPr>
        <w:instrText xml:space="preserve"> ADDIN EN.CITE </w:instrText>
      </w:r>
      <w:r w:rsidR="00DB0A39">
        <w:rPr>
          <w:rFonts w:ascii="Palatino" w:hAnsi="Palatino" w:cs="Times New Roman"/>
          <w:sz w:val="20"/>
          <w:szCs w:val="20"/>
        </w:rPr>
        <w:fldChar w:fldCharType="begin">
          <w:fldData xml:space="preserve">PEVuZE5vdGU+PENpdGU+PEF1dGhvcj5SaXRsYW5kPC9BdXRob3I+PFllYXI+MTk5NjwvWWVhcj48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=
</w:fldData>
        </w:fldChar>
      </w:r>
      <w:r w:rsidR="00DB0A39">
        <w:rPr>
          <w:rFonts w:ascii="Palatino" w:hAnsi="Palatino" w:cs="Times New Roman"/>
          <w:sz w:val="20"/>
          <w:szCs w:val="20"/>
        </w:rPr>
        <w:instrText xml:space="preserve"> ADDIN EN.CITE.DATA </w:instrText>
      </w:r>
      <w:r w:rsidR="00DB0A39">
        <w:rPr>
          <w:rFonts w:ascii="Palatino" w:hAnsi="Palatino" w:cs="Times New Roman"/>
          <w:sz w:val="20"/>
          <w:szCs w:val="20"/>
        </w:rPr>
      </w:r>
      <w:r w:rsidR="00DB0A39">
        <w:rPr>
          <w:rFonts w:ascii="Palatino" w:hAnsi="Palatino" w:cs="Times New Roman"/>
          <w:sz w:val="20"/>
          <w:szCs w:val="20"/>
        </w:rPr>
        <w:fldChar w:fldCharType="end"/>
      </w:r>
      <w:r w:rsidR="00246C28" w:rsidRPr="001E2543">
        <w:rPr>
          <w:rFonts w:ascii="Palatino" w:hAnsi="Palatino" w:cs="Times New Roman"/>
          <w:sz w:val="20"/>
          <w:szCs w:val="20"/>
        </w:rPr>
      </w:r>
      <w:r w:rsidR="00246C28" w:rsidRPr="001E2543">
        <w:rPr>
          <w:rFonts w:ascii="Palatino" w:hAnsi="Palatino" w:cs="Times New Roman"/>
          <w:sz w:val="20"/>
          <w:szCs w:val="20"/>
        </w:rPr>
        <w:fldChar w:fldCharType="separate"/>
      </w:r>
      <w:r w:rsidR="00DB0A39">
        <w:rPr>
          <w:rFonts w:ascii="Palatino" w:hAnsi="Palatino" w:cs="Times New Roman"/>
          <w:noProof/>
          <w:sz w:val="20"/>
          <w:szCs w:val="20"/>
        </w:rPr>
        <w:t>[10-12]</w:t>
      </w:r>
      <w:r w:rsidR="00246C28" w:rsidRPr="001E2543">
        <w:rPr>
          <w:rFonts w:ascii="Palatino" w:hAnsi="Palatino" w:cs="Times New Roman"/>
          <w:sz w:val="20"/>
          <w:szCs w:val="20"/>
        </w:rPr>
        <w:fldChar w:fldCharType="end"/>
      </w:r>
      <w:r w:rsidRPr="001E2543">
        <w:rPr>
          <w:rFonts w:ascii="Palatino" w:hAnsi="Palatino" w:cs="Times New Roman"/>
          <w:sz w:val="20"/>
          <w:szCs w:val="20"/>
        </w:rPr>
        <w:t>. Genomic best linear unbiased prediction (GBLUP</w:t>
      </w:r>
      <w:r w:rsidR="00473ECB" w:rsidRPr="001E2543">
        <w:rPr>
          <w:rFonts w:ascii="Palatino" w:hAnsi="Palatino" w:cs="Times New Roman"/>
          <w:sz w:val="20"/>
          <w:szCs w:val="20"/>
        </w:rPr>
        <w:t>)</w:t>
      </w:r>
      <w:r w:rsidR="00AB6560" w:rsidRPr="001E2543">
        <w:rPr>
          <w:rFonts w:ascii="Palatino" w:hAnsi="Palatino" w:cs="Times New Roman"/>
          <w:sz w:val="20"/>
          <w:szCs w:val="20"/>
        </w:rPr>
        <w:t xml:space="preserve"> </w:t>
      </w:r>
      <w:r w:rsidR="00122012" w:rsidRPr="001E2543">
        <w:rPr>
          <w:rFonts w:ascii="Palatino" w:hAnsi="Palatino" w:cs="Times New Roman"/>
          <w:sz w:val="20"/>
          <w:szCs w:val="20"/>
        </w:rPr>
        <w:fldChar w:fldCharType="begin"/>
      </w:r>
      <w:r w:rsidR="00DB0A39">
        <w:rPr>
          <w:rFonts w:ascii="Palatino" w:hAnsi="Palatino" w:cs="Times New Roman"/>
          <w:sz w:val="20"/>
          <w:szCs w:val="20"/>
        </w:rPr>
        <w:instrText xml:space="preserve"> ADDIN EN.CITE &lt;EndNote&gt;&lt;Cite&gt;&lt;Author&gt;VanRaden&lt;/Author&gt;&lt;Year&gt;2008&lt;/Year&gt;&lt;RecNum&gt;790&lt;/RecNum&gt;&lt;DisplayText&gt;[13]&lt;/DisplayText&gt;&lt;record&gt;&lt;rec-number&gt;790&lt;/rec-number&gt;&lt;foreign-keys&gt;&lt;key app="EN" db-id="af29dvpznfrdrke9a0uxa2eprdpvx02xa5es" timestamp="1767033711" guid="02b84828-e78a-4b6c-a8f8-b329dbd1ee5e"&gt;790&lt;/key&gt;&lt;/foreign-keys&gt;&lt;ref-type name="Journal Article"&gt;17&lt;/ref-type&gt;&lt;contributors&gt;&lt;authors&gt;&lt;author&gt;VanRaden, P. M.&lt;/author&gt;&lt;/authors&gt;&lt;/contributors&gt;&lt;titles&gt;&lt;title&gt;Efficient methods to compute genomic predictions&lt;/title&gt;&lt;secondary-title&gt;Journal of Dairy Science&lt;/secondary-title&gt;&lt;/titles&gt;&lt;periodical&gt;&lt;full-title&gt;Journal of Dairy Science&lt;/full-title&gt;&lt;/periodical&gt;&lt;pages&gt;4414-4423&lt;/pages&gt;&lt;volume&gt;91&lt;/volume&gt;&lt;number&gt;11&lt;/number&gt;&lt;keywords&gt;&lt;keyword&gt;genomic selection&lt;/keyword&gt;&lt;keyword&gt;mixed model&lt;/keyword&gt;&lt;keyword&gt;computer program&lt;/keyword&gt;&lt;keyword&gt;relationship matrix&lt;/keyword&gt;&lt;/keywords&gt;&lt;dates&gt;&lt;year&gt;2008&lt;/year&gt;&lt;pub-dates&gt;&lt;date&gt;2008/11/01&lt;/date&gt;&lt;/pub-dates&gt;&lt;/dates&gt;&lt;isbn&gt;0022-0302&lt;/isbn&gt;&lt;urls&gt;&lt;related-urls&gt;&lt;url&gt;https://www.sciencedirect.com/science/article/pii/S0022030208709901&lt;/url&gt;&lt;/related-urls&gt;&lt;/urls&gt;&lt;electronic-resource-num&gt;https://doi.org/10.3168/jds.2007-0980&lt;/electronic-resource-num&gt;&lt;/record&gt;&lt;/Cite&gt;&lt;/EndNote&gt;</w:instrText>
      </w:r>
      <w:r w:rsidR="00122012" w:rsidRPr="001E2543">
        <w:rPr>
          <w:rFonts w:ascii="Palatino" w:hAnsi="Palatino" w:cs="Times New Roman"/>
          <w:sz w:val="20"/>
          <w:szCs w:val="20"/>
        </w:rPr>
        <w:fldChar w:fldCharType="separate"/>
      </w:r>
      <w:r w:rsidR="00DB0A39">
        <w:rPr>
          <w:rFonts w:ascii="Palatino" w:hAnsi="Palatino" w:cs="Times New Roman"/>
          <w:noProof/>
          <w:sz w:val="20"/>
          <w:szCs w:val="20"/>
        </w:rPr>
        <w:t>[13]</w:t>
      </w:r>
      <w:r w:rsidR="00122012" w:rsidRPr="001E2543">
        <w:rPr>
          <w:rFonts w:ascii="Palatino" w:hAnsi="Palatino" w:cs="Times New Roman"/>
          <w:sz w:val="20"/>
          <w:szCs w:val="20"/>
        </w:rPr>
        <w:fldChar w:fldCharType="end"/>
      </w:r>
      <w:r w:rsidR="00532BC0" w:rsidRPr="001E2543">
        <w:rPr>
          <w:rFonts w:ascii="Palatino" w:hAnsi="Palatino" w:cs="Times New Roman"/>
          <w:sz w:val="20"/>
          <w:szCs w:val="20"/>
        </w:rPr>
        <w:t>, or its equivalent SNP-BLUP</w:t>
      </w:r>
      <w:r w:rsidR="00AB6560" w:rsidRPr="001E2543">
        <w:rPr>
          <w:rFonts w:ascii="Palatino" w:hAnsi="Palatino" w:cs="Times New Roman"/>
          <w:sz w:val="20"/>
          <w:szCs w:val="20"/>
        </w:rPr>
        <w:t xml:space="preserve"> </w:t>
      </w:r>
      <w:r w:rsidR="00122012" w:rsidRPr="001E2543">
        <w:rPr>
          <w:rFonts w:ascii="Palatino" w:hAnsi="Palatino" w:cs="Times New Roman"/>
          <w:sz w:val="20"/>
          <w:szCs w:val="20"/>
        </w:rPr>
        <w:fldChar w:fldCharType="begin"/>
      </w:r>
      <w:r w:rsidR="00DB0A39">
        <w:rPr>
          <w:rFonts w:ascii="Palatino" w:hAnsi="Palatino" w:cs="Times New Roman"/>
          <w:sz w:val="20"/>
          <w:szCs w:val="20"/>
        </w:rPr>
        <w:instrText xml:space="preserve"> ADDIN EN.CITE &lt;EndNote&gt;&lt;Cite&gt;&lt;Author&gt;Meuwissen&lt;/Author&gt;&lt;Year&gt;2001&lt;/Year&gt;&lt;RecNum&gt;661&lt;/RecNum&gt;&lt;DisplayText&gt;[14]&lt;/DisplayText&gt;&lt;record&gt;&lt;rec-number&gt;661&lt;/rec-number&gt;&lt;foreign-keys&gt;&lt;key app="EN" db-id="af29dvpznfrdrke9a0uxa2eprdpvx02xa5es" timestamp="1767033710" guid="f8e310d8-9855-4813-8766-fc90ec1c676a"&gt;661&lt;/key&gt;&lt;/foreign-keys&gt;&lt;ref-type name="Journal Article"&gt;17&lt;/ref-type&gt;&lt;contributors&gt;&lt;authors&gt;&lt;author&gt;Meuwissen, Theo&lt;/author&gt;&lt;author&gt;Hayes, B.&lt;/author&gt;&lt;author&gt;Goddard, M.&lt;/author&gt;&lt;/authors&gt;&lt;/contributors&gt;&lt;titles&gt;&lt;title&gt;Prediction of total genetic value using genome-wide dense marker maps&lt;/title&gt;&lt;secondary-title&gt;Genetics&lt;/secondary-title&gt;&lt;/titles&gt;&lt;periodical&gt;&lt;full-title&gt;Genetics&lt;/full-title&gt;&lt;/periodical&gt;&lt;pages&gt;1819-1829&lt;/pages&gt;&lt;volume&gt;157&lt;/volume&gt;&lt;number&gt;4&lt;/number&gt;&lt;dates&gt;&lt;year&gt;2001&lt;/year&gt;&lt;/dates&gt;&lt;isbn&gt;1943-2631&lt;/isbn&gt;&lt;urls&gt;&lt;related-urls&gt;&lt;url&gt;https://doi.org/10.1093/genetics/157.4.1819&lt;/url&gt;&lt;/related-urls&gt;&lt;/urls&gt;&lt;electronic-resource-num&gt;10.1093/genetics/157.4.1819&lt;/electronic-resource-num&gt;&lt;access-date&gt;1/26/2022&lt;/access-date&gt;&lt;/record&gt;&lt;/Cite&gt;&lt;/EndNote&gt;</w:instrText>
      </w:r>
      <w:r w:rsidR="00122012" w:rsidRPr="001E2543">
        <w:rPr>
          <w:rFonts w:ascii="Palatino" w:hAnsi="Palatino" w:cs="Times New Roman"/>
          <w:sz w:val="20"/>
          <w:szCs w:val="20"/>
        </w:rPr>
        <w:fldChar w:fldCharType="separate"/>
      </w:r>
      <w:r w:rsidR="00DB0A39">
        <w:rPr>
          <w:rFonts w:ascii="Palatino" w:hAnsi="Palatino" w:cs="Times New Roman"/>
          <w:noProof/>
          <w:sz w:val="20"/>
          <w:szCs w:val="20"/>
        </w:rPr>
        <w:t>[14]</w:t>
      </w:r>
      <w:r w:rsidR="00122012" w:rsidRPr="001E2543">
        <w:rPr>
          <w:rFonts w:ascii="Palatino" w:hAnsi="Palatino" w:cs="Times New Roman"/>
          <w:sz w:val="20"/>
          <w:szCs w:val="20"/>
        </w:rPr>
        <w:fldChar w:fldCharType="end"/>
      </w:r>
      <w:r w:rsidR="00193DFD" w:rsidRPr="001E2543">
        <w:rPr>
          <w:rFonts w:ascii="Palatino" w:hAnsi="Palatino" w:cs="Times New Roman"/>
          <w:sz w:val="20"/>
          <w:szCs w:val="20"/>
        </w:rPr>
        <w:t xml:space="preserve"> </w:t>
      </w:r>
      <w:r w:rsidRPr="001E2543">
        <w:rPr>
          <w:rFonts w:ascii="Palatino" w:hAnsi="Palatino" w:cs="Times New Roman"/>
          <w:sz w:val="20"/>
          <w:szCs w:val="20"/>
        </w:rPr>
        <w:t>preserves the classical mixed model framework while improving prediction accuracy by capturing realized genetic relationships</w:t>
      </w:r>
      <w:r w:rsidR="00473ECB" w:rsidRPr="001E2543">
        <w:rPr>
          <w:rFonts w:ascii="Palatino" w:hAnsi="Palatino" w:cs="Times New Roman"/>
          <w:sz w:val="20"/>
          <w:szCs w:val="20"/>
        </w:rPr>
        <w:t xml:space="preserve"> among individuals</w:t>
      </w:r>
      <w:r w:rsidR="00AB6560" w:rsidRPr="001E2543">
        <w:rPr>
          <w:rFonts w:ascii="Palatino" w:hAnsi="Palatino" w:cs="Times New Roman"/>
          <w:sz w:val="20"/>
          <w:szCs w:val="20"/>
        </w:rPr>
        <w:t xml:space="preserve"> </w:t>
      </w:r>
      <w:r w:rsidR="003170FC" w:rsidRPr="001E2543">
        <w:rPr>
          <w:rFonts w:ascii="Palatino" w:hAnsi="Palatino" w:cs="Times New Roman"/>
          <w:sz w:val="20"/>
          <w:szCs w:val="20"/>
        </w:rPr>
        <w:fldChar w:fldCharType="begin"/>
      </w:r>
      <w:r w:rsidR="00DB0A39">
        <w:rPr>
          <w:rFonts w:ascii="Palatino" w:hAnsi="Palatino" w:cs="Times New Roman"/>
          <w:sz w:val="20"/>
          <w:szCs w:val="20"/>
        </w:rPr>
        <w:instrText xml:space="preserve"> ADDIN EN.CITE &lt;EndNote&gt;&lt;Cite&gt;&lt;Author&gt;Wolc&lt;/Author&gt;&lt;Year&gt;2011&lt;/Year&gt;&lt;RecNum&gt;1537&lt;/RecNum&gt;&lt;DisplayText&gt;[15]&lt;/DisplayText&gt;&lt;record&gt;&lt;rec-number&gt;1537&lt;/rec-number&gt;&lt;foreign-keys&gt;&lt;key app="EN" db-id="af29dvpznfrdrke9a0uxa2eprdpvx02xa5es" timestamp="1773757970" guid="db288d82-fde9-4ff0-8266-9d85c07a164c"&gt;1537&lt;/key&gt;&lt;/foreign-keys&gt;&lt;ref-type name="Journal Article"&gt;17&lt;/ref-type&gt;&lt;contributors&gt;&lt;authors&gt;&lt;author&gt;Wolc, Anna&lt;/author&gt;&lt;author&gt;Stricker, Chris&lt;/author&gt;&lt;author&gt;Arango, Jesus&lt;/author&gt;&lt;author&gt;Settar, Petek&lt;/author&gt;&lt;author&gt;Fulton, Janet E.&lt;/author&gt;&lt;author&gt;O&amp;apos;Sullivan, Neil P.&lt;/author&gt;&lt;author&gt;Preisinger, Rudolf&lt;/author&gt;&lt;author&gt;Habier, David&lt;/author&gt;&lt;author&gt;Fernando, Rohan&lt;/author&gt;&lt;author&gt;Garrick, Dorian J.&lt;/author&gt;&lt;author&gt;Lamont, Susan J.&lt;/author&gt;&lt;author&gt;Dekkers, Jack C. M.&lt;/author&gt;&lt;/authors&gt;&lt;/contributors&gt;&lt;titles&gt;&lt;title&gt;Breeding value prediction for production traits in layer chickens using pedigree or genomic relationships in a reduced animal model&lt;/title&gt;&lt;secondary-title&gt;Genetics Selection Evolution&lt;/secondary-title&gt;&lt;/titles&gt;&lt;periodical&gt;&lt;full-title&gt;Genetics Selection Evolution&lt;/full-title&gt;&lt;/periodical&gt;&lt;pages&gt;5&lt;/pages&gt;&lt;volume&gt;43&lt;/volume&gt;&lt;number&gt;1&lt;/number&gt;&lt;dates&gt;&lt;year&gt;2011&lt;/year&gt;&lt;pub-dates&gt;&lt;date&gt;2011/01/21&lt;/date&gt;&lt;/pub-dates&gt;&lt;/dates&gt;&lt;isbn&gt;1297-9686&lt;/isbn&gt;&lt;urls&gt;&lt;related-urls&gt;&lt;url&gt;https://doi.org/10.1186/1297-9686-43-5&lt;/url&gt;&lt;/related-urls&gt;&lt;/urls&gt;&lt;electronic-resource-num&gt;10.1186/1297-9686-43-5&lt;/electronic-resource-num&gt;&lt;/record&gt;&lt;/Cite&gt;&lt;/EndNote&gt;</w:instrText>
      </w:r>
      <w:r w:rsidR="003170FC" w:rsidRPr="001E2543">
        <w:rPr>
          <w:rFonts w:ascii="Palatino" w:hAnsi="Palatino" w:cs="Times New Roman"/>
          <w:sz w:val="20"/>
          <w:szCs w:val="20"/>
        </w:rPr>
        <w:fldChar w:fldCharType="separate"/>
      </w:r>
      <w:r w:rsidR="00DB0A39">
        <w:rPr>
          <w:rFonts w:ascii="Palatino" w:hAnsi="Palatino" w:cs="Times New Roman"/>
          <w:noProof/>
          <w:sz w:val="20"/>
          <w:szCs w:val="20"/>
        </w:rPr>
        <w:t>[15]</w:t>
      </w:r>
      <w:r w:rsidR="003170FC" w:rsidRPr="001E2543">
        <w:rPr>
          <w:rFonts w:ascii="Palatino" w:hAnsi="Palatino" w:cs="Times New Roman"/>
          <w:sz w:val="20"/>
          <w:szCs w:val="20"/>
        </w:rPr>
        <w:fldChar w:fldCharType="end"/>
      </w:r>
      <w:r w:rsidRPr="001E2543">
        <w:rPr>
          <w:rFonts w:ascii="Palatino" w:hAnsi="Palatino" w:cs="Times New Roman"/>
          <w:sz w:val="20"/>
          <w:szCs w:val="20"/>
        </w:rPr>
        <w:t xml:space="preserve">. As a result, </w:t>
      </w:r>
      <w:r w:rsidR="00532BC0" w:rsidRPr="001E2543">
        <w:rPr>
          <w:rFonts w:ascii="Palatino" w:hAnsi="Palatino" w:cs="Times New Roman"/>
          <w:sz w:val="20"/>
          <w:szCs w:val="20"/>
        </w:rPr>
        <w:t xml:space="preserve">genomic prediction </w:t>
      </w:r>
      <w:r w:rsidRPr="001E2543">
        <w:rPr>
          <w:rFonts w:ascii="Palatino" w:hAnsi="Palatino" w:cs="Times New Roman"/>
          <w:sz w:val="20"/>
          <w:szCs w:val="20"/>
        </w:rPr>
        <w:t>has become a standard tool in modern livestock breeding programs.</w:t>
      </w:r>
    </w:p>
    <w:p w14:paraId="60D9DB0C" w14:textId="574993A9" w:rsidR="009C14E8" w:rsidRPr="001E2543" w:rsidRDefault="00D45B67" w:rsidP="000E5638">
      <w:pPr>
        <w:jc w:val="both"/>
        <w:rPr>
          <w:rFonts w:ascii="Palatino" w:hAnsi="Palatino"/>
          <w:sz w:val="20"/>
          <w:szCs w:val="20"/>
        </w:rPr>
      </w:pPr>
      <w:r w:rsidRPr="001E2543">
        <w:rPr>
          <w:rFonts w:ascii="Palatino" w:hAnsi="Palatino"/>
          <w:sz w:val="20"/>
          <w:szCs w:val="20"/>
        </w:rPr>
        <w:t xml:space="preserve">Advances in high-throughput sequencing have enabled the large-scale profiling of additional molecular layers, including the transcriptome and </w:t>
      </w:r>
      <w:r w:rsidR="00C927DC">
        <w:rPr>
          <w:rFonts w:ascii="Palatino" w:hAnsi="Palatino"/>
          <w:sz w:val="20"/>
          <w:szCs w:val="20"/>
        </w:rPr>
        <w:t xml:space="preserve">the </w:t>
      </w:r>
      <w:r w:rsidRPr="001E2543">
        <w:rPr>
          <w:rFonts w:ascii="Palatino" w:hAnsi="Palatino"/>
          <w:sz w:val="20"/>
          <w:szCs w:val="20"/>
        </w:rPr>
        <w:t xml:space="preserve">epigenome, at decreasing cost </w:t>
      </w:r>
      <w:r w:rsidR="009C14E8" w:rsidRPr="001E2543">
        <w:rPr>
          <w:rFonts w:ascii="Palatino" w:hAnsi="Palatino"/>
          <w:sz w:val="20"/>
          <w:szCs w:val="20"/>
        </w:rPr>
        <w:fldChar w:fldCharType="begin">
          <w:fldData xml:space="preserve">PEVuZE5vdGU+PENpdGU+PEF1dGhvcj5GYW5nPC9BdXRob3I+PFllYXI+MjAyNTwvWWVhcj48UmVj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</w:fldData>
        </w:fldChar>
      </w:r>
      <w:r w:rsidR="00DB0A39">
        <w:rPr>
          <w:rFonts w:ascii="Palatino" w:hAnsi="Palatino"/>
          <w:sz w:val="20"/>
          <w:szCs w:val="20"/>
        </w:rPr>
        <w:instrText xml:space="preserve"> ADDIN EN.CITE </w:instrText>
      </w:r>
      <w:r w:rsidR="00DB0A39">
        <w:rPr>
          <w:rFonts w:ascii="Palatino" w:hAnsi="Palatino"/>
          <w:sz w:val="20"/>
          <w:szCs w:val="20"/>
        </w:rPr>
        <w:fldChar w:fldCharType="begin">
          <w:fldData xml:space="preserve">PEVuZE5vdGU+PENpdGU+PEF1dGhvcj5GYW5nPC9BdXRob3I+PFllYXI+MjAyNTwvWWVhcj48UmVj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</w:fldData>
        </w:fldChar>
      </w:r>
      <w:r w:rsidR="00DB0A39">
        <w:rPr>
          <w:rFonts w:ascii="Palatino" w:hAnsi="Palatino"/>
          <w:sz w:val="20"/>
          <w:szCs w:val="20"/>
        </w:rPr>
        <w:instrText xml:space="preserve"> ADDIN EN.CITE.DATA </w:instrText>
      </w:r>
      <w:r w:rsidR="00DB0A39">
        <w:rPr>
          <w:rFonts w:ascii="Palatino" w:hAnsi="Palatino"/>
          <w:sz w:val="20"/>
          <w:szCs w:val="20"/>
        </w:rPr>
      </w:r>
      <w:r w:rsidR="00DB0A39">
        <w:rPr>
          <w:rFonts w:ascii="Palatino" w:hAnsi="Palatino"/>
          <w:sz w:val="20"/>
          <w:szCs w:val="20"/>
        </w:rPr>
        <w:fldChar w:fldCharType="end"/>
      </w:r>
      <w:r w:rsidR="009C14E8" w:rsidRPr="001E2543">
        <w:rPr>
          <w:rFonts w:ascii="Palatino" w:hAnsi="Palatino"/>
          <w:sz w:val="20"/>
          <w:szCs w:val="20"/>
        </w:rPr>
      </w:r>
      <w:r w:rsidR="009C14E8" w:rsidRPr="001E2543">
        <w:rPr>
          <w:rFonts w:ascii="Palatino" w:hAnsi="Palatino"/>
          <w:sz w:val="20"/>
          <w:szCs w:val="20"/>
        </w:rPr>
        <w:fldChar w:fldCharType="separate"/>
      </w:r>
      <w:r w:rsidR="00DB0A39">
        <w:rPr>
          <w:rFonts w:ascii="Palatino" w:hAnsi="Palatino"/>
          <w:noProof/>
          <w:sz w:val="20"/>
          <w:szCs w:val="20"/>
        </w:rPr>
        <w:t>[16, 17]</w:t>
      </w:r>
      <w:r w:rsidR="009C14E8" w:rsidRPr="001E2543">
        <w:rPr>
          <w:rFonts w:ascii="Palatino" w:hAnsi="Palatino"/>
          <w:sz w:val="20"/>
          <w:szCs w:val="20"/>
        </w:rPr>
        <w:fldChar w:fldCharType="end"/>
      </w:r>
      <w:r w:rsidR="009C14E8" w:rsidRPr="001E2543">
        <w:rPr>
          <w:rFonts w:ascii="Palatino" w:hAnsi="Palatino"/>
          <w:sz w:val="20"/>
          <w:szCs w:val="20"/>
        </w:rPr>
        <w:t xml:space="preserve">. </w:t>
      </w:r>
      <w:r w:rsidRPr="001E2543">
        <w:rPr>
          <w:rFonts w:ascii="Palatino" w:hAnsi="Palatino"/>
          <w:sz w:val="20"/>
          <w:szCs w:val="20"/>
        </w:rPr>
        <w:t>These data provide biological information beyond DNA sequence: gene expression reflects the functional state of the genome</w:t>
      </w:r>
      <w:r w:rsidR="00C90F8E">
        <w:rPr>
          <w:rFonts w:ascii="Palatino" w:hAnsi="Palatino"/>
          <w:sz w:val="20"/>
          <w:szCs w:val="20"/>
        </w:rPr>
        <w:t xml:space="preserve"> in cells</w:t>
      </w:r>
      <w:r w:rsidRPr="001E2543">
        <w:rPr>
          <w:rFonts w:ascii="Palatino" w:hAnsi="Palatino"/>
          <w:sz w:val="20"/>
          <w:szCs w:val="20"/>
        </w:rPr>
        <w:t xml:space="preserve">, whereas DNA methylation contributes to the regulation of gene expression and </w:t>
      </w:r>
      <w:r w:rsidR="00375B4F">
        <w:rPr>
          <w:rFonts w:ascii="Palatino" w:hAnsi="Palatino"/>
          <w:sz w:val="20"/>
          <w:szCs w:val="20"/>
        </w:rPr>
        <w:t>reflects</w:t>
      </w:r>
      <w:r w:rsidR="00375B4F" w:rsidRPr="001E2543">
        <w:rPr>
          <w:rFonts w:ascii="Palatino" w:hAnsi="Palatino"/>
          <w:sz w:val="20"/>
          <w:szCs w:val="20"/>
        </w:rPr>
        <w:t xml:space="preserve"> </w:t>
      </w:r>
      <w:r w:rsidRPr="001E2543">
        <w:rPr>
          <w:rFonts w:ascii="Palatino" w:hAnsi="Palatino"/>
          <w:sz w:val="20"/>
          <w:szCs w:val="20"/>
        </w:rPr>
        <w:t>aspects of developmental history. As such, these omics layers represent additional components of the genotype</w:t>
      </w:r>
      <w:r w:rsidR="00DB0A39">
        <w:rPr>
          <w:rFonts w:ascii="Palatino" w:hAnsi="Palatino"/>
          <w:sz w:val="20"/>
          <w:szCs w:val="20"/>
        </w:rPr>
        <w:t>–</w:t>
      </w:r>
      <w:r w:rsidRPr="001E2543">
        <w:rPr>
          <w:rFonts w:ascii="Palatino" w:hAnsi="Palatino"/>
          <w:sz w:val="20"/>
          <w:szCs w:val="20"/>
        </w:rPr>
        <w:t xml:space="preserve">phenotype </w:t>
      </w:r>
      <w:r w:rsidR="00A14E51" w:rsidRPr="001E2543">
        <w:rPr>
          <w:rFonts w:ascii="Palatino" w:hAnsi="Palatino"/>
          <w:sz w:val="20"/>
          <w:szCs w:val="20"/>
        </w:rPr>
        <w:t xml:space="preserve">map </w:t>
      </w:r>
      <w:r w:rsidRPr="001E2543">
        <w:rPr>
          <w:rFonts w:ascii="Palatino" w:hAnsi="Palatino"/>
          <w:sz w:val="20"/>
          <w:szCs w:val="20"/>
        </w:rPr>
        <w:t>and may account for variation not captured by SNP markers alone. They are therefore potential candidates for inclusion in genomic prediction models.</w:t>
      </w:r>
      <w:r w:rsidRPr="001E2543" w:rsidDel="00D45B67">
        <w:rPr>
          <w:rFonts w:ascii="Palatino" w:hAnsi="Palatino"/>
          <w:sz w:val="20"/>
          <w:szCs w:val="20"/>
        </w:rPr>
        <w:t xml:space="preserve"> </w:t>
      </w:r>
      <w:r w:rsidRPr="001E2543">
        <w:rPr>
          <w:rFonts w:ascii="Palatino" w:hAnsi="Palatino"/>
          <w:sz w:val="20"/>
          <w:szCs w:val="20"/>
        </w:rPr>
        <w:t xml:space="preserve">However, a systematic </w:t>
      </w:r>
      <w:r w:rsidR="00375B4F">
        <w:rPr>
          <w:rFonts w:ascii="Palatino" w:hAnsi="Palatino"/>
          <w:sz w:val="20"/>
          <w:szCs w:val="20"/>
        </w:rPr>
        <w:t>assessment</w:t>
      </w:r>
      <w:r w:rsidR="00375B4F" w:rsidRPr="001E2543">
        <w:rPr>
          <w:rFonts w:ascii="Palatino" w:hAnsi="Palatino"/>
          <w:sz w:val="20"/>
          <w:szCs w:val="20"/>
        </w:rPr>
        <w:t xml:space="preserve"> </w:t>
      </w:r>
      <w:r w:rsidRPr="001E2543">
        <w:rPr>
          <w:rFonts w:ascii="Palatino" w:hAnsi="Palatino"/>
          <w:sz w:val="20"/>
          <w:szCs w:val="20"/>
        </w:rPr>
        <w:t>of their predictive value across species, traits, tissues and omics is still developing.</w:t>
      </w:r>
    </w:p>
    <w:p w14:paraId="553E91BA" w14:textId="1B85158A" w:rsidR="00C90F8E" w:rsidRPr="001E2543" w:rsidRDefault="00B144EC" w:rsidP="000E5638">
      <w:pPr>
        <w:jc w:val="both"/>
        <w:rPr>
          <w:rFonts w:ascii="Palatino" w:hAnsi="Palatino"/>
          <w:sz w:val="20"/>
          <w:szCs w:val="20"/>
        </w:rPr>
      </w:pPr>
      <w:r w:rsidRPr="001E2543">
        <w:rPr>
          <w:rFonts w:ascii="Palatino" w:hAnsi="Palatino"/>
          <w:sz w:val="20"/>
          <w:szCs w:val="20"/>
        </w:rPr>
        <w:t xml:space="preserve">From a statistical perspective, </w:t>
      </w:r>
      <w:r w:rsidR="00E57062" w:rsidRPr="001E2543">
        <w:rPr>
          <w:rFonts w:ascii="Palatino" w:hAnsi="Palatino"/>
          <w:sz w:val="20"/>
          <w:szCs w:val="20"/>
        </w:rPr>
        <w:t xml:space="preserve">such </w:t>
      </w:r>
      <w:r w:rsidRPr="001E2543">
        <w:rPr>
          <w:rFonts w:ascii="Palatino" w:hAnsi="Palatino"/>
          <w:sz w:val="20"/>
          <w:szCs w:val="20"/>
        </w:rPr>
        <w:t>omics layers c</w:t>
      </w:r>
      <w:r w:rsidR="00E57062" w:rsidRPr="001E2543">
        <w:rPr>
          <w:rFonts w:ascii="Palatino" w:hAnsi="Palatino"/>
          <w:sz w:val="20"/>
          <w:szCs w:val="20"/>
        </w:rPr>
        <w:t>ould</w:t>
      </w:r>
      <w:r w:rsidRPr="001E2543">
        <w:rPr>
          <w:rFonts w:ascii="Palatino" w:hAnsi="Palatino"/>
          <w:sz w:val="20"/>
          <w:szCs w:val="20"/>
        </w:rPr>
        <w:t xml:space="preserve"> be incorporated into prediction models by constructing omics-specific relationship matrices and </w:t>
      </w:r>
      <w:r w:rsidR="00094960">
        <w:rPr>
          <w:rFonts w:ascii="Palatino" w:hAnsi="Palatino"/>
          <w:sz w:val="20"/>
          <w:szCs w:val="20"/>
        </w:rPr>
        <w:t>fitting them</w:t>
      </w:r>
      <w:r w:rsidRPr="001E2543">
        <w:rPr>
          <w:rFonts w:ascii="Palatino" w:hAnsi="Palatino"/>
          <w:sz w:val="20"/>
          <w:szCs w:val="20"/>
        </w:rPr>
        <w:t xml:space="preserve"> as additional random </w:t>
      </w:r>
      <w:r w:rsidR="00E57062" w:rsidRPr="001E2543">
        <w:rPr>
          <w:rFonts w:ascii="Palatino" w:hAnsi="Palatino"/>
          <w:sz w:val="20"/>
          <w:szCs w:val="20"/>
        </w:rPr>
        <w:t xml:space="preserve">effects </w:t>
      </w:r>
      <w:r w:rsidR="00094960">
        <w:rPr>
          <w:rFonts w:ascii="Palatino" w:hAnsi="Palatino"/>
          <w:sz w:val="20"/>
          <w:szCs w:val="20"/>
        </w:rPr>
        <w:t>in</w:t>
      </w:r>
      <w:r w:rsidR="00094960" w:rsidRPr="001E2543">
        <w:rPr>
          <w:rFonts w:ascii="Palatino" w:hAnsi="Palatino"/>
          <w:sz w:val="20"/>
          <w:szCs w:val="20"/>
        </w:rPr>
        <w:t xml:space="preserve"> </w:t>
      </w:r>
      <w:r w:rsidRPr="001E2543">
        <w:rPr>
          <w:rFonts w:ascii="Palatino" w:hAnsi="Palatino"/>
          <w:sz w:val="20"/>
          <w:szCs w:val="20"/>
        </w:rPr>
        <w:t xml:space="preserve">a linear mixed model. </w:t>
      </w:r>
      <w:r w:rsidR="00C90F8E" w:rsidRPr="00C90F8E">
        <w:rPr>
          <w:rFonts w:ascii="Palatino" w:hAnsi="Palatino"/>
          <w:sz w:val="20"/>
          <w:szCs w:val="20"/>
        </w:rPr>
        <w:t>This would enable the joint modeling of multiple biological data sources while preserving the computational and statistical advantages of classical BLUP approaches.</w:t>
      </w:r>
    </w:p>
    <w:p w14:paraId="5CC9838A" w14:textId="2457F8B4" w:rsidR="002E62AC" w:rsidRDefault="00B144EC" w:rsidP="00AB6560">
      <w:pPr>
        <w:jc w:val="both"/>
        <w:rPr>
          <w:rFonts w:ascii="Palatino Linotype" w:hAnsi="Palatino Linotype"/>
          <w:sz w:val="20"/>
          <w:szCs w:val="20"/>
        </w:rPr>
      </w:pPr>
      <w:r w:rsidRPr="001E2543">
        <w:rPr>
          <w:rFonts w:ascii="Palatino" w:hAnsi="Palatino"/>
          <w:sz w:val="20"/>
          <w:szCs w:val="20"/>
        </w:rPr>
        <w:t xml:space="preserve">The objective of this study </w:t>
      </w:r>
      <w:r w:rsidR="00A20BA9" w:rsidRPr="001E2543">
        <w:rPr>
          <w:rFonts w:ascii="Palatino" w:hAnsi="Palatino"/>
          <w:sz w:val="20"/>
          <w:szCs w:val="20"/>
        </w:rPr>
        <w:t xml:space="preserve">is </w:t>
      </w:r>
      <w:r w:rsidRPr="001E2543">
        <w:rPr>
          <w:rFonts w:ascii="Palatino" w:hAnsi="Palatino"/>
          <w:sz w:val="20"/>
          <w:szCs w:val="20"/>
        </w:rPr>
        <w:t xml:space="preserve">to evaluate </w:t>
      </w:r>
      <w:r w:rsidR="00094960">
        <w:rPr>
          <w:rFonts w:ascii="Palatino" w:hAnsi="Palatino"/>
          <w:sz w:val="20"/>
          <w:szCs w:val="20"/>
        </w:rPr>
        <w:t>whether the</w:t>
      </w:r>
      <w:r w:rsidR="00094960" w:rsidRPr="001E2543">
        <w:rPr>
          <w:rFonts w:ascii="Palatino" w:hAnsi="Palatino"/>
          <w:sz w:val="20"/>
          <w:szCs w:val="20"/>
        </w:rPr>
        <w:t xml:space="preserve"> </w:t>
      </w:r>
      <w:r w:rsidR="00094960">
        <w:rPr>
          <w:rFonts w:ascii="Palatino" w:hAnsi="Palatino"/>
          <w:sz w:val="20"/>
          <w:szCs w:val="20"/>
        </w:rPr>
        <w:t>inclusion of</w:t>
      </w:r>
      <w:r w:rsidR="00094960" w:rsidRPr="001E2543">
        <w:rPr>
          <w:rFonts w:ascii="Palatino" w:hAnsi="Palatino"/>
          <w:sz w:val="20"/>
          <w:szCs w:val="20"/>
        </w:rPr>
        <w:t xml:space="preserve"> </w:t>
      </w:r>
      <w:r w:rsidRPr="001E2543">
        <w:rPr>
          <w:rFonts w:ascii="Palatino" w:hAnsi="Palatino"/>
          <w:sz w:val="20"/>
          <w:szCs w:val="20"/>
        </w:rPr>
        <w:t xml:space="preserve">transcriptomic and DNA methylation </w:t>
      </w:r>
      <w:r w:rsidR="00094960">
        <w:rPr>
          <w:rFonts w:ascii="Palatino" w:hAnsi="Palatino"/>
          <w:sz w:val="20"/>
          <w:szCs w:val="20"/>
        </w:rPr>
        <w:t>information</w:t>
      </w:r>
      <w:r w:rsidR="00094960" w:rsidRPr="001E2543">
        <w:rPr>
          <w:rFonts w:ascii="Palatino" w:hAnsi="Palatino"/>
          <w:sz w:val="20"/>
          <w:szCs w:val="20"/>
        </w:rPr>
        <w:t xml:space="preserve"> </w:t>
      </w:r>
      <w:r w:rsidRPr="001E2543">
        <w:rPr>
          <w:rFonts w:ascii="Palatino" w:hAnsi="Palatino"/>
          <w:sz w:val="20"/>
          <w:szCs w:val="20"/>
        </w:rPr>
        <w:t>improve</w:t>
      </w:r>
      <w:r w:rsidR="00094960">
        <w:rPr>
          <w:rFonts w:ascii="Palatino" w:hAnsi="Palatino"/>
          <w:sz w:val="20"/>
          <w:szCs w:val="20"/>
        </w:rPr>
        <w:t>s</w:t>
      </w:r>
      <w:r w:rsidRPr="001E2543">
        <w:rPr>
          <w:rFonts w:ascii="Palatino" w:hAnsi="Palatino"/>
          <w:sz w:val="20"/>
          <w:szCs w:val="20"/>
        </w:rPr>
        <w:t xml:space="preserve"> the accuracy of genomic prediction </w:t>
      </w:r>
      <w:r w:rsidR="007E0C0D" w:rsidRPr="001E2543">
        <w:rPr>
          <w:rFonts w:ascii="Palatino" w:hAnsi="Palatino"/>
          <w:sz w:val="20"/>
          <w:szCs w:val="20"/>
        </w:rPr>
        <w:t xml:space="preserve">of phenotypes </w:t>
      </w:r>
      <w:r w:rsidRPr="001E2543">
        <w:rPr>
          <w:rFonts w:ascii="Palatino" w:hAnsi="Palatino"/>
          <w:sz w:val="20"/>
          <w:szCs w:val="20"/>
        </w:rPr>
        <w:t xml:space="preserve">in commercial pig populations. </w:t>
      </w:r>
      <w:r w:rsidR="007A000C" w:rsidRPr="007A000C">
        <w:rPr>
          <w:rFonts w:ascii="Palatino" w:hAnsi="Palatino"/>
          <w:sz w:val="20"/>
          <w:szCs w:val="20"/>
        </w:rPr>
        <w:t>We compare single- and multi-omics models</w:t>
      </w:r>
      <w:r w:rsidR="00C2777E">
        <w:rPr>
          <w:rFonts w:ascii="Palatino" w:hAnsi="Palatino"/>
          <w:sz w:val="20"/>
          <w:szCs w:val="20"/>
        </w:rPr>
        <w:t xml:space="preserve"> by</w:t>
      </w:r>
      <w:r w:rsidR="007A000C" w:rsidRPr="007A000C">
        <w:rPr>
          <w:rFonts w:ascii="Palatino" w:hAnsi="Palatino"/>
          <w:sz w:val="20"/>
          <w:szCs w:val="20"/>
        </w:rPr>
        <w:t xml:space="preserve"> </w:t>
      </w:r>
      <w:r w:rsidR="00C2777E">
        <w:rPr>
          <w:rFonts w:ascii="Palatino" w:hAnsi="Palatino"/>
          <w:sz w:val="20"/>
          <w:szCs w:val="20"/>
        </w:rPr>
        <w:t>assessing</w:t>
      </w:r>
      <w:r w:rsidR="00C2777E" w:rsidRPr="007A000C">
        <w:rPr>
          <w:rFonts w:ascii="Palatino" w:hAnsi="Palatino"/>
          <w:sz w:val="20"/>
          <w:szCs w:val="20"/>
        </w:rPr>
        <w:t xml:space="preserve"> </w:t>
      </w:r>
      <w:r w:rsidR="007A000C" w:rsidRPr="007A000C">
        <w:rPr>
          <w:rFonts w:ascii="Palatino" w:hAnsi="Palatino"/>
          <w:sz w:val="20"/>
          <w:szCs w:val="20"/>
        </w:rPr>
        <w:t>predictive performance as the correlation between observed and predicted phenotyp</w:t>
      </w:r>
      <w:r w:rsidR="00C2777E">
        <w:rPr>
          <w:rFonts w:ascii="Palatino" w:hAnsi="Palatino"/>
          <w:sz w:val="20"/>
          <w:szCs w:val="20"/>
        </w:rPr>
        <w:t>es</w:t>
      </w:r>
      <w:r w:rsidR="007A000C" w:rsidRPr="007A000C">
        <w:rPr>
          <w:rFonts w:ascii="Palatino" w:hAnsi="Palatino"/>
          <w:sz w:val="20"/>
          <w:szCs w:val="20"/>
        </w:rPr>
        <w:t xml:space="preserve">. We </w:t>
      </w:r>
      <w:r w:rsidR="00C2777E">
        <w:rPr>
          <w:rFonts w:ascii="Palatino" w:hAnsi="Palatino"/>
          <w:sz w:val="20"/>
          <w:szCs w:val="20"/>
        </w:rPr>
        <w:t>also</w:t>
      </w:r>
      <w:r w:rsidR="00C2777E" w:rsidRPr="007A000C">
        <w:rPr>
          <w:rFonts w:ascii="Palatino" w:hAnsi="Palatino"/>
          <w:sz w:val="20"/>
          <w:szCs w:val="20"/>
        </w:rPr>
        <w:t xml:space="preserve"> </w:t>
      </w:r>
      <w:r w:rsidR="007A000C" w:rsidRPr="007A000C">
        <w:rPr>
          <w:rFonts w:ascii="Palatino" w:hAnsi="Palatino"/>
          <w:sz w:val="20"/>
          <w:szCs w:val="20"/>
        </w:rPr>
        <w:t>estimate variance components to quantify the relative contribution of each omics layer to phenotypic variation.</w:t>
      </w:r>
    </w:p>
    <w:p w14:paraId="4EC71EEC" w14:textId="77777777" w:rsidR="002E62AC" w:rsidRPr="000826C9" w:rsidRDefault="002E62AC" w:rsidP="00AB6560">
      <w:pPr>
        <w:jc w:val="both"/>
        <w:rPr>
          <w:rFonts w:ascii="Palatino Linotype" w:eastAsiaTheme="majorEastAsia" w:hAnsi="Palatino Linotype" w:cstheme="majorBidi"/>
          <w:color w:val="0F4761" w:themeColor="accent1" w:themeShade="BF"/>
          <w:sz w:val="28"/>
          <w:szCs w:val="28"/>
        </w:rPr>
      </w:pPr>
    </w:p>
    <w:p w14:paraId="22FEF80C" w14:textId="5C3A145F" w:rsidR="00BF1898" w:rsidRPr="00E75991" w:rsidRDefault="00BF1898" w:rsidP="00E75991">
      <w:pPr>
        <w:pStyle w:val="Heading1"/>
        <w:rPr>
          <w:rFonts w:ascii="Segoe UI" w:hAnsi="Segoe UI" w:cs="Segoe UI"/>
          <w:b/>
          <w:bCs/>
          <w:color w:val="000000" w:themeColor="text1"/>
          <w:sz w:val="24"/>
          <w:szCs w:val="24"/>
          <w:rPrChange w:id="8" w:author="Lima Ayres, Levi" w:date="2026-04-07T13:38:00Z" w16du:dateUtc="2026-04-07T11:38:00Z">
            <w:rPr/>
          </w:rPrChange>
        </w:rPr>
        <w:pPrChange w:id="9" w:author="Lima Ayres, Levi" w:date="2026-04-07T13:38:00Z" w16du:dateUtc="2026-04-07T11:38:00Z">
          <w:pPr>
            <w:jc w:val="both"/>
          </w:pPr>
        </w:pPrChange>
      </w:pPr>
      <w:r w:rsidRPr="00E75991">
        <w:rPr>
          <w:rFonts w:ascii="Segoe UI" w:hAnsi="Segoe UI" w:cs="Segoe UI"/>
          <w:b/>
          <w:bCs/>
          <w:color w:val="000000" w:themeColor="text1"/>
          <w:sz w:val="24"/>
          <w:szCs w:val="24"/>
          <w:rPrChange w:id="10" w:author="Lima Ayres, Levi" w:date="2026-04-07T13:38:00Z" w16du:dateUtc="2026-04-07T11:38:00Z">
            <w:rPr/>
          </w:rPrChange>
        </w:rPr>
        <w:t>Methods</w:t>
      </w:r>
    </w:p>
    <w:p w14:paraId="32262E28" w14:textId="5435775D" w:rsidR="00BF1898" w:rsidRPr="00BE5804" w:rsidRDefault="00BF1898" w:rsidP="00BF1898">
      <w:pPr>
        <w:pStyle w:val="Heading2"/>
        <w:rPr>
          <w:rFonts w:ascii="Segoe UI Semibold" w:eastAsia="Times New Roman" w:hAnsi="Segoe UI Semibold" w:cs="Segoe UI Semibold"/>
          <w:color w:val="000000" w:themeColor="text1"/>
          <w:sz w:val="22"/>
          <w:szCs w:val="22"/>
        </w:rPr>
      </w:pPr>
      <w:r w:rsidRPr="00BE5804">
        <w:rPr>
          <w:rFonts w:ascii="Segoe UI Semibold" w:eastAsia="Times New Roman" w:hAnsi="Segoe UI Semibold" w:cs="Segoe UI Semibold"/>
          <w:color w:val="000000" w:themeColor="text1"/>
          <w:sz w:val="22"/>
          <w:szCs w:val="22"/>
        </w:rPr>
        <w:t xml:space="preserve">Animals and </w:t>
      </w:r>
      <w:r w:rsidR="000A454C" w:rsidRPr="00BE5804">
        <w:rPr>
          <w:rFonts w:ascii="Segoe UI Semibold" w:eastAsia="Times New Roman" w:hAnsi="Segoe UI Semibold" w:cs="Segoe UI Semibold"/>
          <w:color w:val="000000" w:themeColor="text1"/>
          <w:sz w:val="22"/>
          <w:szCs w:val="22"/>
        </w:rPr>
        <w:t>p</w:t>
      </w:r>
      <w:r w:rsidRPr="00BE5804">
        <w:rPr>
          <w:rFonts w:ascii="Segoe UI Semibold" w:eastAsia="Times New Roman" w:hAnsi="Segoe UI Semibold" w:cs="Segoe UI Semibold"/>
          <w:color w:val="000000" w:themeColor="text1"/>
          <w:sz w:val="22"/>
          <w:szCs w:val="22"/>
        </w:rPr>
        <w:t>henotypes</w:t>
      </w:r>
    </w:p>
    <w:p w14:paraId="7A2567FB" w14:textId="0E24A831" w:rsidR="00D047BB" w:rsidRPr="001E2543" w:rsidRDefault="002D7FF4" w:rsidP="001F2462">
      <w:pPr>
        <w:jc w:val="both"/>
        <w:rPr>
          <w:rFonts w:ascii="Palatino" w:hAnsi="Palatino"/>
          <w:sz w:val="20"/>
          <w:szCs w:val="20"/>
        </w:rPr>
      </w:pPr>
      <w:r w:rsidRPr="001E2543">
        <w:rPr>
          <w:rFonts w:ascii="Palatino" w:hAnsi="Palatino"/>
          <w:sz w:val="20"/>
          <w:szCs w:val="20"/>
        </w:rPr>
        <w:t>We obtained d</w:t>
      </w:r>
      <w:r w:rsidR="00D047BB" w:rsidRPr="001E2543">
        <w:rPr>
          <w:rFonts w:ascii="Palatino" w:hAnsi="Palatino"/>
          <w:sz w:val="20"/>
          <w:szCs w:val="20"/>
        </w:rPr>
        <w:t>ata from the DanBred</w:t>
      </w:r>
      <w:r w:rsidR="00BB0AF9" w:rsidRPr="001E2543">
        <w:rPr>
          <w:rFonts w:ascii="Palatino" w:hAnsi="Palatino"/>
          <w:sz w:val="20"/>
          <w:szCs w:val="20"/>
        </w:rPr>
        <w:t xml:space="preserve"> commercial</w:t>
      </w:r>
      <w:r w:rsidR="00D047BB" w:rsidRPr="001E2543">
        <w:rPr>
          <w:rFonts w:ascii="Palatino" w:hAnsi="Palatino"/>
          <w:sz w:val="20"/>
          <w:szCs w:val="20"/>
        </w:rPr>
        <w:t xml:space="preserve"> breeding program</w:t>
      </w:r>
      <w:r w:rsidR="00742C88" w:rsidRPr="001E2543">
        <w:rPr>
          <w:rFonts w:ascii="Palatino" w:hAnsi="Palatino"/>
          <w:sz w:val="20"/>
          <w:szCs w:val="20"/>
        </w:rPr>
        <w:t xml:space="preserve"> in Denmark</w:t>
      </w:r>
      <w:r w:rsidRPr="001E2543">
        <w:rPr>
          <w:rFonts w:ascii="Palatino" w:hAnsi="Palatino"/>
          <w:sz w:val="20"/>
          <w:szCs w:val="20"/>
        </w:rPr>
        <w:t xml:space="preserve">. The dataset </w:t>
      </w:r>
      <w:r w:rsidR="0000402C" w:rsidRPr="001E2543">
        <w:rPr>
          <w:rFonts w:ascii="Palatino" w:hAnsi="Palatino"/>
          <w:sz w:val="20"/>
          <w:szCs w:val="20"/>
        </w:rPr>
        <w:t>comprised</w:t>
      </w:r>
      <w:r w:rsidR="00AB67BF" w:rsidRPr="001E2543">
        <w:rPr>
          <w:rFonts w:ascii="Palatino" w:hAnsi="Palatino"/>
          <w:sz w:val="20"/>
          <w:szCs w:val="20"/>
        </w:rPr>
        <w:t xml:space="preserve"> </w:t>
      </w:r>
      <w:r w:rsidR="00D047BB" w:rsidRPr="001E2543">
        <w:rPr>
          <w:rFonts w:ascii="Palatino" w:hAnsi="Palatino"/>
          <w:sz w:val="20"/>
          <w:szCs w:val="20"/>
        </w:rPr>
        <w:t xml:space="preserve">443 </w:t>
      </w:r>
      <w:r w:rsidR="00FC5044" w:rsidRPr="001E2543">
        <w:rPr>
          <w:rFonts w:ascii="Palatino" w:hAnsi="Palatino"/>
          <w:sz w:val="20"/>
          <w:szCs w:val="20"/>
        </w:rPr>
        <w:t>male, non-castrated</w:t>
      </w:r>
      <w:r w:rsidR="00F815AB" w:rsidRPr="001E2543">
        <w:rPr>
          <w:rFonts w:ascii="Palatino" w:hAnsi="Palatino"/>
          <w:sz w:val="20"/>
          <w:szCs w:val="20"/>
        </w:rPr>
        <w:t xml:space="preserve"> </w:t>
      </w:r>
      <w:r w:rsidR="00D047BB" w:rsidRPr="001E2543">
        <w:rPr>
          <w:rFonts w:ascii="Palatino" w:hAnsi="Palatino"/>
          <w:sz w:val="20"/>
          <w:szCs w:val="20"/>
        </w:rPr>
        <w:t>pigs from three pure breeds: Duroc</w:t>
      </w:r>
      <w:r w:rsidR="00F43779" w:rsidRPr="001E2543">
        <w:rPr>
          <w:rFonts w:ascii="Palatino" w:hAnsi="Palatino"/>
          <w:sz w:val="20"/>
          <w:szCs w:val="20"/>
        </w:rPr>
        <w:t xml:space="preserve"> (143)</w:t>
      </w:r>
      <w:r w:rsidR="00D047BB" w:rsidRPr="001E2543">
        <w:rPr>
          <w:rFonts w:ascii="Palatino" w:hAnsi="Palatino"/>
          <w:sz w:val="20"/>
          <w:szCs w:val="20"/>
        </w:rPr>
        <w:t>, Landrace</w:t>
      </w:r>
      <w:r w:rsidR="00F43779" w:rsidRPr="001E2543">
        <w:rPr>
          <w:rFonts w:ascii="Palatino" w:hAnsi="Palatino"/>
          <w:sz w:val="20"/>
          <w:szCs w:val="20"/>
        </w:rPr>
        <w:t xml:space="preserve"> (148)</w:t>
      </w:r>
      <w:r w:rsidR="00D047BB" w:rsidRPr="001E2543">
        <w:rPr>
          <w:rFonts w:ascii="Palatino" w:hAnsi="Palatino"/>
          <w:sz w:val="20"/>
          <w:szCs w:val="20"/>
        </w:rPr>
        <w:t>, and Yorkshire</w:t>
      </w:r>
      <w:r w:rsidR="003867C8" w:rsidRPr="001E2543">
        <w:rPr>
          <w:rFonts w:ascii="Palatino" w:hAnsi="Palatino"/>
          <w:sz w:val="20"/>
          <w:szCs w:val="20"/>
        </w:rPr>
        <w:t xml:space="preserve"> (152)</w:t>
      </w:r>
      <w:r w:rsidR="00D047BB" w:rsidRPr="001E2543">
        <w:rPr>
          <w:rFonts w:ascii="Palatino" w:hAnsi="Palatino"/>
          <w:sz w:val="20"/>
          <w:szCs w:val="20"/>
        </w:rPr>
        <w:t xml:space="preserve">. </w:t>
      </w:r>
      <w:r w:rsidR="00AB67BF" w:rsidRPr="001E2543">
        <w:rPr>
          <w:rFonts w:ascii="Palatino" w:hAnsi="Palatino"/>
          <w:sz w:val="20"/>
          <w:szCs w:val="20"/>
        </w:rPr>
        <w:t>T</w:t>
      </w:r>
      <w:r w:rsidR="00D047BB" w:rsidRPr="001E2543">
        <w:rPr>
          <w:rFonts w:ascii="Palatino" w:hAnsi="Palatino"/>
          <w:sz w:val="20"/>
          <w:szCs w:val="20"/>
        </w:rPr>
        <w:t>he</w:t>
      </w:r>
      <w:r w:rsidR="00E6458A" w:rsidRPr="001E2543">
        <w:rPr>
          <w:rFonts w:ascii="Palatino" w:hAnsi="Palatino"/>
          <w:sz w:val="20"/>
          <w:szCs w:val="20"/>
        </w:rPr>
        <w:t>se</w:t>
      </w:r>
      <w:r w:rsidR="00D047BB" w:rsidRPr="001E2543">
        <w:rPr>
          <w:rFonts w:ascii="Palatino" w:hAnsi="Palatino"/>
          <w:sz w:val="20"/>
          <w:szCs w:val="20"/>
        </w:rPr>
        <w:t xml:space="preserve"> </w:t>
      </w:r>
      <w:r w:rsidR="004313F1" w:rsidRPr="001E2543">
        <w:rPr>
          <w:rFonts w:ascii="Palatino" w:hAnsi="Palatino"/>
          <w:sz w:val="20"/>
          <w:szCs w:val="20"/>
        </w:rPr>
        <w:t xml:space="preserve">animals </w:t>
      </w:r>
      <w:r w:rsidR="0065631F">
        <w:rPr>
          <w:rFonts w:ascii="Palatino" w:hAnsi="Palatino"/>
          <w:sz w:val="20"/>
          <w:szCs w:val="20"/>
        </w:rPr>
        <w:t xml:space="preserve">were born in the same year and </w:t>
      </w:r>
      <w:r w:rsidR="004313F1" w:rsidRPr="001E2543">
        <w:rPr>
          <w:rFonts w:ascii="Palatino" w:hAnsi="Palatino"/>
          <w:sz w:val="20"/>
          <w:szCs w:val="20"/>
        </w:rPr>
        <w:t>had</w:t>
      </w:r>
      <w:r w:rsidR="00D047BB" w:rsidRPr="001E2543">
        <w:rPr>
          <w:rFonts w:ascii="Palatino" w:hAnsi="Palatino"/>
          <w:sz w:val="20"/>
          <w:szCs w:val="20"/>
        </w:rPr>
        <w:t xml:space="preserve"> phenotypes, pedigrees, genotypes, gene expression level</w:t>
      </w:r>
      <w:r w:rsidR="003C3E82" w:rsidRPr="001E2543">
        <w:rPr>
          <w:rFonts w:ascii="Palatino" w:hAnsi="Palatino"/>
          <w:sz w:val="20"/>
          <w:szCs w:val="20"/>
        </w:rPr>
        <w:t>s</w:t>
      </w:r>
      <w:r w:rsidR="00D047BB" w:rsidRPr="001E2543">
        <w:rPr>
          <w:rFonts w:ascii="Palatino" w:hAnsi="Palatino"/>
          <w:sz w:val="20"/>
          <w:szCs w:val="20"/>
        </w:rPr>
        <w:t>, and DNA methylation information</w:t>
      </w:r>
      <w:r w:rsidR="003867C8" w:rsidRPr="001E2543">
        <w:rPr>
          <w:rFonts w:ascii="Palatino" w:hAnsi="Palatino"/>
          <w:sz w:val="20"/>
          <w:szCs w:val="20"/>
        </w:rPr>
        <w:t xml:space="preserve"> available.</w:t>
      </w:r>
      <w:r w:rsidR="003817A0">
        <w:rPr>
          <w:rFonts w:ascii="Palatino" w:hAnsi="Palatino"/>
          <w:sz w:val="20"/>
          <w:szCs w:val="20"/>
        </w:rPr>
        <w:t xml:space="preserve"> The gene expression and DNA methylation levels were obtained </w:t>
      </w:r>
      <w:r w:rsidR="003817A0" w:rsidRPr="003817A0">
        <w:rPr>
          <w:rFonts w:ascii="Palatino" w:hAnsi="Palatino"/>
          <w:sz w:val="20"/>
          <w:szCs w:val="20"/>
        </w:rPr>
        <w:t xml:space="preserve">from </w:t>
      </w:r>
      <w:r w:rsidR="003817A0" w:rsidRPr="001E2543">
        <w:rPr>
          <w:rFonts w:ascii="Palatino" w:hAnsi="Palatino" w:cs="Arial"/>
          <w:i/>
          <w:iCs/>
          <w:sz w:val="20"/>
          <w:szCs w:val="20"/>
        </w:rPr>
        <w:t>longissimus dorsi</w:t>
      </w:r>
      <w:r w:rsidR="003817A0" w:rsidRPr="001E2543">
        <w:rPr>
          <w:rFonts w:ascii="Palatino" w:hAnsi="Palatino" w:cs="Arial"/>
          <w:sz w:val="20"/>
          <w:szCs w:val="20"/>
        </w:rPr>
        <w:t xml:space="preserve"> muscle </w:t>
      </w:r>
      <w:r w:rsidR="003817A0" w:rsidRPr="003817A0">
        <w:rPr>
          <w:rFonts w:ascii="Palatino" w:hAnsi="Palatino"/>
          <w:sz w:val="20"/>
          <w:szCs w:val="20"/>
        </w:rPr>
        <w:t>biopsies</w:t>
      </w:r>
      <w:r w:rsidR="003817A0">
        <w:rPr>
          <w:rFonts w:ascii="Palatino" w:hAnsi="Palatino"/>
          <w:sz w:val="20"/>
          <w:szCs w:val="20"/>
        </w:rPr>
        <w:t>.</w:t>
      </w:r>
    </w:p>
    <w:p w14:paraId="290ECF9E" w14:textId="01FDC782" w:rsidR="00D047BB" w:rsidRPr="001E2543" w:rsidRDefault="00320FA9" w:rsidP="001F2462">
      <w:pPr>
        <w:jc w:val="both"/>
        <w:rPr>
          <w:rFonts w:ascii="Palatino" w:hAnsi="Palatino"/>
          <w:sz w:val="20"/>
          <w:szCs w:val="20"/>
        </w:rPr>
      </w:pPr>
      <w:r w:rsidRPr="001E2543">
        <w:rPr>
          <w:rFonts w:ascii="Palatino" w:hAnsi="Palatino"/>
          <w:sz w:val="20"/>
          <w:szCs w:val="20"/>
        </w:rPr>
        <w:t>We analyzed f</w:t>
      </w:r>
      <w:r w:rsidR="00D047BB" w:rsidRPr="001E2543">
        <w:rPr>
          <w:rFonts w:ascii="Palatino" w:hAnsi="Palatino"/>
          <w:sz w:val="20"/>
          <w:szCs w:val="20"/>
        </w:rPr>
        <w:t>our production traits: average daily gain</w:t>
      </w:r>
      <w:r w:rsidR="005C6DD6" w:rsidRPr="001E2543">
        <w:rPr>
          <w:rFonts w:ascii="Palatino" w:hAnsi="Palatino"/>
          <w:sz w:val="20"/>
          <w:szCs w:val="20"/>
        </w:rPr>
        <w:t xml:space="preserve"> (ADG)</w:t>
      </w:r>
      <w:r w:rsidR="00D047BB" w:rsidRPr="001E2543">
        <w:rPr>
          <w:rFonts w:ascii="Palatino" w:hAnsi="Palatino"/>
          <w:sz w:val="20"/>
          <w:szCs w:val="20"/>
        </w:rPr>
        <w:t>, backfat thickness</w:t>
      </w:r>
      <w:r w:rsidR="005C6DD6" w:rsidRPr="001E2543">
        <w:rPr>
          <w:rFonts w:ascii="Palatino" w:hAnsi="Palatino"/>
          <w:sz w:val="20"/>
          <w:szCs w:val="20"/>
        </w:rPr>
        <w:t xml:space="preserve"> (BFT)</w:t>
      </w:r>
      <w:r w:rsidR="00D047BB" w:rsidRPr="001E2543">
        <w:rPr>
          <w:rFonts w:ascii="Palatino" w:hAnsi="Palatino"/>
          <w:sz w:val="20"/>
          <w:szCs w:val="20"/>
        </w:rPr>
        <w:t>, residual feed intake</w:t>
      </w:r>
      <w:r w:rsidR="005C6DD6" w:rsidRPr="001E2543">
        <w:rPr>
          <w:rFonts w:ascii="Palatino" w:hAnsi="Palatino"/>
          <w:sz w:val="20"/>
          <w:szCs w:val="20"/>
        </w:rPr>
        <w:t xml:space="preserve"> (RFI)</w:t>
      </w:r>
      <w:r w:rsidR="00D047BB" w:rsidRPr="001E2543">
        <w:rPr>
          <w:rFonts w:ascii="Palatino" w:hAnsi="Palatino"/>
          <w:sz w:val="20"/>
          <w:szCs w:val="20"/>
        </w:rPr>
        <w:t>, and strength</w:t>
      </w:r>
      <w:r w:rsidR="002D7FF4" w:rsidRPr="001E2543">
        <w:rPr>
          <w:rFonts w:ascii="Palatino" w:hAnsi="Palatino"/>
          <w:sz w:val="20"/>
          <w:szCs w:val="20"/>
        </w:rPr>
        <w:t xml:space="preserve"> score</w:t>
      </w:r>
      <w:r w:rsidR="005C6DD6" w:rsidRPr="001E2543">
        <w:rPr>
          <w:rFonts w:ascii="Palatino" w:hAnsi="Palatino"/>
          <w:sz w:val="20"/>
          <w:szCs w:val="20"/>
        </w:rPr>
        <w:t xml:space="preserve"> (STR)</w:t>
      </w:r>
      <w:r w:rsidR="00D047BB" w:rsidRPr="001E2543">
        <w:rPr>
          <w:rFonts w:ascii="Palatino" w:hAnsi="Palatino"/>
          <w:sz w:val="20"/>
          <w:szCs w:val="20"/>
        </w:rPr>
        <w:t xml:space="preserve">. Phenotypic records were pre-adjusted </w:t>
      </w:r>
      <w:r w:rsidR="00031202">
        <w:rPr>
          <w:rFonts w:ascii="Palatino" w:hAnsi="Palatino"/>
          <w:sz w:val="20"/>
          <w:szCs w:val="20"/>
        </w:rPr>
        <w:t xml:space="preserve">within breeds </w:t>
      </w:r>
      <w:r w:rsidR="00D047BB" w:rsidRPr="001E2543">
        <w:rPr>
          <w:rFonts w:ascii="Palatino" w:hAnsi="Palatino"/>
          <w:sz w:val="20"/>
          <w:szCs w:val="20"/>
        </w:rPr>
        <w:t xml:space="preserve">for </w:t>
      </w:r>
      <w:r w:rsidR="003C3E82" w:rsidRPr="001E2543">
        <w:rPr>
          <w:rFonts w:ascii="Palatino" w:hAnsi="Palatino"/>
          <w:sz w:val="20"/>
          <w:szCs w:val="20"/>
        </w:rPr>
        <w:t xml:space="preserve">systematic </w:t>
      </w:r>
      <w:r w:rsidR="00D047BB" w:rsidRPr="001E2543">
        <w:rPr>
          <w:rFonts w:ascii="Palatino" w:hAnsi="Palatino"/>
          <w:sz w:val="20"/>
          <w:szCs w:val="20"/>
        </w:rPr>
        <w:t>environmental effects</w:t>
      </w:r>
      <w:r w:rsidR="00031202">
        <w:rPr>
          <w:rFonts w:ascii="Palatino" w:hAnsi="Palatino"/>
          <w:sz w:val="20"/>
          <w:szCs w:val="20"/>
        </w:rPr>
        <w:t xml:space="preserve"> </w:t>
      </w:r>
      <w:r w:rsidR="009B67E7">
        <w:rPr>
          <w:rFonts w:ascii="Palatino" w:hAnsi="Palatino"/>
          <w:sz w:val="20"/>
          <w:szCs w:val="20"/>
        </w:rPr>
        <w:t>of</w:t>
      </w:r>
      <w:r w:rsidR="009B67E7" w:rsidRPr="009B67E7">
        <w:rPr>
          <w:rFonts w:ascii="Palatino" w:hAnsi="Palatino"/>
          <w:sz w:val="20"/>
          <w:szCs w:val="20"/>
        </w:rPr>
        <w:t xml:space="preserve"> </w:t>
      </w:r>
      <w:commentRangeStart w:id="11"/>
      <w:commentRangeStart w:id="12"/>
      <w:r w:rsidR="009B67E7" w:rsidRPr="009B67E7">
        <w:rPr>
          <w:rFonts w:ascii="Palatino" w:hAnsi="Palatino"/>
          <w:sz w:val="20"/>
          <w:szCs w:val="20"/>
        </w:rPr>
        <w:t>section</w:t>
      </w:r>
      <w:commentRangeEnd w:id="11"/>
      <w:r w:rsidR="003D0CA7" w:rsidRPr="009B67E7">
        <w:rPr>
          <w:rStyle w:val="CommentReference"/>
          <w:rFonts w:ascii="Palatino" w:hAnsi="Palatino"/>
          <w:sz w:val="20"/>
          <w:szCs w:val="20"/>
        </w:rPr>
        <w:commentReference w:id="11"/>
      </w:r>
      <w:commentRangeEnd w:id="12"/>
      <w:r w:rsidR="00202C9B" w:rsidRPr="009B67E7">
        <w:rPr>
          <w:rStyle w:val="CommentReference"/>
          <w:rFonts w:ascii="Palatino" w:hAnsi="Palatino"/>
          <w:sz w:val="20"/>
          <w:szCs w:val="20"/>
        </w:rPr>
        <w:commentReference w:id="12"/>
      </w:r>
      <w:r w:rsidR="009B67E7" w:rsidRPr="009B67E7">
        <w:rPr>
          <w:rFonts w:ascii="Palatino" w:hAnsi="Palatino"/>
          <w:sz w:val="20"/>
          <w:szCs w:val="20"/>
        </w:rPr>
        <w:t xml:space="preserve">, sex, parity of dam, and weight at </w:t>
      </w:r>
      <w:r w:rsidR="00031202">
        <w:rPr>
          <w:rFonts w:ascii="Palatino" w:hAnsi="Palatino"/>
          <w:sz w:val="20"/>
          <w:szCs w:val="20"/>
        </w:rPr>
        <w:t xml:space="preserve">the </w:t>
      </w:r>
      <w:r w:rsidR="009B67E7" w:rsidRPr="009B67E7">
        <w:rPr>
          <w:rFonts w:ascii="Palatino" w:hAnsi="Palatino"/>
          <w:sz w:val="20"/>
          <w:szCs w:val="20"/>
        </w:rPr>
        <w:t>start of the testing period.</w:t>
      </w:r>
      <w:r w:rsidR="009B67E7">
        <w:rPr>
          <w:rFonts w:ascii="Palatino" w:hAnsi="Palatino"/>
          <w:sz w:val="20"/>
          <w:szCs w:val="20"/>
        </w:rPr>
        <w:t xml:space="preserve"> </w:t>
      </w:r>
      <w:r w:rsidR="00031202">
        <w:rPr>
          <w:rFonts w:ascii="Palatino" w:hAnsi="Palatino"/>
          <w:sz w:val="20"/>
          <w:szCs w:val="20"/>
        </w:rPr>
        <w:t xml:space="preserve">The systematic effects </w:t>
      </w:r>
      <w:r w:rsidR="009B67E7" w:rsidRPr="009B67E7">
        <w:rPr>
          <w:rFonts w:ascii="Palatino" w:hAnsi="Palatino"/>
          <w:sz w:val="20"/>
          <w:szCs w:val="20"/>
        </w:rPr>
        <w:t xml:space="preserve"> </w:t>
      </w:r>
      <w:r w:rsidR="00D82452">
        <w:rPr>
          <w:rFonts w:ascii="Palatino" w:hAnsi="Palatino"/>
          <w:sz w:val="20"/>
          <w:szCs w:val="20"/>
        </w:rPr>
        <w:t>were estimated using</w:t>
      </w:r>
      <w:r w:rsidR="009B67E7" w:rsidRPr="009B67E7">
        <w:rPr>
          <w:rFonts w:ascii="Palatino" w:hAnsi="Palatino"/>
          <w:sz w:val="20"/>
          <w:szCs w:val="20"/>
        </w:rPr>
        <w:t xml:space="preserve"> larger populations maintained by the breeding company</w:t>
      </w:r>
      <w:r w:rsidR="00031202">
        <w:rPr>
          <w:rFonts w:ascii="Palatino" w:hAnsi="Palatino"/>
          <w:sz w:val="20"/>
          <w:szCs w:val="20"/>
        </w:rPr>
        <w:t xml:space="preserve"> </w:t>
      </w:r>
      <w:r w:rsidR="00031202" w:rsidRPr="00031202">
        <w:rPr>
          <w:rFonts w:ascii="Palatino" w:hAnsi="Palatino"/>
          <w:sz w:val="20"/>
          <w:szCs w:val="20"/>
        </w:rPr>
        <w:t>as part of their routine genetic evaluation.</w:t>
      </w:r>
    </w:p>
    <w:p w14:paraId="231F5B03" w14:textId="405807E5" w:rsidR="00C42BEC" w:rsidRPr="001E2543" w:rsidRDefault="00C42BEC" w:rsidP="001F2462">
      <w:pPr>
        <w:jc w:val="both"/>
        <w:rPr>
          <w:rFonts w:ascii="Palatino" w:hAnsi="Palatino"/>
          <w:sz w:val="20"/>
          <w:szCs w:val="20"/>
        </w:rPr>
      </w:pPr>
      <w:r w:rsidRPr="001E2543">
        <w:rPr>
          <w:rFonts w:ascii="Palatino" w:hAnsi="Palatino"/>
          <w:sz w:val="20"/>
          <w:szCs w:val="20"/>
        </w:rPr>
        <w:lastRenderedPageBreak/>
        <w:t xml:space="preserve">Average daily gain (in grams per day) was evaluated in the growth window </w:t>
      </w:r>
      <w:r w:rsidR="00BB0AF9" w:rsidRPr="001E2543">
        <w:rPr>
          <w:rFonts w:ascii="Palatino" w:hAnsi="Palatino"/>
          <w:sz w:val="20"/>
          <w:szCs w:val="20"/>
        </w:rPr>
        <w:t>from</w:t>
      </w:r>
      <w:r w:rsidRPr="001E2543">
        <w:rPr>
          <w:rFonts w:ascii="Palatino" w:hAnsi="Palatino"/>
          <w:sz w:val="20"/>
          <w:szCs w:val="20"/>
        </w:rPr>
        <w:t xml:space="preserve"> 30 to 100 kg of live </w:t>
      </w:r>
      <w:r w:rsidR="00031202">
        <w:rPr>
          <w:rFonts w:ascii="Palatino" w:hAnsi="Palatino"/>
          <w:sz w:val="20"/>
          <w:szCs w:val="20"/>
        </w:rPr>
        <w:t xml:space="preserve">body </w:t>
      </w:r>
      <w:r w:rsidRPr="001E2543">
        <w:rPr>
          <w:rFonts w:ascii="Palatino" w:hAnsi="Palatino"/>
          <w:sz w:val="20"/>
          <w:szCs w:val="20"/>
        </w:rPr>
        <w:t xml:space="preserve">weight. </w:t>
      </w:r>
      <w:r w:rsidR="00164FED" w:rsidRPr="001E2543">
        <w:rPr>
          <w:rFonts w:ascii="Palatino" w:hAnsi="Palatino"/>
          <w:sz w:val="20"/>
          <w:szCs w:val="20"/>
        </w:rPr>
        <w:t xml:space="preserve">Weight and feed intake </w:t>
      </w:r>
      <w:r w:rsidRPr="001E2543">
        <w:rPr>
          <w:rFonts w:ascii="Palatino" w:hAnsi="Palatino"/>
          <w:sz w:val="20"/>
          <w:szCs w:val="20"/>
        </w:rPr>
        <w:t>measurements were taken from electronic feeding stations.</w:t>
      </w:r>
    </w:p>
    <w:p w14:paraId="530CF9AC" w14:textId="0C27C27B" w:rsidR="00136BCC" w:rsidRPr="001E2543" w:rsidRDefault="00136BCC" w:rsidP="001F2462">
      <w:pPr>
        <w:jc w:val="both"/>
        <w:rPr>
          <w:rFonts w:ascii="Palatino" w:hAnsi="Palatino"/>
          <w:sz w:val="20"/>
          <w:szCs w:val="20"/>
        </w:rPr>
      </w:pPr>
      <w:r w:rsidRPr="001E2543">
        <w:rPr>
          <w:rFonts w:ascii="Palatino" w:hAnsi="Palatino"/>
          <w:sz w:val="20"/>
          <w:szCs w:val="20"/>
        </w:rPr>
        <w:t>Four backfat thickness measurements (in milimeters) were recorded per boar at approximately 100 kg body weight, and their mean</w:t>
      </w:r>
      <w:r w:rsidR="00BB0AF9" w:rsidRPr="001E2543">
        <w:rPr>
          <w:rFonts w:ascii="Palatino" w:hAnsi="Palatino"/>
          <w:sz w:val="20"/>
          <w:szCs w:val="20"/>
        </w:rPr>
        <w:t>s</w:t>
      </w:r>
      <w:r w:rsidRPr="001E2543">
        <w:rPr>
          <w:rFonts w:ascii="Palatino" w:hAnsi="Palatino"/>
          <w:sz w:val="20"/>
          <w:szCs w:val="20"/>
        </w:rPr>
        <w:t xml:space="preserve"> </w:t>
      </w:r>
      <w:r w:rsidR="00BB0AF9" w:rsidRPr="001E2543">
        <w:rPr>
          <w:rFonts w:ascii="Palatino" w:hAnsi="Palatino"/>
          <w:sz w:val="20"/>
          <w:szCs w:val="20"/>
        </w:rPr>
        <w:t>were</w:t>
      </w:r>
      <w:r w:rsidRPr="001E2543">
        <w:rPr>
          <w:rFonts w:ascii="Palatino" w:hAnsi="Palatino"/>
          <w:sz w:val="20"/>
          <w:szCs w:val="20"/>
        </w:rPr>
        <w:t xml:space="preserve"> used as the phenotype</w:t>
      </w:r>
      <w:r w:rsidR="00BB0AF9" w:rsidRPr="001E2543">
        <w:rPr>
          <w:rFonts w:ascii="Palatino" w:hAnsi="Palatino"/>
          <w:sz w:val="20"/>
          <w:szCs w:val="20"/>
        </w:rPr>
        <w:t>s</w:t>
      </w:r>
      <w:r w:rsidRPr="001E2543">
        <w:rPr>
          <w:rFonts w:ascii="Palatino" w:hAnsi="Palatino"/>
          <w:sz w:val="20"/>
          <w:szCs w:val="20"/>
        </w:rPr>
        <w:t xml:space="preserve">. The phenotypes were </w:t>
      </w:r>
      <w:r w:rsidR="00DE031C" w:rsidRPr="001E2543">
        <w:rPr>
          <w:rFonts w:ascii="Palatino" w:hAnsi="Palatino"/>
          <w:sz w:val="20"/>
          <w:szCs w:val="20"/>
        </w:rPr>
        <w:t xml:space="preserve">also </w:t>
      </w:r>
      <w:r w:rsidRPr="001E2543">
        <w:rPr>
          <w:rFonts w:ascii="Palatino" w:hAnsi="Palatino"/>
          <w:sz w:val="20"/>
          <w:szCs w:val="20"/>
        </w:rPr>
        <w:t>adjusted for body weight at scanning.</w:t>
      </w:r>
    </w:p>
    <w:p w14:paraId="6E3658A3" w14:textId="3B92D0DB" w:rsidR="004709B8" w:rsidRPr="001E2543" w:rsidRDefault="004709B8" w:rsidP="001F2462">
      <w:pPr>
        <w:jc w:val="both"/>
        <w:rPr>
          <w:rFonts w:ascii="Palatino" w:hAnsi="Palatino"/>
          <w:sz w:val="20"/>
          <w:szCs w:val="20"/>
        </w:rPr>
      </w:pPr>
      <w:r w:rsidRPr="001E2543">
        <w:rPr>
          <w:rFonts w:ascii="Palatino" w:hAnsi="Palatino"/>
          <w:sz w:val="20"/>
          <w:szCs w:val="20"/>
        </w:rPr>
        <w:t xml:space="preserve">Residual feed intake was defined as the residual from </w:t>
      </w:r>
      <w:r w:rsidR="002D7FF4" w:rsidRPr="001E2543">
        <w:rPr>
          <w:rFonts w:ascii="Palatino" w:hAnsi="Palatino"/>
          <w:sz w:val="20"/>
          <w:szCs w:val="20"/>
        </w:rPr>
        <w:t>the linear</w:t>
      </w:r>
      <w:r w:rsidRPr="001E2543">
        <w:rPr>
          <w:rFonts w:ascii="Palatino" w:hAnsi="Palatino"/>
          <w:sz w:val="20"/>
          <w:szCs w:val="20"/>
        </w:rPr>
        <w:t xml:space="preserve"> regression of average feed intake on section, parity of dam, average daily gain, and metabolic body weight. Average feed intake was calculated as</w:t>
      </w:r>
      <w:r w:rsidR="00785A14" w:rsidRPr="001E2543">
        <w:rPr>
          <w:rFonts w:ascii="Palatino" w:hAnsi="Palatino"/>
          <w:sz w:val="20"/>
          <w:szCs w:val="20"/>
        </w:rPr>
        <w:t xml:space="preserve"> the</w:t>
      </w:r>
      <w:r w:rsidRPr="001E2543">
        <w:rPr>
          <w:rFonts w:ascii="Palatino" w:hAnsi="Palatino"/>
          <w:sz w:val="20"/>
          <w:szCs w:val="20"/>
        </w:rPr>
        <w:t xml:space="preserve"> total feed intake</w:t>
      </w:r>
      <w:r w:rsidR="002D7FF4" w:rsidRPr="001E2543">
        <w:rPr>
          <w:rFonts w:ascii="Palatino" w:hAnsi="Palatino"/>
          <w:sz w:val="20"/>
          <w:szCs w:val="20"/>
        </w:rPr>
        <w:t xml:space="preserve"> (in grams)</w:t>
      </w:r>
      <w:r w:rsidRPr="001E2543">
        <w:rPr>
          <w:rFonts w:ascii="Palatino" w:hAnsi="Palatino"/>
          <w:sz w:val="20"/>
          <w:szCs w:val="20"/>
        </w:rPr>
        <w:t xml:space="preserve"> during trial divided by the number of days in</w:t>
      </w:r>
      <w:r w:rsidR="002D7FF4" w:rsidRPr="001E2543">
        <w:rPr>
          <w:rFonts w:ascii="Palatino" w:hAnsi="Palatino"/>
          <w:sz w:val="20"/>
          <w:szCs w:val="20"/>
        </w:rPr>
        <w:t xml:space="preserve"> </w:t>
      </w:r>
      <w:r w:rsidR="00804A1C" w:rsidRPr="001E2543">
        <w:rPr>
          <w:rFonts w:ascii="Palatino" w:hAnsi="Palatino"/>
          <w:sz w:val="20"/>
          <w:szCs w:val="20"/>
        </w:rPr>
        <w:t xml:space="preserve">the </w:t>
      </w:r>
      <w:r w:rsidRPr="001E2543">
        <w:rPr>
          <w:rFonts w:ascii="Palatino" w:hAnsi="Palatino"/>
          <w:sz w:val="20"/>
          <w:szCs w:val="20"/>
        </w:rPr>
        <w:t xml:space="preserve">trial. </w:t>
      </w:r>
      <w:r w:rsidR="002D7FF4" w:rsidRPr="001E2543">
        <w:rPr>
          <w:rFonts w:ascii="Palatino" w:hAnsi="Palatino"/>
          <w:sz w:val="20"/>
          <w:szCs w:val="20"/>
        </w:rPr>
        <w:t>An individual’s m</w:t>
      </w:r>
      <w:r w:rsidRPr="001E2543">
        <w:rPr>
          <w:rFonts w:ascii="Palatino" w:hAnsi="Palatino"/>
          <w:sz w:val="20"/>
          <w:szCs w:val="20"/>
        </w:rPr>
        <w:t xml:space="preserve">etabolic body weight was </w:t>
      </w:r>
      <w:r w:rsidR="002D7FF4" w:rsidRPr="001E2543">
        <w:rPr>
          <w:rFonts w:ascii="Palatino" w:hAnsi="Palatino"/>
          <w:sz w:val="20"/>
          <w:szCs w:val="20"/>
        </w:rPr>
        <w:t xml:space="preserve">defined </w:t>
      </w:r>
      <w:r w:rsidRPr="001E2543">
        <w:rPr>
          <w:rFonts w:ascii="Palatino" w:hAnsi="Palatino"/>
          <w:sz w:val="20"/>
          <w:szCs w:val="20"/>
        </w:rPr>
        <w:t>as</w:t>
      </w:r>
    </w:p>
    <w:p w14:paraId="59055417" w14:textId="7F82873F" w:rsidR="00973768" w:rsidRPr="00C055C2" w:rsidRDefault="00C055C2" w:rsidP="001F2462">
      <w:pPr>
        <w:jc w:val="both"/>
        <w:rPr>
          <w:rFonts w:ascii="Palatino" w:hAnsi="Palatino"/>
          <w:iCs/>
        </w:rPr>
      </w:pPr>
      <m:oMathPara>
        <m:oMath>
          <m:r>
            <m:rPr>
              <m:sty m:val="p"/>
            </m:rPr>
            <w:rPr>
              <w:rFonts w:ascii="Cambria Math" w:hAnsi="Cambria Math"/>
              <w:sz w:val="20"/>
              <w:szCs w:val="20"/>
            </w:rPr>
            <m:t>MBW=</m:t>
          </m:r>
          <m:f>
            <m:fPr>
              <m:ctrlPr>
                <w:ins w:id="13" w:author="Lima Ayres, Levi" w:date="2026-04-07T13:24:00Z" w16du:dateUtc="2026-04-07T11:24:00Z">
                  <w:rPr>
                    <w:rFonts w:ascii="Cambria Math" w:hAnsi="Cambria Math"/>
                    <w:iCs/>
                    <w:sz w:val="20"/>
                    <w:szCs w:val="20"/>
                  </w:rPr>
                </w:ins>
              </m:ctrlPr>
            </m:fPr>
            <m:num>
              <m:sSup>
                <m:sSupPr>
                  <m:ctrlPr>
                    <w:ins w:id="14" w:author="Lima Ayres, Levi" w:date="2026-04-07T13:24:00Z" w16du:dateUtc="2026-04-07T11:24:00Z">
                      <w:rPr>
                        <w:rFonts w:ascii="Cambria Math" w:hAnsi="Cambria Math"/>
                        <w:iCs/>
                        <w:sz w:val="20"/>
                        <w:szCs w:val="20"/>
                      </w:rPr>
                    </w:ins>
                  </m:ctrlPr>
                </m:sSupPr>
                <m:e>
                  <m:sSub>
                    <m:sSubPr>
                      <m:ctrlPr>
                        <w:ins w:id="15"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BW</m:t>
                      </m:r>
                    </m:e>
                    <m:sub>
                      <m:sSub>
                        <m:sSubPr>
                          <m:ctrlPr>
                            <w:ins w:id="16"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t</m:t>
                          </m:r>
                        </m:e>
                        <m:sub>
                          <m:r>
                            <m:rPr>
                              <m:sty m:val="p"/>
                            </m:rPr>
                            <w:rPr>
                              <w:rFonts w:ascii="Cambria Math" w:hAnsi="Cambria Math"/>
                              <w:sz w:val="20"/>
                              <w:szCs w:val="20"/>
                            </w:rPr>
                            <m:t>2</m:t>
                          </m:r>
                        </m:sub>
                      </m:sSub>
                    </m:sub>
                  </m:sSub>
                </m:e>
                <m:sup>
                  <m:r>
                    <m:rPr>
                      <m:sty m:val="p"/>
                    </m:rPr>
                    <w:rPr>
                      <w:rFonts w:ascii="Cambria Math" w:hAnsi="Cambria Math"/>
                      <w:sz w:val="20"/>
                      <w:szCs w:val="20"/>
                    </w:rPr>
                    <m:t>1.75</m:t>
                  </m:r>
                </m:sup>
              </m:sSup>
              <m:r>
                <m:rPr>
                  <m:sty m:val="p"/>
                </m:rPr>
                <w:rPr>
                  <w:rFonts w:ascii="Cambria Math" w:hAnsi="Cambria Math"/>
                  <w:sz w:val="20"/>
                  <w:szCs w:val="20"/>
                </w:rPr>
                <m:t>-</m:t>
              </m:r>
              <m:sSup>
                <m:sSupPr>
                  <m:ctrlPr>
                    <w:ins w:id="17" w:author="Lima Ayres, Levi" w:date="2026-04-07T13:24:00Z" w16du:dateUtc="2026-04-07T11:24:00Z">
                      <w:rPr>
                        <w:rFonts w:ascii="Cambria Math" w:hAnsi="Cambria Math"/>
                        <w:iCs/>
                        <w:sz w:val="20"/>
                        <w:szCs w:val="20"/>
                      </w:rPr>
                    </w:ins>
                  </m:ctrlPr>
                </m:sSupPr>
                <m:e>
                  <m:sSub>
                    <m:sSubPr>
                      <m:ctrlPr>
                        <w:ins w:id="18"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BW</m:t>
                      </m:r>
                    </m:e>
                    <m:sub>
                      <m:sSub>
                        <m:sSubPr>
                          <m:ctrlPr>
                            <w:ins w:id="19"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t</m:t>
                          </m:r>
                        </m:e>
                        <m:sub>
                          <m:r>
                            <m:rPr>
                              <m:sty m:val="p"/>
                            </m:rPr>
                            <w:rPr>
                              <w:rFonts w:ascii="Cambria Math" w:hAnsi="Cambria Math"/>
                              <w:sz w:val="20"/>
                              <w:szCs w:val="20"/>
                            </w:rPr>
                            <m:t>1</m:t>
                          </m:r>
                        </m:sub>
                      </m:sSub>
                    </m:sub>
                  </m:sSub>
                </m:e>
                <m:sup>
                  <m:r>
                    <m:rPr>
                      <m:sty m:val="p"/>
                    </m:rPr>
                    <w:rPr>
                      <w:rFonts w:ascii="Cambria Math" w:hAnsi="Cambria Math"/>
                      <w:sz w:val="20"/>
                      <w:szCs w:val="20"/>
                    </w:rPr>
                    <m:t>1.75</m:t>
                  </m:r>
                </m:sup>
              </m:sSup>
            </m:num>
            <m:den>
              <m:r>
                <m:rPr>
                  <m:sty m:val="p"/>
                </m:rPr>
                <w:rPr>
                  <w:rFonts w:ascii="Cambria Math" w:hAnsi="Cambria Math"/>
                  <w:sz w:val="20"/>
                  <w:szCs w:val="20"/>
                </w:rPr>
                <m:t>1.75</m:t>
              </m:r>
              <m:d>
                <m:dPr>
                  <m:ctrlPr>
                    <w:ins w:id="20" w:author="Lima Ayres, Levi" w:date="2026-04-07T13:24:00Z" w16du:dateUtc="2026-04-07T11:24:00Z">
                      <w:rPr>
                        <w:rFonts w:ascii="Cambria Math" w:hAnsi="Cambria Math"/>
                        <w:iCs/>
                        <w:sz w:val="20"/>
                        <w:szCs w:val="20"/>
                      </w:rPr>
                    </w:ins>
                  </m:ctrlPr>
                </m:dPr>
                <m:e>
                  <m:sSub>
                    <m:sSubPr>
                      <m:ctrlPr>
                        <w:ins w:id="21"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BW</m:t>
                      </m:r>
                    </m:e>
                    <m:sub>
                      <m:sSub>
                        <m:sSubPr>
                          <m:ctrlPr>
                            <w:ins w:id="22"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t</m:t>
                          </m:r>
                        </m:e>
                        <m:sub>
                          <m:r>
                            <m:rPr>
                              <m:sty m:val="p"/>
                            </m:rPr>
                            <w:rPr>
                              <w:rFonts w:ascii="Cambria Math" w:hAnsi="Cambria Math"/>
                              <w:sz w:val="20"/>
                              <w:szCs w:val="20"/>
                            </w:rPr>
                            <m:t>2</m:t>
                          </m:r>
                        </m:sub>
                      </m:sSub>
                    </m:sub>
                  </m:sSub>
                  <m:r>
                    <m:rPr>
                      <m:sty m:val="p"/>
                    </m:rPr>
                    <w:rPr>
                      <w:rFonts w:ascii="Cambria Math" w:hAnsi="Cambria Math"/>
                      <w:sz w:val="20"/>
                      <w:szCs w:val="20"/>
                    </w:rPr>
                    <m:t>-</m:t>
                  </m:r>
                  <m:sSub>
                    <m:sSubPr>
                      <m:ctrlPr>
                        <w:ins w:id="23"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BW</m:t>
                      </m:r>
                    </m:e>
                    <m:sub>
                      <m:sSub>
                        <m:sSubPr>
                          <m:ctrlPr>
                            <w:ins w:id="24"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t</m:t>
                          </m:r>
                        </m:e>
                        <m:sub>
                          <m:r>
                            <m:rPr>
                              <m:sty m:val="p"/>
                            </m:rPr>
                            <w:rPr>
                              <w:rFonts w:ascii="Cambria Math" w:hAnsi="Cambria Math"/>
                              <w:sz w:val="20"/>
                              <w:szCs w:val="20"/>
                            </w:rPr>
                            <m:t>1</m:t>
                          </m:r>
                        </m:sub>
                      </m:sSub>
                    </m:sub>
                  </m:sSub>
                </m:e>
              </m:d>
            </m:den>
          </m:f>
        </m:oMath>
      </m:oMathPara>
    </w:p>
    <w:p w14:paraId="3BBC3538" w14:textId="37BBF16F" w:rsidR="004709B8" w:rsidRPr="001E2543" w:rsidRDefault="004709B8" w:rsidP="001F2462">
      <w:pPr>
        <w:jc w:val="both"/>
        <w:rPr>
          <w:rFonts w:ascii="Palatino" w:hAnsi="Palatino"/>
          <w:sz w:val="20"/>
          <w:szCs w:val="20"/>
        </w:rPr>
      </w:pPr>
      <w:r w:rsidRPr="001E2543">
        <w:rPr>
          <w:rFonts w:ascii="Palatino" w:hAnsi="Palatino"/>
          <w:sz w:val="20"/>
          <w:szCs w:val="20"/>
        </w:rPr>
        <w:t>where </w:t>
      </w:r>
      <m:oMath>
        <m:r>
          <m:rPr>
            <m:sty m:val="p"/>
          </m:rPr>
          <w:rPr>
            <w:rFonts w:ascii="Cambria Math" w:hAnsi="Cambria Math"/>
            <w:sz w:val="20"/>
            <w:szCs w:val="20"/>
          </w:rPr>
          <m:t>B</m:t>
        </m:r>
        <m:sSub>
          <m:sSubPr>
            <m:ctrlPr>
              <w:ins w:id="25"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W</m:t>
            </m:r>
          </m:e>
          <m:sub>
            <m:sSub>
              <m:sSubPr>
                <m:ctrlPr>
                  <w:ins w:id="26"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t</m:t>
                </m:r>
              </m:e>
              <m:sub>
                <m:r>
                  <m:rPr>
                    <m:sty m:val="p"/>
                  </m:rPr>
                  <w:rPr>
                    <w:rFonts w:ascii="Cambria Math" w:hAnsi="Cambria Math"/>
                    <w:sz w:val="20"/>
                    <w:szCs w:val="20"/>
                  </w:rPr>
                  <m:t>1</m:t>
                </m:r>
              </m:sub>
            </m:sSub>
          </m:sub>
        </m:sSub>
      </m:oMath>
      <w:r w:rsidRPr="00C055C2">
        <w:rPr>
          <w:rFonts w:ascii="Palatino" w:hAnsi="Palatino"/>
          <w:iCs/>
          <w:sz w:val="20"/>
          <w:szCs w:val="20"/>
        </w:rPr>
        <w:t> and </w:t>
      </w:r>
      <m:oMath>
        <m:r>
          <m:rPr>
            <m:sty m:val="p"/>
          </m:rPr>
          <w:rPr>
            <w:rFonts w:ascii="Cambria Math" w:hAnsi="Cambria Math"/>
            <w:sz w:val="20"/>
            <w:szCs w:val="20"/>
          </w:rPr>
          <m:t>B</m:t>
        </m:r>
        <m:sSub>
          <m:sSubPr>
            <m:ctrlPr>
              <w:ins w:id="27"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W</m:t>
            </m:r>
          </m:e>
          <m:sub>
            <m:sSub>
              <m:sSubPr>
                <m:ctrlPr>
                  <w:ins w:id="28" w:author="Lima Ayres, Levi" w:date="2026-04-07T13:24:00Z" w16du:dateUtc="2026-04-07T11:24:00Z">
                    <w:rPr>
                      <w:rFonts w:ascii="Cambria Math" w:hAnsi="Cambria Math"/>
                      <w:iCs/>
                      <w:sz w:val="20"/>
                      <w:szCs w:val="20"/>
                    </w:rPr>
                  </w:ins>
                </m:ctrlPr>
              </m:sSubPr>
              <m:e>
                <m:r>
                  <m:rPr>
                    <m:sty m:val="p"/>
                  </m:rPr>
                  <w:rPr>
                    <w:rFonts w:ascii="Cambria Math" w:hAnsi="Cambria Math"/>
                    <w:sz w:val="20"/>
                    <w:szCs w:val="20"/>
                  </w:rPr>
                  <m:t>t</m:t>
                </m:r>
              </m:e>
              <m:sub>
                <m:r>
                  <m:rPr>
                    <m:sty m:val="p"/>
                  </m:rPr>
                  <w:rPr>
                    <w:rFonts w:ascii="Cambria Math" w:hAnsi="Cambria Math"/>
                    <w:sz w:val="20"/>
                    <w:szCs w:val="20"/>
                  </w:rPr>
                  <m:t>2</m:t>
                </m:r>
              </m:sub>
            </m:sSub>
          </m:sub>
        </m:sSub>
      </m:oMath>
      <w:r w:rsidRPr="00C055C2">
        <w:rPr>
          <w:rFonts w:ascii="Palatino" w:hAnsi="Palatino"/>
          <w:iCs/>
          <w:sz w:val="20"/>
          <w:szCs w:val="20"/>
        </w:rPr>
        <w:t> </w:t>
      </w:r>
      <w:r w:rsidRPr="001E2543">
        <w:rPr>
          <w:rFonts w:ascii="Palatino" w:hAnsi="Palatino"/>
          <w:sz w:val="20"/>
          <w:szCs w:val="20"/>
        </w:rPr>
        <w:t>denote body weight</w:t>
      </w:r>
      <w:r w:rsidR="00467C3D" w:rsidRPr="001E2543">
        <w:rPr>
          <w:rFonts w:ascii="Palatino" w:hAnsi="Palatino"/>
          <w:sz w:val="20"/>
          <w:szCs w:val="20"/>
        </w:rPr>
        <w:t xml:space="preserve"> (in kilograms)</w:t>
      </w:r>
      <w:r w:rsidRPr="001E2543">
        <w:rPr>
          <w:rFonts w:ascii="Palatino" w:hAnsi="Palatino"/>
          <w:sz w:val="20"/>
          <w:szCs w:val="20"/>
        </w:rPr>
        <w:t xml:space="preserve"> at the beginning and end of the trial period, respectively.</w:t>
      </w:r>
    </w:p>
    <w:p w14:paraId="38CEA417" w14:textId="7C91CA0B" w:rsidR="00987076" w:rsidRPr="001E2543" w:rsidRDefault="00F61210" w:rsidP="001F2462">
      <w:pPr>
        <w:jc w:val="both"/>
        <w:rPr>
          <w:rFonts w:ascii="Palatino" w:hAnsi="Palatino"/>
          <w:sz w:val="20"/>
          <w:szCs w:val="20"/>
        </w:rPr>
      </w:pPr>
      <w:r w:rsidRPr="001E2543">
        <w:rPr>
          <w:rFonts w:ascii="Palatino" w:hAnsi="Palatino"/>
          <w:sz w:val="20"/>
          <w:szCs w:val="20"/>
        </w:rPr>
        <w:t>The st</w:t>
      </w:r>
      <w:r w:rsidR="00987076" w:rsidRPr="001E2543">
        <w:rPr>
          <w:rFonts w:ascii="Palatino" w:hAnsi="Palatino"/>
          <w:sz w:val="20"/>
          <w:szCs w:val="20"/>
        </w:rPr>
        <w:t xml:space="preserve">rength </w:t>
      </w:r>
      <w:r w:rsidR="002D7FF4" w:rsidRPr="001E2543">
        <w:rPr>
          <w:rFonts w:ascii="Palatino" w:hAnsi="Palatino"/>
          <w:sz w:val="20"/>
          <w:szCs w:val="20"/>
        </w:rPr>
        <w:t xml:space="preserve">score </w:t>
      </w:r>
      <w:r w:rsidR="00987076" w:rsidRPr="001E2543">
        <w:rPr>
          <w:rFonts w:ascii="Palatino" w:hAnsi="Palatino"/>
          <w:sz w:val="20"/>
          <w:szCs w:val="20"/>
        </w:rPr>
        <w:t xml:space="preserve">was defined as a composite trait derived from the assessment of leg strength, back strength, and overall conformation. Each pig received an integer score from 1 to 14. Strength </w:t>
      </w:r>
      <w:r w:rsidR="00195999" w:rsidRPr="001E2543">
        <w:rPr>
          <w:rFonts w:ascii="Palatino" w:hAnsi="Palatino"/>
          <w:sz w:val="20"/>
          <w:szCs w:val="20"/>
        </w:rPr>
        <w:t xml:space="preserve">score </w:t>
      </w:r>
      <w:r w:rsidR="00987076" w:rsidRPr="001E2543">
        <w:rPr>
          <w:rFonts w:ascii="Palatino" w:hAnsi="Palatino"/>
          <w:sz w:val="20"/>
          <w:szCs w:val="20"/>
        </w:rPr>
        <w:t>records were adjusted body weight.</w:t>
      </w:r>
    </w:p>
    <w:p w14:paraId="00DEC957" w14:textId="77777777" w:rsidR="00164FED" w:rsidRPr="00BE5804" w:rsidRDefault="00164FED" w:rsidP="00164FED">
      <w:pPr>
        <w:pStyle w:val="Heading2"/>
        <w:rPr>
          <w:rFonts w:ascii="Segoe UI Semibold" w:hAnsi="Segoe UI Semibold" w:cs="Segoe UI Semibold"/>
          <w:color w:val="000000" w:themeColor="text1"/>
          <w:sz w:val="22"/>
          <w:szCs w:val="22"/>
        </w:rPr>
      </w:pPr>
      <w:r w:rsidRPr="00BE5804">
        <w:rPr>
          <w:rFonts w:ascii="Segoe UI Semibold" w:hAnsi="Segoe UI Semibold" w:cs="Segoe UI Semibold"/>
          <w:color w:val="000000" w:themeColor="text1"/>
          <w:sz w:val="22"/>
          <w:szCs w:val="22"/>
        </w:rPr>
        <w:t>Information sources</w:t>
      </w:r>
    </w:p>
    <w:p w14:paraId="0EAE7431" w14:textId="720FD20A" w:rsidR="001B2269" w:rsidRPr="001E2543" w:rsidRDefault="00717E18" w:rsidP="001B2269">
      <w:pPr>
        <w:jc w:val="both"/>
        <w:rPr>
          <w:rFonts w:ascii="Palatino" w:hAnsi="Palatino"/>
          <w:sz w:val="20"/>
          <w:szCs w:val="20"/>
        </w:rPr>
      </w:pPr>
      <w:r>
        <w:rPr>
          <w:rFonts w:ascii="Palatino" w:hAnsi="Palatino"/>
          <w:sz w:val="20"/>
          <w:szCs w:val="20"/>
        </w:rPr>
        <w:t>The</w:t>
      </w:r>
      <w:r w:rsidR="001B2269" w:rsidRPr="001E2543">
        <w:rPr>
          <w:rFonts w:ascii="Palatino" w:hAnsi="Palatino"/>
          <w:sz w:val="20"/>
          <w:szCs w:val="20"/>
        </w:rPr>
        <w:t xml:space="preserve"> information sources</w:t>
      </w:r>
      <w:r w:rsidR="00186934" w:rsidRPr="001E2543">
        <w:rPr>
          <w:rFonts w:ascii="Palatino" w:hAnsi="Palatino"/>
          <w:sz w:val="20"/>
          <w:szCs w:val="20"/>
        </w:rPr>
        <w:t xml:space="preserve"> </w:t>
      </w:r>
      <w:r w:rsidR="001B2269" w:rsidRPr="001E2543">
        <w:rPr>
          <w:rFonts w:ascii="Palatino" w:hAnsi="Palatino"/>
          <w:sz w:val="20"/>
          <w:szCs w:val="20"/>
        </w:rPr>
        <w:t>considered</w:t>
      </w:r>
      <w:r>
        <w:rPr>
          <w:rFonts w:ascii="Palatino" w:hAnsi="Palatino"/>
          <w:sz w:val="20"/>
          <w:szCs w:val="20"/>
        </w:rPr>
        <w:t xml:space="preserve"> </w:t>
      </w:r>
      <w:r w:rsidRPr="00717E18">
        <w:rPr>
          <w:rFonts w:ascii="Palatino" w:hAnsi="Palatino"/>
          <w:sz w:val="20"/>
          <w:szCs w:val="20"/>
        </w:rPr>
        <w:t>for variance component estimation and prediction</w:t>
      </w:r>
      <w:r w:rsidR="001B2269" w:rsidRPr="001E2543">
        <w:rPr>
          <w:rFonts w:ascii="Palatino" w:hAnsi="Palatino"/>
          <w:sz w:val="20"/>
          <w:szCs w:val="20"/>
        </w:rPr>
        <w:t xml:space="preserve"> were pedigree, genotypes, DNA methylation levels (proportion of methylated reads), and gene expression levels (RNA transcript abundance counts). </w:t>
      </w:r>
      <w:r w:rsidR="00194114" w:rsidRPr="001E2543">
        <w:rPr>
          <w:rFonts w:ascii="Palatino" w:hAnsi="Palatino"/>
          <w:sz w:val="20"/>
          <w:szCs w:val="20"/>
        </w:rPr>
        <w:t xml:space="preserve">We used these </w:t>
      </w:r>
      <w:r w:rsidR="001B2269" w:rsidRPr="001E2543">
        <w:rPr>
          <w:rFonts w:ascii="Palatino" w:hAnsi="Palatino"/>
          <w:sz w:val="20"/>
          <w:szCs w:val="20"/>
        </w:rPr>
        <w:t>data to construct relationship matrices describing similarities between animals and fitted</w:t>
      </w:r>
      <w:r w:rsidR="00461313" w:rsidRPr="001E2543">
        <w:rPr>
          <w:rFonts w:ascii="Palatino" w:hAnsi="Palatino"/>
          <w:sz w:val="20"/>
          <w:szCs w:val="20"/>
        </w:rPr>
        <w:t xml:space="preserve"> them</w:t>
      </w:r>
      <w:r w:rsidR="001B2269" w:rsidRPr="001E2543">
        <w:rPr>
          <w:rFonts w:ascii="Palatino" w:hAnsi="Palatino"/>
          <w:sz w:val="20"/>
          <w:szCs w:val="20"/>
        </w:rPr>
        <w:t xml:space="preserve"> as </w:t>
      </w:r>
      <w:r w:rsidR="00114A36" w:rsidRPr="001E2543">
        <w:rPr>
          <w:rFonts w:ascii="Palatino" w:hAnsi="Palatino"/>
          <w:sz w:val="20"/>
          <w:szCs w:val="20"/>
        </w:rPr>
        <w:t xml:space="preserve">separate </w:t>
      </w:r>
      <w:r w:rsidR="001B2269" w:rsidRPr="001E2543">
        <w:rPr>
          <w:rFonts w:ascii="Palatino" w:hAnsi="Palatino"/>
          <w:sz w:val="20"/>
          <w:szCs w:val="20"/>
        </w:rPr>
        <w:t>random effects.</w:t>
      </w:r>
      <w:r w:rsidR="00D136EF" w:rsidRPr="001E2543">
        <w:rPr>
          <w:rFonts w:ascii="Palatino" w:hAnsi="Palatino"/>
          <w:sz w:val="20"/>
          <w:szCs w:val="20"/>
        </w:rPr>
        <w:t xml:space="preserve"> </w:t>
      </w:r>
      <w:r w:rsidR="00E625DD" w:rsidRPr="001E2543">
        <w:rPr>
          <w:rFonts w:ascii="Palatino" w:hAnsi="Palatino"/>
          <w:sz w:val="20"/>
          <w:szCs w:val="20"/>
        </w:rPr>
        <w:t>We applied best linear unbiased predictio</w:t>
      </w:r>
      <w:r w:rsidR="007224C5" w:rsidRPr="001E2543">
        <w:rPr>
          <w:rFonts w:ascii="Palatino" w:hAnsi="Palatino"/>
          <w:sz w:val="20"/>
          <w:szCs w:val="20"/>
        </w:rPr>
        <w:t xml:space="preserve">n (BLUP) to </w:t>
      </w:r>
      <w:r w:rsidR="00673F7F" w:rsidRPr="001E2543">
        <w:rPr>
          <w:rFonts w:ascii="Palatino" w:hAnsi="Palatino"/>
          <w:sz w:val="20"/>
          <w:szCs w:val="20"/>
        </w:rPr>
        <w:t>predict</w:t>
      </w:r>
      <w:r w:rsidR="00D136EF" w:rsidRPr="001E2543">
        <w:rPr>
          <w:rFonts w:ascii="Palatino" w:hAnsi="Palatino"/>
          <w:sz w:val="20"/>
          <w:szCs w:val="20"/>
        </w:rPr>
        <w:t xml:space="preserve"> </w:t>
      </w:r>
      <w:r w:rsidR="00673F7F" w:rsidRPr="001E2543">
        <w:rPr>
          <w:rFonts w:ascii="Palatino" w:hAnsi="Palatino"/>
          <w:sz w:val="20"/>
          <w:szCs w:val="20"/>
        </w:rPr>
        <w:t>phenotypes.</w:t>
      </w:r>
      <w:r w:rsidR="00E625DD" w:rsidRPr="001E2543">
        <w:rPr>
          <w:rFonts w:ascii="Palatino" w:hAnsi="Palatino"/>
          <w:sz w:val="20"/>
          <w:szCs w:val="20"/>
        </w:rPr>
        <w:t xml:space="preserve"> </w:t>
      </w:r>
    </w:p>
    <w:p w14:paraId="55AC277C" w14:textId="06444AC8" w:rsidR="001B2269" w:rsidRPr="001E2543" w:rsidRDefault="001B2269" w:rsidP="001B2269">
      <w:pPr>
        <w:jc w:val="both"/>
        <w:rPr>
          <w:rFonts w:ascii="Palatino" w:hAnsi="Palatino"/>
          <w:sz w:val="20"/>
          <w:szCs w:val="20"/>
        </w:rPr>
      </w:pPr>
      <w:r w:rsidRPr="001E2543">
        <w:rPr>
          <w:rFonts w:ascii="Palatino" w:hAnsi="Palatino"/>
          <w:sz w:val="20"/>
          <w:szCs w:val="20"/>
        </w:rPr>
        <w:t>Single-omics models included PBLUP (</w:t>
      </w:r>
      <w:r w:rsidR="00717E18">
        <w:rPr>
          <w:rFonts w:ascii="Palatino" w:hAnsi="Palatino"/>
          <w:sz w:val="20"/>
          <w:szCs w:val="20"/>
        </w:rPr>
        <w:t>P</w:t>
      </w:r>
      <w:r w:rsidRPr="001E2543">
        <w:rPr>
          <w:rFonts w:ascii="Palatino" w:hAnsi="Palatino"/>
          <w:sz w:val="20"/>
          <w:szCs w:val="20"/>
        </w:rPr>
        <w:t>edigree), GBLUP (</w:t>
      </w:r>
      <w:r w:rsidR="00717E18">
        <w:rPr>
          <w:rFonts w:ascii="Palatino" w:hAnsi="Palatino"/>
          <w:sz w:val="20"/>
          <w:szCs w:val="20"/>
        </w:rPr>
        <w:t>G</w:t>
      </w:r>
      <w:r w:rsidRPr="001E2543">
        <w:rPr>
          <w:rFonts w:ascii="Palatino" w:hAnsi="Palatino"/>
          <w:sz w:val="20"/>
          <w:szCs w:val="20"/>
        </w:rPr>
        <w:t xml:space="preserve">enotypes), MBLUP (DNA </w:t>
      </w:r>
      <w:r w:rsidR="002D55C0">
        <w:rPr>
          <w:rFonts w:ascii="Palatino" w:hAnsi="Palatino"/>
          <w:sz w:val="20"/>
          <w:szCs w:val="20"/>
        </w:rPr>
        <w:t>M</w:t>
      </w:r>
      <w:r w:rsidRPr="001E2543">
        <w:rPr>
          <w:rFonts w:ascii="Palatino" w:hAnsi="Palatino"/>
          <w:sz w:val="20"/>
          <w:szCs w:val="20"/>
        </w:rPr>
        <w:t xml:space="preserve">ethylation), and TBLUP (RNA </w:t>
      </w:r>
      <w:r w:rsidR="00717E18">
        <w:rPr>
          <w:rFonts w:ascii="Palatino" w:hAnsi="Palatino"/>
          <w:sz w:val="20"/>
          <w:szCs w:val="20"/>
        </w:rPr>
        <w:t>T</w:t>
      </w:r>
      <w:r w:rsidRPr="001E2543">
        <w:rPr>
          <w:rFonts w:ascii="Palatino" w:hAnsi="Palatino"/>
          <w:sz w:val="20"/>
          <w:szCs w:val="20"/>
        </w:rPr>
        <w:t>ranscripts), whereas multi-omics models combined multiple sources of information: GMBLUP</w:t>
      </w:r>
      <w:r w:rsidR="00717E18">
        <w:rPr>
          <w:rFonts w:ascii="Palatino" w:hAnsi="Palatino"/>
          <w:sz w:val="20"/>
          <w:szCs w:val="20"/>
        </w:rPr>
        <w:t xml:space="preserve"> </w:t>
      </w:r>
      <w:r w:rsidR="00717E18" w:rsidRPr="001E2543">
        <w:rPr>
          <w:rFonts w:ascii="Palatino" w:hAnsi="Palatino"/>
          <w:sz w:val="20"/>
          <w:szCs w:val="20"/>
        </w:rPr>
        <w:t>(genotype and methylation</w:t>
      </w:r>
      <w:r w:rsidR="00717E18">
        <w:rPr>
          <w:rFonts w:ascii="Palatino" w:hAnsi="Palatino"/>
          <w:sz w:val="20"/>
          <w:szCs w:val="20"/>
        </w:rPr>
        <w:t>)</w:t>
      </w:r>
      <w:r w:rsidRPr="001E2543">
        <w:rPr>
          <w:rFonts w:ascii="Palatino" w:hAnsi="Palatino"/>
          <w:sz w:val="20"/>
          <w:szCs w:val="20"/>
        </w:rPr>
        <w:t xml:space="preserve"> and GxMBLUP (genotype</w:t>
      </w:r>
      <w:r w:rsidR="00717E18">
        <w:rPr>
          <w:rFonts w:ascii="Palatino" w:hAnsi="Palatino"/>
          <w:sz w:val="20"/>
          <w:szCs w:val="20"/>
        </w:rPr>
        <w:t>,</w:t>
      </w:r>
      <w:r w:rsidRPr="001E2543">
        <w:rPr>
          <w:rFonts w:ascii="Palatino" w:hAnsi="Palatino"/>
          <w:sz w:val="20"/>
          <w:szCs w:val="20"/>
        </w:rPr>
        <w:t xml:space="preserve"> methylation</w:t>
      </w:r>
      <w:r w:rsidR="00717E18">
        <w:rPr>
          <w:rFonts w:ascii="Palatino" w:hAnsi="Palatino"/>
          <w:sz w:val="20"/>
          <w:szCs w:val="20"/>
        </w:rPr>
        <w:t xml:space="preserve"> and interaction effect</w:t>
      </w:r>
      <w:r w:rsidRPr="001E2543">
        <w:rPr>
          <w:rFonts w:ascii="Palatino" w:hAnsi="Palatino"/>
          <w:sz w:val="20"/>
          <w:szCs w:val="20"/>
        </w:rPr>
        <w:t>), GTBLUP (genotype and transcripts), and GTMBLUP (genotype, methylation, and transcripts).</w:t>
      </w:r>
    </w:p>
    <w:p w14:paraId="00F62EFC" w14:textId="01393274" w:rsidR="001B2269" w:rsidRPr="001E2543" w:rsidRDefault="002D30DF" w:rsidP="001B2269">
      <w:pPr>
        <w:jc w:val="both"/>
        <w:rPr>
          <w:rFonts w:ascii="Palatino" w:hAnsi="Palatino"/>
          <w:sz w:val="20"/>
          <w:szCs w:val="20"/>
        </w:rPr>
      </w:pPr>
      <w:r w:rsidRPr="001E2543">
        <w:rPr>
          <w:rFonts w:ascii="Palatino" w:hAnsi="Palatino"/>
          <w:sz w:val="20"/>
          <w:szCs w:val="20"/>
        </w:rPr>
        <w:t xml:space="preserve">We estimated variance </w:t>
      </w:r>
      <w:r w:rsidR="001B2269" w:rsidRPr="001E2543">
        <w:rPr>
          <w:rFonts w:ascii="Palatino" w:hAnsi="Palatino"/>
          <w:sz w:val="20"/>
          <w:szCs w:val="20"/>
        </w:rPr>
        <w:t>components associated with each information source to quantify their contributions to the total phenotypic variance.</w:t>
      </w:r>
    </w:p>
    <w:p w14:paraId="52F33807" w14:textId="7E84EBF5" w:rsidR="00BB0AF9" w:rsidRPr="00FA34C9" w:rsidRDefault="00BB0AF9" w:rsidP="00AB6560">
      <w:pPr>
        <w:pStyle w:val="Heading3"/>
        <w:rPr>
          <w:rFonts w:ascii="Segoe UI Semibold" w:hAnsi="Segoe UI Semibold" w:cs="Segoe UI Semibold"/>
          <w:i/>
          <w:iCs/>
          <w:color w:val="000000" w:themeColor="text1"/>
          <w:sz w:val="20"/>
          <w:szCs w:val="20"/>
        </w:rPr>
      </w:pPr>
      <w:r w:rsidRPr="00FA34C9">
        <w:rPr>
          <w:rFonts w:ascii="Segoe UI Semibold" w:hAnsi="Segoe UI Semibold" w:cs="Segoe UI Semibold"/>
          <w:i/>
          <w:iCs/>
          <w:color w:val="000000" w:themeColor="text1"/>
          <w:sz w:val="20"/>
          <w:szCs w:val="20"/>
        </w:rPr>
        <w:t>Pedigrees</w:t>
      </w:r>
    </w:p>
    <w:p w14:paraId="1AE5E1E4" w14:textId="1EF9C981" w:rsidR="00BB0AF9" w:rsidRPr="001E2543" w:rsidRDefault="00EA402B" w:rsidP="001F2462">
      <w:pPr>
        <w:jc w:val="both"/>
        <w:rPr>
          <w:rFonts w:ascii="Palatino" w:hAnsi="Palatino"/>
          <w:sz w:val="20"/>
          <w:szCs w:val="20"/>
        </w:rPr>
      </w:pPr>
      <w:r w:rsidRPr="001E2543">
        <w:rPr>
          <w:rFonts w:ascii="Palatino" w:hAnsi="Palatino"/>
          <w:sz w:val="20"/>
          <w:szCs w:val="20"/>
        </w:rPr>
        <w:t xml:space="preserve">Three breed-specific pedigree files were used to construct the numerator relationship matrices </w:t>
      </w:r>
      <w:r w:rsidR="001C00F7" w:rsidRPr="001E2543">
        <w:rPr>
          <w:rFonts w:ascii="Palatino" w:hAnsi="Palatino"/>
          <w:sz w:val="20"/>
          <w:szCs w:val="20"/>
        </w:rPr>
        <w:t xml:space="preserve">of </w:t>
      </w:r>
      <w:r w:rsidRPr="001E2543">
        <w:rPr>
          <w:rFonts w:ascii="Palatino" w:hAnsi="Palatino"/>
          <w:sz w:val="20"/>
          <w:szCs w:val="20"/>
        </w:rPr>
        <w:t xml:space="preserve">the PBLUP models. The Duroc, Landrace, and Yorkshire pedigrees </w:t>
      </w:r>
      <w:r w:rsidR="00C65B60">
        <w:rPr>
          <w:rFonts w:ascii="Palatino" w:hAnsi="Palatino"/>
          <w:sz w:val="20"/>
          <w:szCs w:val="20"/>
        </w:rPr>
        <w:t>contained</w:t>
      </w:r>
      <w:r w:rsidR="00C65B60" w:rsidRPr="001E2543">
        <w:rPr>
          <w:rFonts w:ascii="Palatino" w:hAnsi="Palatino"/>
          <w:sz w:val="20"/>
          <w:szCs w:val="20"/>
        </w:rPr>
        <w:t xml:space="preserve"> </w:t>
      </w:r>
      <w:r w:rsidRPr="001E2543">
        <w:rPr>
          <w:rFonts w:ascii="Palatino" w:hAnsi="Palatino"/>
          <w:sz w:val="20"/>
          <w:szCs w:val="20"/>
        </w:rPr>
        <w:t>8,942, 7,587, and 6,775 animals and spanned up to 44, 53, and 49 generations, respectively.</w:t>
      </w:r>
    </w:p>
    <w:p w14:paraId="7396384F" w14:textId="3A2E9B76" w:rsidR="00D047BB" w:rsidRPr="00FA34C9" w:rsidRDefault="00D047BB" w:rsidP="00AB6560">
      <w:pPr>
        <w:pStyle w:val="Heading3"/>
        <w:rPr>
          <w:rFonts w:ascii="Segoe UI Semibold" w:hAnsi="Segoe UI Semibold" w:cs="Segoe UI Semibold"/>
          <w:i/>
          <w:iCs/>
          <w:color w:val="000000" w:themeColor="text1"/>
          <w:sz w:val="20"/>
          <w:szCs w:val="20"/>
        </w:rPr>
      </w:pPr>
      <w:r w:rsidRPr="00FA34C9">
        <w:rPr>
          <w:rFonts w:ascii="Segoe UI Semibold" w:hAnsi="Segoe UI Semibold" w:cs="Segoe UI Semibold"/>
          <w:i/>
          <w:iCs/>
          <w:color w:val="000000" w:themeColor="text1"/>
          <w:sz w:val="20"/>
          <w:szCs w:val="20"/>
        </w:rPr>
        <w:t>Genotypes</w:t>
      </w:r>
    </w:p>
    <w:p w14:paraId="4A77A87C" w14:textId="6E5B2B93" w:rsidR="00F01D7F" w:rsidRPr="001E2543" w:rsidRDefault="00F01D7F" w:rsidP="00737488">
      <w:pPr>
        <w:jc w:val="both"/>
        <w:rPr>
          <w:rFonts w:ascii="Palatino" w:hAnsi="Palatino"/>
          <w:sz w:val="20"/>
          <w:szCs w:val="20"/>
        </w:rPr>
      </w:pPr>
      <w:r w:rsidRPr="001E2543">
        <w:rPr>
          <w:rFonts w:ascii="Palatino" w:hAnsi="Palatino"/>
          <w:sz w:val="20"/>
          <w:szCs w:val="20"/>
        </w:rPr>
        <w:t>Animals were genotyped using the GeneSeek Genomic Profiler Porcine 50</w:t>
      </w:r>
      <w:r w:rsidR="00AB6560" w:rsidRPr="001E2543">
        <w:rPr>
          <w:rFonts w:ascii="Palatino" w:hAnsi="Palatino"/>
          <w:sz w:val="20"/>
          <w:szCs w:val="20"/>
        </w:rPr>
        <w:t>k</w:t>
      </w:r>
      <w:r w:rsidRPr="001E2543">
        <w:rPr>
          <w:rFonts w:ascii="Palatino" w:hAnsi="Palatino"/>
          <w:sz w:val="20"/>
          <w:szCs w:val="20"/>
        </w:rPr>
        <w:t xml:space="preserve"> SNP array</w:t>
      </w:r>
      <w:r w:rsidR="00C86ECD" w:rsidRPr="001E2543">
        <w:rPr>
          <w:rFonts w:ascii="Palatino" w:hAnsi="Palatino"/>
          <w:sz w:val="20"/>
          <w:szCs w:val="20"/>
        </w:rPr>
        <w:t xml:space="preserve"> (Neogen Corporation, Lansing, MI, USA)</w:t>
      </w:r>
      <w:r w:rsidRPr="001E2543">
        <w:rPr>
          <w:rFonts w:ascii="Palatino" w:hAnsi="Palatino"/>
          <w:sz w:val="20"/>
          <w:szCs w:val="20"/>
        </w:rPr>
        <w:t xml:space="preserve">. </w:t>
      </w:r>
      <w:r w:rsidR="00F924DA" w:rsidRPr="001E2543">
        <w:rPr>
          <w:rFonts w:ascii="Palatino" w:hAnsi="Palatino"/>
          <w:sz w:val="20"/>
          <w:szCs w:val="20"/>
        </w:rPr>
        <w:t xml:space="preserve">We performed </w:t>
      </w:r>
      <w:r w:rsidR="00E15617" w:rsidRPr="001E2543">
        <w:rPr>
          <w:rFonts w:ascii="Palatino" w:hAnsi="Palatino"/>
          <w:sz w:val="20"/>
          <w:szCs w:val="20"/>
        </w:rPr>
        <w:t>g</w:t>
      </w:r>
      <w:r w:rsidRPr="001E2543">
        <w:rPr>
          <w:rFonts w:ascii="Palatino" w:hAnsi="Palatino"/>
          <w:sz w:val="20"/>
          <w:szCs w:val="20"/>
        </w:rPr>
        <w:t>enotype quality control</w:t>
      </w:r>
      <w:r w:rsidR="00E15617" w:rsidRPr="001E2543">
        <w:rPr>
          <w:rFonts w:ascii="Palatino" w:hAnsi="Palatino"/>
          <w:sz w:val="20"/>
          <w:szCs w:val="20"/>
        </w:rPr>
        <w:t xml:space="preserve"> </w:t>
      </w:r>
      <w:r w:rsidRPr="001E2543">
        <w:rPr>
          <w:rFonts w:ascii="Palatino" w:hAnsi="Palatino"/>
          <w:sz w:val="20"/>
          <w:szCs w:val="20"/>
        </w:rPr>
        <w:t xml:space="preserve"> within each breed by excluding single nucleotide polymorphisms (SNPs) with a minor allele frequency </w:t>
      </w:r>
      <w:r w:rsidR="00D75410" w:rsidRPr="001E2543">
        <w:rPr>
          <w:rFonts w:ascii="Palatino" w:hAnsi="Palatino"/>
          <w:sz w:val="20"/>
          <w:szCs w:val="20"/>
        </w:rPr>
        <w:t>less</w:t>
      </w:r>
      <w:r w:rsidRPr="001E2543">
        <w:rPr>
          <w:rFonts w:ascii="Palatino" w:hAnsi="Palatino"/>
          <w:sz w:val="20"/>
          <w:szCs w:val="20"/>
        </w:rPr>
        <w:t xml:space="preserve"> than </w:t>
      </w:r>
      <w:r w:rsidR="00D75410" w:rsidRPr="001E2543">
        <w:rPr>
          <w:rFonts w:ascii="Palatino" w:hAnsi="Palatino"/>
          <w:sz w:val="20"/>
          <w:szCs w:val="20"/>
        </w:rPr>
        <w:t>1.5%</w:t>
      </w:r>
      <w:r w:rsidRPr="001E2543">
        <w:rPr>
          <w:rFonts w:ascii="Palatino" w:hAnsi="Palatino"/>
          <w:sz w:val="20"/>
          <w:szCs w:val="20"/>
        </w:rPr>
        <w:t xml:space="preserve">. After filtering, 24,656, 29,556, and 27,854 SNPs remained for the Duroc, Landrace, and Yorkshire breeds, respectively. </w:t>
      </w:r>
      <w:r w:rsidR="00C42BEC" w:rsidRPr="001E2543">
        <w:rPr>
          <w:rFonts w:ascii="Palatino" w:hAnsi="Palatino"/>
          <w:sz w:val="20"/>
          <w:szCs w:val="20"/>
        </w:rPr>
        <w:t xml:space="preserve">Because the SNPs retained after quality control differed among breeds, </w:t>
      </w:r>
      <w:r w:rsidR="002D31E0" w:rsidRPr="001E2543">
        <w:rPr>
          <w:rFonts w:ascii="Palatino" w:hAnsi="Palatino"/>
          <w:sz w:val="20"/>
          <w:szCs w:val="20"/>
        </w:rPr>
        <w:t xml:space="preserve">we kept </w:t>
      </w:r>
      <w:r w:rsidR="00C42BEC" w:rsidRPr="001E2543">
        <w:rPr>
          <w:rFonts w:ascii="Palatino" w:hAnsi="Palatino"/>
          <w:sz w:val="20"/>
          <w:szCs w:val="20"/>
        </w:rPr>
        <w:t>only markers retained in all three breeds for subsequent analyses. This resulted in a common marker panel of 11,822 SNPs.</w:t>
      </w:r>
    </w:p>
    <w:p w14:paraId="2576D038" w14:textId="276C334F" w:rsidR="00D047BB" w:rsidRPr="001E2543" w:rsidRDefault="0059443F" w:rsidP="001F2462">
      <w:pPr>
        <w:jc w:val="both"/>
        <w:rPr>
          <w:rFonts w:ascii="Palatino" w:eastAsia="Times New Roman" w:hAnsi="Palatino" w:cs="Times New Roman"/>
          <w:kern w:val="0"/>
          <w:sz w:val="20"/>
          <w:szCs w:val="20"/>
          <w14:ligatures w14:val="none"/>
        </w:rPr>
      </w:pPr>
      <w:r w:rsidRPr="001E2543">
        <w:rPr>
          <w:rFonts w:ascii="Palatino" w:eastAsia="Times New Roman" w:hAnsi="Palatino" w:cs="Times New Roman"/>
          <w:kern w:val="0"/>
          <w:sz w:val="20"/>
          <w:szCs w:val="20"/>
          <w14:ligatures w14:val="none"/>
        </w:rPr>
        <w:t xml:space="preserve">For the </w:t>
      </w:r>
      <w:r w:rsidR="008F1857" w:rsidRPr="001E2543">
        <w:rPr>
          <w:rFonts w:ascii="Palatino" w:eastAsia="Times New Roman" w:hAnsi="Palatino" w:cs="Times New Roman"/>
          <w:kern w:val="0"/>
          <w:sz w:val="20"/>
          <w:szCs w:val="20"/>
          <w14:ligatures w14:val="none"/>
        </w:rPr>
        <w:t>within</w:t>
      </w:r>
      <w:r w:rsidRPr="001E2543">
        <w:rPr>
          <w:rFonts w:ascii="Palatino" w:eastAsia="Times New Roman" w:hAnsi="Palatino" w:cs="Times New Roman"/>
          <w:kern w:val="0"/>
          <w:sz w:val="20"/>
          <w:szCs w:val="20"/>
          <w14:ligatures w14:val="none"/>
        </w:rPr>
        <w:t xml:space="preserve">-breed analyses, </w:t>
      </w:r>
      <w:r w:rsidR="007052C9" w:rsidRPr="001E2543">
        <w:rPr>
          <w:rFonts w:ascii="Palatino" w:eastAsia="Times New Roman" w:hAnsi="Palatino" w:cs="Times New Roman"/>
          <w:kern w:val="0"/>
          <w:sz w:val="20"/>
          <w:szCs w:val="20"/>
          <w14:ligatures w14:val="none"/>
        </w:rPr>
        <w:t xml:space="preserve">we constructed </w:t>
      </w:r>
      <w:r w:rsidR="002D7EB7" w:rsidRPr="001E2543">
        <w:rPr>
          <w:rFonts w:ascii="Palatino" w:hAnsi="Palatino"/>
          <w:sz w:val="20"/>
          <w:szCs w:val="20"/>
        </w:rPr>
        <w:t>genomic relationship matrices (GRM</w:t>
      </w:r>
      <w:r w:rsidRPr="001E2543">
        <w:rPr>
          <w:rFonts w:ascii="Palatino" w:hAnsi="Palatino"/>
          <w:sz w:val="20"/>
          <w:szCs w:val="20"/>
        </w:rPr>
        <w:t>s</w:t>
      </w:r>
      <w:r w:rsidR="002D7EB7" w:rsidRPr="001E2543">
        <w:rPr>
          <w:rFonts w:ascii="Palatino" w:hAnsi="Palatino"/>
          <w:sz w:val="20"/>
          <w:szCs w:val="20"/>
        </w:rPr>
        <w:t xml:space="preserve">) following VanRaden’s first method </w:t>
      </w:r>
      <w:r w:rsidR="00D31C22" w:rsidRPr="001E2543">
        <w:rPr>
          <w:rFonts w:ascii="Palatino" w:hAnsi="Palatino"/>
          <w:sz w:val="20"/>
          <w:szCs w:val="20"/>
        </w:rPr>
        <w:fldChar w:fldCharType="begin"/>
      </w:r>
      <w:r w:rsidR="00DB0A39">
        <w:rPr>
          <w:rFonts w:ascii="Palatino" w:hAnsi="Palatino"/>
          <w:sz w:val="20"/>
          <w:szCs w:val="20"/>
        </w:rPr>
        <w:instrText xml:space="preserve"> ADDIN EN.CITE &lt;EndNote&gt;&lt;Cite&gt;&lt;Author&gt;VanRaden&lt;/Author&gt;&lt;Year&gt;2008&lt;/Year&gt;&lt;RecNum&gt;790&lt;/RecNum&gt;&lt;DisplayText&gt;[13]&lt;/DisplayText&gt;&lt;record&gt;&lt;rec-number&gt;790&lt;/rec-number&gt;&lt;foreign-keys&gt;&lt;key app="EN" db-id="af29dvpznfrdrke9a0uxa2eprdpvx02xa5es" timestamp="1767033711" guid="02b84828-e78a-4b6c-a8f8-b329dbd1ee5e"&gt;790&lt;/key&gt;&lt;/foreign-keys&gt;&lt;ref-type name="Journal Article"&gt;17&lt;/ref-type&gt;&lt;contributors&gt;&lt;authors&gt;&lt;author&gt;VanRaden, P. M.&lt;/author&gt;&lt;/authors&gt;&lt;/contributors&gt;&lt;titles&gt;&lt;title&gt;Efficient methods to compute genomic predictions&lt;/title&gt;&lt;secondary-title&gt;Journal of Dairy Science&lt;/secondary-title&gt;&lt;/titles&gt;&lt;periodical&gt;&lt;full-title&gt;Journal of Dairy Science&lt;/full-title&gt;&lt;/periodical&gt;&lt;pages&gt;4414-4423&lt;/pages&gt;&lt;volume&gt;91&lt;/volume&gt;&lt;number&gt;11&lt;/number&gt;&lt;keywords&gt;&lt;keyword&gt;genomic selection&lt;/keyword&gt;&lt;keyword&gt;mixed model&lt;/keyword&gt;&lt;keyword&gt;computer program&lt;/keyword&gt;&lt;keyword&gt;relationship matrix&lt;/keyword&gt;&lt;/keywords&gt;&lt;dates&gt;&lt;year&gt;2008&lt;/year&gt;&lt;pub-dates&gt;&lt;date&gt;2008/11/01&lt;/date&gt;&lt;/pub-dates&gt;&lt;/dates&gt;&lt;isbn&gt;0022-0302&lt;/isbn&gt;&lt;urls&gt;&lt;related-urls&gt;&lt;url&gt;https://www.sciencedirect.com/science/article/pii/S0022030208709901&lt;/url&gt;&lt;/related-urls&gt;&lt;/urls&gt;&lt;electronic-resource-num&gt;https://doi.org/10.3168/jds.2007-0980&lt;/electronic-resource-num&gt;&lt;/record&gt;&lt;/Cite&gt;&lt;/EndNote&gt;</w:instrText>
      </w:r>
      <w:r w:rsidR="00D31C22" w:rsidRPr="001E2543">
        <w:rPr>
          <w:rFonts w:ascii="Palatino" w:hAnsi="Palatino"/>
          <w:sz w:val="20"/>
          <w:szCs w:val="20"/>
        </w:rPr>
        <w:fldChar w:fldCharType="separate"/>
      </w:r>
      <w:r w:rsidR="00DB0A39">
        <w:rPr>
          <w:rFonts w:ascii="Palatino" w:hAnsi="Palatino"/>
          <w:noProof/>
          <w:sz w:val="20"/>
          <w:szCs w:val="20"/>
        </w:rPr>
        <w:t>[13]</w:t>
      </w:r>
      <w:r w:rsidR="00D31C22" w:rsidRPr="001E2543">
        <w:rPr>
          <w:rFonts w:ascii="Palatino" w:hAnsi="Palatino"/>
          <w:sz w:val="20"/>
          <w:szCs w:val="20"/>
        </w:rPr>
        <w:fldChar w:fldCharType="end"/>
      </w:r>
      <w:r w:rsidR="00D047BB" w:rsidRPr="001E2543">
        <w:rPr>
          <w:rFonts w:ascii="Palatino" w:hAnsi="Palatino"/>
          <w:sz w:val="20"/>
          <w:szCs w:val="20"/>
        </w:rPr>
        <w:t>:</w:t>
      </w:r>
    </w:p>
    <w:p w14:paraId="7B12DECB" w14:textId="0A5D15D4" w:rsidR="00D047BB" w:rsidRPr="001E2543" w:rsidRDefault="00D047BB" w:rsidP="00D047BB">
      <w:pPr>
        <w:rPr>
          <w:rFonts w:ascii="Palatino" w:eastAsiaTheme="minorEastAsia" w:hAnsi="Palatino"/>
          <w:kern w:val="0"/>
          <w:sz w:val="20"/>
          <w:szCs w:val="20"/>
          <w14:ligatures w14:val="none"/>
        </w:rPr>
      </w:pPr>
      <m:oMathPara>
        <m:oMath>
          <m:r>
            <m:rPr>
              <m:sty m:val="b"/>
            </m:rPr>
            <w:rPr>
              <w:rFonts w:ascii="Cambria Math" w:eastAsia="Times New Roman" w:hAnsi="Cambria Math" w:cs="Times New Roman"/>
              <w:kern w:val="0"/>
              <w:sz w:val="20"/>
              <w:szCs w:val="20"/>
              <w14:ligatures w14:val="none"/>
            </w:rPr>
            <w:lastRenderedPageBreak/>
            <m:t>G</m:t>
          </m:r>
          <m:r>
            <w:rPr>
              <w:rFonts w:ascii="Cambria Math" w:eastAsia="Times New Roman" w:hAnsi="Cambria Math" w:cs="Times New Roman"/>
              <w:kern w:val="0"/>
              <w:sz w:val="20"/>
              <w:szCs w:val="20"/>
              <w14:ligatures w14:val="none"/>
            </w:rPr>
            <m:t>=</m:t>
          </m:r>
          <m:f>
            <m:fPr>
              <m:ctrlPr>
                <w:ins w:id="29" w:author="Lima Ayres, Levi" w:date="2026-04-07T13:24:00Z" w16du:dateUtc="2026-04-07T11:24:00Z">
                  <w:rPr>
                    <w:rFonts w:ascii="Cambria Math" w:eastAsia="Times New Roman" w:hAnsi="Cambria Math" w:cs="Times New Roman"/>
                    <w:kern w:val="0"/>
                    <w:sz w:val="20"/>
                    <w:szCs w:val="20"/>
                    <w14:ligatures w14:val="none"/>
                  </w:rPr>
                </w:ins>
              </m:ctrlPr>
            </m:fPr>
            <m:num>
              <m:r>
                <m:rPr>
                  <m:sty m:val="b"/>
                </m:rPr>
                <w:rPr>
                  <w:rFonts w:ascii="Cambria Math" w:eastAsia="Times New Roman" w:hAnsi="Cambria Math" w:cs="Times New Roman"/>
                  <w:kern w:val="0"/>
                  <w:sz w:val="20"/>
                  <w:szCs w:val="20"/>
                  <w14:ligatures w14:val="none"/>
                </w:rPr>
                <m:t>Z</m:t>
              </m:r>
              <m:sSup>
                <m:sSupPr>
                  <m:ctrlPr>
                    <w:ins w:id="30" w:author="Lima Ayres, Levi" w:date="2026-04-07T13:24:00Z" w16du:dateUtc="2026-04-07T11:24:00Z">
                      <w:rPr>
                        <w:rFonts w:ascii="Cambria Math" w:eastAsia="Times New Roman" w:hAnsi="Cambria Math" w:cs="Times New Roman"/>
                        <w:kern w:val="0"/>
                        <w:sz w:val="20"/>
                        <w:szCs w:val="20"/>
                        <w14:ligatures w14:val="none"/>
                      </w:rPr>
                    </w:ins>
                  </m:ctrlPr>
                </m:sSupPr>
                <m:e>
                  <m:r>
                    <m:rPr>
                      <m:sty m:val="b"/>
                    </m:rPr>
                    <w:rPr>
                      <w:rFonts w:ascii="Cambria Math" w:eastAsia="Times New Roman" w:hAnsi="Cambria Math" w:cs="Times New Roman"/>
                      <w:kern w:val="0"/>
                      <w:sz w:val="20"/>
                      <w:szCs w:val="20"/>
                      <w14:ligatures w14:val="none"/>
                    </w:rPr>
                    <m:t>Z</m:t>
                  </m:r>
                </m:e>
                <m:sup>
                  <m:r>
                    <m:rPr>
                      <m:sty m:val="p"/>
                    </m:rPr>
                    <w:rPr>
                      <w:rFonts w:ascii="Cambria Math" w:eastAsia="Times New Roman" w:hAnsi="Cambria Math" w:cs="Times New Roman"/>
                      <w:kern w:val="0"/>
                      <w:sz w:val="20"/>
                      <w:szCs w:val="20"/>
                      <w:lang w:bidi="ar-SA"/>
                      <w14:ligatures w14:val="none"/>
                    </w:rPr>
                    <m:t>⊤</m:t>
                  </m:r>
                </m:sup>
              </m:sSup>
            </m:num>
            <m:den>
              <m:r>
                <w:rPr>
                  <w:rFonts w:ascii="Cambria Math" w:eastAsia="Times New Roman" w:hAnsi="Cambria Math" w:cs="Times New Roman"/>
                  <w:kern w:val="0"/>
                  <w:sz w:val="20"/>
                  <w:szCs w:val="20"/>
                  <w14:ligatures w14:val="none"/>
                </w:rPr>
                <m:t>2∑</m:t>
              </m:r>
              <m:sSub>
                <m:sSubPr>
                  <m:ctrlPr>
                    <w:ins w:id="31" w:author="Lima Ayres, Levi" w:date="2026-04-07T13:24:00Z" w16du:dateUtc="2026-04-07T11:24:00Z">
                      <w:rPr>
                        <w:rFonts w:ascii="Cambria Math" w:eastAsia="Times New Roman" w:hAnsi="Cambria Math" w:cs="Times New Roman"/>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r>
                    <m:rPr>
                      <m:sty m:val="p"/>
                    </m:rPr>
                    <w:rPr>
                      <w:rFonts w:ascii="Cambria Math" w:eastAsia="Times New Roman" w:hAnsi="Cambria Math" w:cs="Times New Roman"/>
                      <w:kern w:val="0"/>
                      <w:sz w:val="20"/>
                      <w:szCs w:val="20"/>
                      <w14:ligatures w14:val="none"/>
                    </w:rPr>
                    <m:t>i</m:t>
                  </m:r>
                </m:sub>
              </m:sSub>
              <m:r>
                <w:rPr>
                  <w:rFonts w:ascii="Cambria Math" w:eastAsia="Times New Roman" w:hAnsi="Cambria Math" w:cs="Times New Roman"/>
                  <w:kern w:val="0"/>
                  <w:sz w:val="20"/>
                  <w:szCs w:val="20"/>
                  <w14:ligatures w14:val="none"/>
                </w:rPr>
                <m:t>(1-</m:t>
              </m:r>
              <m:sSub>
                <m:sSubPr>
                  <m:ctrlPr>
                    <w:ins w:id="32" w:author="Lima Ayres, Levi" w:date="2026-04-07T13:24:00Z" w16du:dateUtc="2026-04-07T11:24:00Z">
                      <w:rPr>
                        <w:rFonts w:ascii="Cambria Math" w:eastAsia="Times New Roman" w:hAnsi="Cambria Math" w:cs="Times New Roman"/>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r>
                    <m:rPr>
                      <m:sty m:val="p"/>
                    </m:rPr>
                    <w:rPr>
                      <w:rFonts w:ascii="Cambria Math" w:eastAsia="Times New Roman" w:hAnsi="Cambria Math" w:cs="Times New Roman"/>
                      <w:kern w:val="0"/>
                      <w:sz w:val="20"/>
                      <w:szCs w:val="20"/>
                      <w14:ligatures w14:val="none"/>
                    </w:rPr>
                    <m:t>i</m:t>
                  </m:r>
                </m:sub>
              </m:sSub>
              <m:r>
                <w:rPr>
                  <w:rFonts w:ascii="Cambria Math" w:eastAsia="Times New Roman" w:hAnsi="Cambria Math" w:cs="Times New Roman"/>
                  <w:kern w:val="0"/>
                  <w:sz w:val="20"/>
                  <w:szCs w:val="20"/>
                  <w14:ligatures w14:val="none"/>
                </w:rPr>
                <m:t>)</m:t>
              </m:r>
            </m:den>
          </m:f>
          <m:r>
            <w:rPr>
              <w:rFonts w:ascii="Cambria Math" w:eastAsia="Times New Roman" w:hAnsi="Cambria Math" w:cs="Times New Roman"/>
              <w:kern w:val="0"/>
              <w:sz w:val="20"/>
              <w:szCs w:val="20"/>
              <w14:ligatures w14:val="none"/>
            </w:rPr>
            <m:t>,</m:t>
          </m:r>
        </m:oMath>
      </m:oMathPara>
    </w:p>
    <w:p w14:paraId="26DB8377" w14:textId="0E7A162F" w:rsidR="00D047BB" w:rsidRPr="001E2543" w:rsidRDefault="00D047BB" w:rsidP="001F2462">
      <w:pPr>
        <w:jc w:val="both"/>
        <w:rPr>
          <w:rFonts w:ascii="Palatino" w:hAnsi="Palatino"/>
          <w:sz w:val="20"/>
          <w:szCs w:val="20"/>
        </w:rPr>
      </w:pPr>
      <w:r w:rsidRPr="001E2543">
        <w:rPr>
          <w:rFonts w:ascii="Palatino" w:hAnsi="Palatino"/>
          <w:sz w:val="20"/>
          <w:szCs w:val="20"/>
        </w:rPr>
        <w:t xml:space="preserve">where </w:t>
      </w:r>
      <w:r w:rsidR="00644DA3">
        <w:rPr>
          <w:rFonts w:ascii="Cambria Math" w:hAnsi="Cambria Math"/>
          <w:b/>
          <w:bCs/>
          <w:sz w:val="20"/>
          <w:szCs w:val="20"/>
        </w:rPr>
        <w:t>Z</w:t>
      </w:r>
      <w:r w:rsidRPr="001E2543">
        <w:rPr>
          <w:rFonts w:ascii="Palatino" w:hAnsi="Palatino"/>
          <w:sz w:val="20"/>
          <w:szCs w:val="20"/>
        </w:rPr>
        <w:t xml:space="preserve"> is the centered genotype matrix and </w:t>
      </w:r>
      <w:r w:rsidRPr="00957B68">
        <w:rPr>
          <w:rFonts w:ascii="Palatino" w:hAnsi="Palatino"/>
          <w:sz w:val="20"/>
          <w:szCs w:val="20"/>
        </w:rPr>
        <w:t>p</w:t>
      </w:r>
      <w:r w:rsidRPr="00957B68">
        <w:rPr>
          <w:rFonts w:ascii="Palatino" w:hAnsi="Palatino"/>
          <w:sz w:val="20"/>
          <w:szCs w:val="20"/>
          <w:vertAlign w:val="subscript"/>
        </w:rPr>
        <w:t>i</w:t>
      </w:r>
      <w:r w:rsidRPr="001E2543">
        <w:rPr>
          <w:rFonts w:ascii="Palatino" w:hAnsi="Palatino"/>
          <w:sz w:val="20"/>
          <w:szCs w:val="20"/>
        </w:rPr>
        <w:t xml:space="preserve"> is the allele frequency at </w:t>
      </w:r>
      <w:r w:rsidR="002D7EB7" w:rsidRPr="001E2543">
        <w:rPr>
          <w:rFonts w:ascii="Palatino" w:hAnsi="Palatino"/>
          <w:sz w:val="20"/>
          <w:szCs w:val="20"/>
        </w:rPr>
        <w:t xml:space="preserve">SNP </w:t>
      </w:r>
      <w:r w:rsidRPr="00957B68">
        <w:rPr>
          <w:rFonts w:ascii="Cambria Math" w:hAnsi="Cambria Math"/>
          <w:sz w:val="20"/>
          <w:szCs w:val="20"/>
        </w:rPr>
        <w:t>i</w:t>
      </w:r>
      <w:r w:rsidRPr="001E2543">
        <w:rPr>
          <w:rFonts w:ascii="Palatino" w:hAnsi="Palatino"/>
          <w:sz w:val="20"/>
          <w:szCs w:val="20"/>
        </w:rPr>
        <w:t>.</w:t>
      </w:r>
    </w:p>
    <w:p w14:paraId="36033988" w14:textId="55E46538" w:rsidR="00014320" w:rsidRPr="001E2543" w:rsidRDefault="00014320" w:rsidP="001F2462">
      <w:pPr>
        <w:spacing w:before="100" w:beforeAutospacing="1" w:after="100" w:afterAutospacing="1" w:line="240" w:lineRule="auto"/>
        <w:jc w:val="both"/>
        <w:rPr>
          <w:rFonts w:ascii="Palatino" w:eastAsia="Times New Roman" w:hAnsi="Palatino" w:cs="Times New Roman"/>
          <w:kern w:val="0"/>
          <w:sz w:val="20"/>
          <w:szCs w:val="20"/>
          <w14:ligatures w14:val="none"/>
        </w:rPr>
      </w:pPr>
      <w:r w:rsidRPr="001E2543">
        <w:rPr>
          <w:rFonts w:ascii="Palatino" w:eastAsia="Times New Roman" w:hAnsi="Palatino" w:cs="Times New Roman"/>
          <w:kern w:val="0"/>
          <w:sz w:val="20"/>
          <w:szCs w:val="20"/>
          <w14:ligatures w14:val="none"/>
        </w:rPr>
        <w:t>For the multi-breed analys</w:t>
      </w:r>
      <w:r w:rsidR="0059443F" w:rsidRPr="001E2543">
        <w:rPr>
          <w:rFonts w:ascii="Palatino" w:eastAsia="Times New Roman" w:hAnsi="Palatino" w:cs="Times New Roman"/>
          <w:kern w:val="0"/>
          <w:sz w:val="20"/>
          <w:szCs w:val="20"/>
          <w14:ligatures w14:val="none"/>
        </w:rPr>
        <w:t>e</w:t>
      </w:r>
      <w:r w:rsidRPr="001E2543">
        <w:rPr>
          <w:rFonts w:ascii="Palatino" w:eastAsia="Times New Roman" w:hAnsi="Palatino" w:cs="Times New Roman"/>
          <w:kern w:val="0"/>
          <w:sz w:val="20"/>
          <w:szCs w:val="20"/>
          <w14:ligatures w14:val="none"/>
        </w:rPr>
        <w:t>s</w:t>
      </w:r>
      <w:r w:rsidR="00B54E75" w:rsidRPr="001E2543">
        <w:rPr>
          <w:rFonts w:ascii="Palatino" w:eastAsia="Times New Roman" w:hAnsi="Palatino" w:cs="Times New Roman"/>
          <w:kern w:val="0"/>
          <w:sz w:val="20"/>
          <w:szCs w:val="20"/>
          <w14:ligatures w14:val="none"/>
        </w:rPr>
        <w:t>, we computed</w:t>
      </w:r>
      <w:r w:rsidRPr="001E2543">
        <w:rPr>
          <w:rFonts w:ascii="Palatino" w:eastAsia="Times New Roman" w:hAnsi="Palatino" w:cs="Times New Roman"/>
          <w:kern w:val="0"/>
          <w:sz w:val="20"/>
          <w:szCs w:val="20"/>
          <w14:ligatures w14:val="none"/>
        </w:rPr>
        <w:t xml:space="preserve"> between-breed </w:t>
      </w:r>
      <w:r w:rsidR="0059443F" w:rsidRPr="001E2543">
        <w:rPr>
          <w:rFonts w:ascii="Palatino" w:eastAsia="Times New Roman" w:hAnsi="Palatino" w:cs="Times New Roman"/>
          <w:kern w:val="0"/>
          <w:sz w:val="20"/>
          <w:szCs w:val="20"/>
          <w14:ligatures w14:val="none"/>
        </w:rPr>
        <w:t xml:space="preserve">GRMs </w:t>
      </w:r>
      <w:r w:rsidRPr="001E2543">
        <w:rPr>
          <w:rFonts w:ascii="Palatino" w:eastAsia="Times New Roman" w:hAnsi="Palatino" w:cs="Times New Roman"/>
          <w:kern w:val="0"/>
          <w:sz w:val="20"/>
          <w:szCs w:val="20"/>
          <w14:ligatures w14:val="none"/>
        </w:rPr>
        <w:t>as</w:t>
      </w:r>
      <w:r w:rsidR="0059443F" w:rsidRPr="001E2543">
        <w:rPr>
          <w:rFonts w:ascii="Palatino" w:eastAsia="Times New Roman" w:hAnsi="Palatino" w:cs="Times New Roman"/>
          <w:kern w:val="0"/>
          <w:sz w:val="20"/>
          <w:szCs w:val="20"/>
          <w14:ligatures w14:val="none"/>
        </w:rPr>
        <w:t xml:space="preserve"> </w:t>
      </w:r>
      <w:r w:rsidR="0059443F" w:rsidRPr="001E2543">
        <w:rPr>
          <w:rFonts w:ascii="Palatino" w:eastAsia="Times New Roman" w:hAnsi="Palatino" w:cs="Times New Roman"/>
          <w:kern w:val="0"/>
          <w:sz w:val="20"/>
          <w:szCs w:val="20"/>
          <w14:ligatures w14:val="none"/>
        </w:rPr>
        <w:fldChar w:fldCharType="begin"/>
      </w:r>
      <w:r w:rsidR="00DB0A39">
        <w:rPr>
          <w:rFonts w:ascii="Palatino" w:eastAsia="Times New Roman" w:hAnsi="Palatino" w:cs="Times New Roman"/>
          <w:kern w:val="0"/>
          <w:sz w:val="20"/>
          <w:szCs w:val="20"/>
          <w14:ligatures w14:val="none"/>
        </w:rPr>
        <w:instrText xml:space="preserve"> ADDIN EN.CITE &lt;EndNote&gt;&lt;Cite&gt;&lt;Author&gt;Wientjes&lt;/Author&gt;&lt;Year&gt;2017&lt;/Year&gt;&lt;RecNum&gt;345&lt;/RecNum&gt;&lt;DisplayText&gt;[18]&lt;/DisplayText&gt;&lt;record&gt;&lt;rec-number&gt;345&lt;/rec-number&gt;&lt;foreign-keys&gt;&lt;key app="EN" db-id="af29dvpznfrdrke9a0uxa2eprdpvx02xa5es" timestamp="1767033527" guid="328fb100-302a-4215-a738-6ca01321cedd"&gt;345&lt;/key&gt;&lt;/foreign-keys&gt;&lt;ref-type name="Journal Article"&gt;17&lt;/ref-type&gt;&lt;contributors&gt;&lt;authors&gt;&lt;author&gt;Wientjes, Yvonne C J&lt;/author&gt;&lt;author&gt;Bijma, Piter&lt;/author&gt;&lt;author&gt;Vandenplas, Jérémie&lt;/author&gt;&lt;author&gt;Calus, Mario P L&lt;/author&gt;&lt;/authors&gt;&lt;/contributors&gt;&lt;titles&gt;&lt;title&gt;Multi-population genomic relationships for estimating current genetic variances within and genetic correlations between populations&lt;/title&gt;&lt;secondary-title&gt;Genetics&lt;/secondary-title&gt;&lt;/titles&gt;&lt;periodical&gt;&lt;full-title&gt;Genetics&lt;/full-title&gt;&lt;/periodical&gt;&lt;pages&gt;503-515&lt;/pages&gt;&lt;volume&gt;207&lt;/volume&gt;&lt;number&gt;2&lt;/number&gt;&lt;dates&gt;&lt;year&gt;2017&lt;/year&gt;&lt;/dates&gt;&lt;isbn&gt;1943-2631&lt;/isbn&gt;&lt;urls&gt;&lt;related-urls&gt;&lt;url&gt;https://doi.org/10.1534/genetics.117.300152&lt;/url&gt;&lt;/related-urls&gt;&lt;/urls&gt;&lt;electronic-resource-num&gt;10.1534/genetics.117.300152&lt;/electronic-resource-num&gt;&lt;access-date&gt;3/2/2025&lt;/access-date&gt;&lt;/record&gt;&lt;/Cite&gt;&lt;/EndNote&gt;</w:instrText>
      </w:r>
      <w:r w:rsidR="0059443F" w:rsidRPr="001E2543">
        <w:rPr>
          <w:rFonts w:ascii="Palatino" w:eastAsia="Times New Roman" w:hAnsi="Palatino" w:cs="Times New Roman"/>
          <w:kern w:val="0"/>
          <w:sz w:val="20"/>
          <w:szCs w:val="20"/>
          <w14:ligatures w14:val="none"/>
        </w:rPr>
        <w:fldChar w:fldCharType="separate"/>
      </w:r>
      <w:r w:rsidR="00DB0A39">
        <w:rPr>
          <w:rFonts w:ascii="Palatino" w:eastAsia="Times New Roman" w:hAnsi="Palatino" w:cs="Times New Roman"/>
          <w:noProof/>
          <w:kern w:val="0"/>
          <w:sz w:val="20"/>
          <w:szCs w:val="20"/>
          <w14:ligatures w14:val="none"/>
        </w:rPr>
        <w:t>[18]</w:t>
      </w:r>
      <w:r w:rsidR="0059443F" w:rsidRPr="001E2543">
        <w:rPr>
          <w:rFonts w:ascii="Palatino" w:eastAsia="Times New Roman" w:hAnsi="Palatino" w:cs="Times New Roman"/>
          <w:kern w:val="0"/>
          <w:sz w:val="20"/>
          <w:szCs w:val="20"/>
          <w14:ligatures w14:val="none"/>
        </w:rPr>
        <w:fldChar w:fldCharType="end"/>
      </w:r>
    </w:p>
    <w:p w14:paraId="191BD6D5" w14:textId="42B7A347" w:rsidR="0059443F" w:rsidRPr="001E2543" w:rsidRDefault="00000000" w:rsidP="001F2462">
      <w:pPr>
        <w:spacing w:before="100" w:beforeAutospacing="1" w:after="100" w:afterAutospacing="1" w:line="240" w:lineRule="auto"/>
        <w:jc w:val="both"/>
        <w:rPr>
          <w:rFonts w:ascii="Palatino" w:eastAsia="Times New Roman" w:hAnsi="Palatino" w:cs="Times New Roman"/>
          <w:kern w:val="0"/>
          <w:sz w:val="20"/>
          <w:szCs w:val="20"/>
          <w14:ligatures w14:val="none"/>
        </w:rPr>
      </w:pPr>
      <m:oMathPara>
        <m:oMath>
          <m:sSub>
            <m:sSubPr>
              <m:ctrlPr>
                <w:ins w:id="33"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bc</m:t>
              </m:r>
            </m:sub>
          </m:sSub>
          <m:r>
            <w:rPr>
              <w:rFonts w:ascii="Cambria Math" w:eastAsia="Times New Roman" w:hAnsi="Cambria Math" w:cs="Times New Roman"/>
              <w:kern w:val="0"/>
              <w:sz w:val="20"/>
              <w:szCs w:val="20"/>
              <w14:ligatures w14:val="none"/>
            </w:rPr>
            <m:t>=</m:t>
          </m:r>
          <m:f>
            <m:fPr>
              <m:ctrlPr>
                <w:ins w:id="34" w:author="Lima Ayres, Levi" w:date="2026-04-07T13:24:00Z" w16du:dateUtc="2026-04-07T11:24:00Z">
                  <w:rPr>
                    <w:rFonts w:ascii="Cambria Math" w:eastAsia="Times New Roman" w:hAnsi="Cambria Math" w:cs="Times New Roman"/>
                    <w:kern w:val="0"/>
                    <w:sz w:val="20"/>
                    <w:szCs w:val="20"/>
                    <w14:ligatures w14:val="none"/>
                  </w:rPr>
                </w:ins>
              </m:ctrlPr>
            </m:fPr>
            <m:num>
              <m:sSub>
                <m:sSubPr>
                  <m:ctrlPr>
                    <w:ins w:id="35" w:author="Lima Ayres, Levi" w:date="2026-04-07T13:24:00Z" w16du:dateUtc="2026-04-07T11:24:00Z">
                      <w:rPr>
                        <w:rFonts w:ascii="Cambria Math" w:eastAsia="Times New Roman" w:hAnsi="Cambria Math" w:cs="Times New Roman"/>
                        <w:b/>
                        <w:bCs/>
                        <w:iCs/>
                        <w:kern w:val="0"/>
                        <w:sz w:val="20"/>
                        <w:szCs w:val="20"/>
                        <w14:ligatures w14:val="none"/>
                      </w:rPr>
                    </w:ins>
                  </m:ctrlPr>
                </m:sSubPr>
                <m:e>
                  <m:r>
                    <m:rPr>
                      <m:sty m:val="b"/>
                    </m:rPr>
                    <w:rPr>
                      <w:rFonts w:ascii="Cambria Math" w:eastAsia="Times New Roman" w:hAnsi="Cambria Math" w:cs="Times New Roman"/>
                      <w:kern w:val="0"/>
                      <w:sz w:val="20"/>
                      <w:szCs w:val="20"/>
                      <w14:ligatures w14:val="none"/>
                    </w:rPr>
                    <m:t>Z</m:t>
                  </m:r>
                </m:e>
                <m:sub>
                  <m:r>
                    <m:rPr>
                      <m:sty m:val="p"/>
                    </m:rPr>
                    <w:rPr>
                      <w:rFonts w:ascii="Cambria Math" w:eastAsia="Times New Roman" w:hAnsi="Cambria Math" w:cs="Times New Roman"/>
                      <w:kern w:val="0"/>
                      <w:sz w:val="20"/>
                      <w:szCs w:val="20"/>
                      <w14:ligatures w14:val="none"/>
                    </w:rPr>
                    <m:t>b</m:t>
                  </m:r>
                </m:sub>
              </m:sSub>
              <m:sSubSup>
                <m:sSubSupPr>
                  <m:ctrlPr>
                    <w:ins w:id="36" w:author="Lima Ayres, Levi" w:date="2026-04-07T13:24:00Z" w16du:dateUtc="2026-04-07T11:24:00Z">
                      <w:rPr>
                        <w:rFonts w:ascii="Cambria Math" w:eastAsia="Times New Roman" w:hAnsi="Cambria Math" w:cs="Times New Roman"/>
                        <w:b/>
                        <w:bCs/>
                        <w:iCs/>
                        <w:kern w:val="0"/>
                        <w:sz w:val="20"/>
                        <w:szCs w:val="20"/>
                        <w14:ligatures w14:val="none"/>
                      </w:rPr>
                    </w:ins>
                  </m:ctrlPr>
                </m:sSubSupPr>
                <m:e>
                  <m:r>
                    <m:rPr>
                      <m:sty m:val="b"/>
                    </m:rPr>
                    <w:rPr>
                      <w:rFonts w:ascii="Cambria Math" w:eastAsia="Times New Roman" w:hAnsi="Cambria Math" w:cs="Times New Roman"/>
                      <w:kern w:val="0"/>
                      <w:sz w:val="20"/>
                      <w:szCs w:val="20"/>
                      <w14:ligatures w14:val="none"/>
                    </w:rPr>
                    <m:t>Z</m:t>
                  </m:r>
                </m:e>
                <m:sub>
                  <m:r>
                    <m:rPr>
                      <m:sty m:val="p"/>
                    </m:rPr>
                    <w:rPr>
                      <w:rFonts w:ascii="Cambria Math" w:eastAsia="Times New Roman" w:hAnsi="Cambria Math" w:cs="Times New Roman"/>
                      <w:kern w:val="0"/>
                      <w:sz w:val="20"/>
                      <w:szCs w:val="20"/>
                      <w14:ligatures w14:val="none"/>
                    </w:rPr>
                    <m:t>c</m:t>
                  </m:r>
                </m:sub>
                <m:sup>
                  <m:r>
                    <m:rPr>
                      <m:sty m:val="b"/>
                    </m:rPr>
                    <w:rPr>
                      <w:rFonts w:ascii="Cambria Math" w:eastAsia="Times New Roman" w:hAnsi="Cambria Math" w:cs="Times New Roman"/>
                      <w:kern w:val="0"/>
                      <w:sz w:val="20"/>
                      <w:szCs w:val="20"/>
                      <w14:ligatures w14:val="none"/>
                    </w:rPr>
                    <m:t>⊤</m:t>
                  </m:r>
                </m:sup>
              </m:sSubSup>
            </m:num>
            <m:den>
              <m:rad>
                <m:radPr>
                  <m:degHide m:val="1"/>
                  <m:ctrlPr>
                    <w:ins w:id="37" w:author="Lima Ayres, Levi" w:date="2026-04-07T13:24:00Z" w16du:dateUtc="2026-04-07T11:24:00Z">
                      <w:rPr>
                        <w:rFonts w:ascii="Cambria Math" w:eastAsia="Times New Roman" w:hAnsi="Cambria Math" w:cs="Times New Roman"/>
                        <w:kern w:val="0"/>
                        <w:sz w:val="20"/>
                        <w:szCs w:val="20"/>
                        <w14:ligatures w14:val="none"/>
                      </w:rPr>
                    </w:ins>
                  </m:ctrlPr>
                </m:radPr>
                <m:deg/>
                <m:e>
                  <m:r>
                    <w:rPr>
                      <w:rFonts w:ascii="Cambria Math" w:eastAsia="Times New Roman" w:hAnsi="Cambria Math" w:cs="Times New Roman"/>
                      <w:kern w:val="0"/>
                      <w:sz w:val="20"/>
                      <w:szCs w:val="20"/>
                      <w14:ligatures w14:val="none"/>
                    </w:rPr>
                    <m:t>2</m:t>
                  </m:r>
                  <m:nary>
                    <m:naryPr>
                      <m:chr m:val="∑"/>
                      <m:limLoc m:val="undOvr"/>
                      <m:grow m:val="1"/>
                      <m:supHide m:val="1"/>
                      <m:ctrlPr>
                        <w:ins w:id="38" w:author="Lima Ayres, Levi" w:date="2026-04-07T13:24:00Z" w16du:dateUtc="2026-04-07T11:24:00Z">
                          <w:rPr>
                            <w:rFonts w:ascii="Cambria Math" w:eastAsia="Times New Roman" w:hAnsi="Cambria Math" w:cs="Times New Roman"/>
                            <w:kern w:val="0"/>
                            <w:sz w:val="20"/>
                            <w:szCs w:val="20"/>
                            <w14:ligatures w14:val="none"/>
                          </w:rPr>
                        </w:ins>
                      </m:ctrlPr>
                    </m:naryPr>
                    <m:sub>
                      <m:r>
                        <m:rPr>
                          <m:sty m:val="p"/>
                        </m:rPr>
                        <w:rPr>
                          <w:rFonts w:ascii="Cambria Math" w:eastAsia="Times New Roman" w:hAnsi="Cambria Math" w:cs="Times New Roman"/>
                          <w:kern w:val="0"/>
                          <w:sz w:val="20"/>
                          <w:szCs w:val="20"/>
                          <w14:ligatures w14:val="none"/>
                        </w:rPr>
                        <m:t>i</m:t>
                      </m:r>
                    </m:sub>
                    <m:sup/>
                    <m:e>
                      <m:sSub>
                        <m:sSubPr>
                          <m:ctrlPr>
                            <w:ins w:id="39"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sSub>
                            <m:sSubPr>
                              <m:ctrlPr>
                                <w:ins w:id="40"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b</m:t>
                              </m:r>
                            </m:e>
                            <m:sub>
                              <m:r>
                                <m:rPr>
                                  <m:sty m:val="p"/>
                                </m:rPr>
                                <w:rPr>
                                  <w:rFonts w:ascii="Cambria Math" w:eastAsia="Times New Roman" w:hAnsi="Cambria Math" w:cs="Times New Roman"/>
                                  <w:kern w:val="0"/>
                                  <w:sz w:val="20"/>
                                  <w:szCs w:val="20"/>
                                  <w14:ligatures w14:val="none"/>
                                </w:rPr>
                                <m:t>i</m:t>
                              </m:r>
                            </m:sub>
                          </m:sSub>
                        </m:sub>
                      </m:sSub>
                    </m:e>
                  </m:nary>
                  <m:r>
                    <w:rPr>
                      <w:rFonts w:ascii="Cambria Math" w:eastAsia="Times New Roman" w:hAnsi="Cambria Math" w:cs="Times New Roman"/>
                      <w:kern w:val="0"/>
                      <w:sz w:val="20"/>
                      <w:szCs w:val="20"/>
                      <w14:ligatures w14:val="none"/>
                    </w:rPr>
                    <m:t>(1-</m:t>
                  </m:r>
                  <m:sSub>
                    <m:sSubPr>
                      <m:ctrlPr>
                        <w:ins w:id="41" w:author="Lima Ayres, Levi" w:date="2026-04-07T13:24:00Z" w16du:dateUtc="2026-04-07T11:24:00Z">
                          <w:rPr>
                            <w:rFonts w:ascii="Cambria Math" w:eastAsia="Times New Roman" w:hAnsi="Cambria Math" w:cs="Times New Roman"/>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sSub>
                        <m:sSubPr>
                          <m:ctrlPr>
                            <w:ins w:id="42"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b</m:t>
                          </m:r>
                        </m:e>
                        <m:sub>
                          <m:r>
                            <m:rPr>
                              <m:sty m:val="p"/>
                            </m:rPr>
                            <w:rPr>
                              <w:rFonts w:ascii="Cambria Math" w:eastAsia="Times New Roman" w:hAnsi="Cambria Math" w:cs="Times New Roman"/>
                              <w:kern w:val="0"/>
                              <w:sz w:val="20"/>
                              <w:szCs w:val="20"/>
                              <w14:ligatures w14:val="none"/>
                            </w:rPr>
                            <m:t>i</m:t>
                          </m:r>
                        </m:sub>
                      </m:sSub>
                    </m:sub>
                  </m:sSub>
                  <m:r>
                    <w:rPr>
                      <w:rFonts w:ascii="Cambria Math" w:eastAsia="Times New Roman" w:hAnsi="Cambria Math" w:cs="Times New Roman"/>
                      <w:kern w:val="0"/>
                      <w:sz w:val="20"/>
                      <w:szCs w:val="20"/>
                      <w14:ligatures w14:val="none"/>
                    </w:rPr>
                    <m:t>)</m:t>
                  </m:r>
                </m:e>
              </m:rad>
              <m:r>
                <m:rPr>
                  <m:nor/>
                </m:rPr>
                <w:rPr>
                  <w:rFonts w:ascii="Palatino" w:eastAsia="Times New Roman" w:hAnsi="Palatino" w:cs="Arial"/>
                  <w:kern w:val="0"/>
                  <w:sz w:val="20"/>
                  <w:szCs w:val="20"/>
                  <w14:ligatures w14:val="none"/>
                </w:rPr>
                <m:t>  </m:t>
              </m:r>
              <m:rad>
                <m:radPr>
                  <m:degHide m:val="1"/>
                  <m:ctrlPr>
                    <w:ins w:id="43" w:author="Lima Ayres, Levi" w:date="2026-04-07T13:24:00Z" w16du:dateUtc="2026-04-07T11:24:00Z">
                      <w:rPr>
                        <w:rFonts w:ascii="Cambria Math" w:eastAsia="Times New Roman" w:hAnsi="Cambria Math" w:cs="Times New Roman"/>
                        <w:kern w:val="0"/>
                        <w:sz w:val="20"/>
                        <w:szCs w:val="20"/>
                        <w14:ligatures w14:val="none"/>
                      </w:rPr>
                    </w:ins>
                  </m:ctrlPr>
                </m:radPr>
                <m:deg/>
                <m:e>
                  <m:r>
                    <w:rPr>
                      <w:rFonts w:ascii="Cambria Math" w:eastAsia="Times New Roman" w:hAnsi="Cambria Math" w:cs="Times New Roman"/>
                      <w:kern w:val="0"/>
                      <w:sz w:val="20"/>
                      <w:szCs w:val="20"/>
                      <w14:ligatures w14:val="none"/>
                    </w:rPr>
                    <m:t>2</m:t>
                  </m:r>
                  <m:nary>
                    <m:naryPr>
                      <m:chr m:val="∑"/>
                      <m:limLoc m:val="undOvr"/>
                      <m:grow m:val="1"/>
                      <m:supHide m:val="1"/>
                      <m:ctrlPr>
                        <w:ins w:id="44" w:author="Lima Ayres, Levi" w:date="2026-04-07T13:24:00Z" w16du:dateUtc="2026-04-07T11:24:00Z">
                          <w:rPr>
                            <w:rFonts w:ascii="Cambria Math" w:eastAsia="Times New Roman" w:hAnsi="Cambria Math" w:cs="Times New Roman"/>
                            <w:kern w:val="0"/>
                            <w:sz w:val="20"/>
                            <w:szCs w:val="20"/>
                            <w14:ligatures w14:val="none"/>
                          </w:rPr>
                        </w:ins>
                      </m:ctrlPr>
                    </m:naryPr>
                    <m:sub>
                      <m:r>
                        <m:rPr>
                          <m:sty m:val="p"/>
                        </m:rPr>
                        <w:rPr>
                          <w:rFonts w:ascii="Cambria Math" w:eastAsia="Times New Roman" w:hAnsi="Cambria Math" w:cs="Times New Roman"/>
                          <w:kern w:val="0"/>
                          <w:sz w:val="20"/>
                          <w:szCs w:val="20"/>
                          <w14:ligatures w14:val="none"/>
                        </w:rPr>
                        <m:t>i</m:t>
                      </m:r>
                    </m:sub>
                    <m:sup/>
                    <m:e>
                      <m:sSub>
                        <m:sSubPr>
                          <m:ctrlPr>
                            <w:ins w:id="45"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sSub>
                            <m:sSubPr>
                              <m:ctrlPr>
                                <w:ins w:id="46"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c</m:t>
                              </m:r>
                            </m:e>
                            <m:sub>
                              <m:r>
                                <m:rPr>
                                  <m:sty m:val="p"/>
                                </m:rPr>
                                <w:rPr>
                                  <w:rFonts w:ascii="Cambria Math" w:eastAsia="Times New Roman" w:hAnsi="Cambria Math" w:cs="Times New Roman"/>
                                  <w:kern w:val="0"/>
                                  <w:sz w:val="20"/>
                                  <w:szCs w:val="20"/>
                                  <w14:ligatures w14:val="none"/>
                                </w:rPr>
                                <m:t>i</m:t>
                              </m:r>
                            </m:sub>
                          </m:sSub>
                        </m:sub>
                      </m:sSub>
                    </m:e>
                  </m:nary>
                  <m:r>
                    <w:rPr>
                      <w:rFonts w:ascii="Cambria Math" w:eastAsia="Times New Roman" w:hAnsi="Cambria Math" w:cs="Times New Roman"/>
                      <w:kern w:val="0"/>
                      <w:sz w:val="20"/>
                      <w:szCs w:val="20"/>
                      <w14:ligatures w14:val="none"/>
                    </w:rPr>
                    <m:t>(1-</m:t>
                  </m:r>
                  <m:sSub>
                    <m:sSubPr>
                      <m:ctrlPr>
                        <w:ins w:id="47"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sSub>
                        <m:sSubPr>
                          <m:ctrlPr>
                            <w:ins w:id="48"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c</m:t>
                          </m:r>
                        </m:e>
                        <m:sub>
                          <m:r>
                            <m:rPr>
                              <m:sty m:val="p"/>
                            </m:rPr>
                            <w:rPr>
                              <w:rFonts w:ascii="Cambria Math" w:eastAsia="Times New Roman" w:hAnsi="Cambria Math" w:cs="Times New Roman"/>
                              <w:kern w:val="0"/>
                              <w:sz w:val="20"/>
                              <w:szCs w:val="20"/>
                              <w14:ligatures w14:val="none"/>
                            </w:rPr>
                            <m:t>i</m:t>
                          </m:r>
                        </m:sub>
                      </m:sSub>
                    </m:sub>
                  </m:sSub>
                  <m:r>
                    <w:rPr>
                      <w:rFonts w:ascii="Cambria Math" w:eastAsia="Times New Roman" w:hAnsi="Cambria Math" w:cs="Times New Roman"/>
                      <w:kern w:val="0"/>
                      <w:sz w:val="20"/>
                      <w:szCs w:val="20"/>
                      <w14:ligatures w14:val="none"/>
                    </w:rPr>
                    <m:t>)</m:t>
                  </m:r>
                </m:e>
              </m:rad>
            </m:den>
          </m:f>
          <m:r>
            <w:rPr>
              <w:rFonts w:ascii="Cambria Math" w:eastAsia="Times New Roman" w:hAnsi="Cambria Math" w:cs="Times New Roman"/>
              <w:kern w:val="0"/>
              <w:sz w:val="20"/>
              <w:szCs w:val="20"/>
              <w14:ligatures w14:val="none"/>
            </w:rPr>
            <m:t>,</m:t>
          </m:r>
          <m:r>
            <m:rPr>
              <m:sty m:val="p"/>
            </m:rPr>
            <w:rPr>
              <w:rFonts w:ascii="Cambria Math" w:eastAsia="Times New Roman" w:hAnsi="Cambria Math" w:cs="Times New Roman"/>
              <w:kern w:val="0"/>
              <w:sz w:val="20"/>
              <w:szCs w:val="20"/>
              <w14:ligatures w14:val="none"/>
            </w:rPr>
            <m:t>b≠c</m:t>
          </m:r>
          <m:r>
            <w:rPr>
              <w:rFonts w:ascii="Cambria Math" w:eastAsia="Times New Roman" w:hAnsi="Cambria Math" w:cs="Times New Roman"/>
              <w:kern w:val="0"/>
              <w:sz w:val="20"/>
              <w:szCs w:val="20"/>
              <w14:ligatures w14:val="none"/>
            </w:rPr>
            <m:t>,</m:t>
          </m:r>
        </m:oMath>
      </m:oMathPara>
    </w:p>
    <w:p w14:paraId="6EBB09CC" w14:textId="19EC6E71" w:rsidR="00014320" w:rsidRPr="001E2543" w:rsidRDefault="0059443F" w:rsidP="001F2462">
      <w:pPr>
        <w:spacing w:before="100" w:beforeAutospacing="1" w:after="100" w:afterAutospacing="1" w:line="240" w:lineRule="auto"/>
        <w:jc w:val="both"/>
        <w:rPr>
          <w:rFonts w:ascii="Palatino" w:eastAsia="Times New Roman" w:hAnsi="Palatino" w:cs="Times New Roman"/>
          <w:kern w:val="0"/>
          <w:sz w:val="20"/>
          <w:szCs w:val="20"/>
          <w14:ligatures w14:val="none"/>
        </w:rPr>
      </w:pPr>
      <w:r w:rsidRPr="001E2543">
        <w:rPr>
          <w:rFonts w:ascii="Palatino" w:eastAsia="Times New Roman" w:hAnsi="Palatino" w:cs="Times New Roman"/>
          <w:kern w:val="0"/>
          <w:sz w:val="20"/>
          <w:szCs w:val="20"/>
          <w14:ligatures w14:val="none"/>
        </w:rPr>
        <w:t>w</w:t>
      </w:r>
      <w:r w:rsidR="00014320" w:rsidRPr="001E2543">
        <w:rPr>
          <w:rFonts w:ascii="Palatino" w:eastAsia="Times New Roman" w:hAnsi="Palatino" w:cs="Times New Roman"/>
          <w:kern w:val="0"/>
          <w:sz w:val="20"/>
          <w:szCs w:val="20"/>
          <w14:ligatures w14:val="none"/>
        </w:rPr>
        <w:t xml:space="preserve">here </w:t>
      </w:r>
      <w:r w:rsidR="00014320" w:rsidRPr="00957B68">
        <w:rPr>
          <w:rFonts w:ascii="Cambria Math" w:eastAsia="Times New Roman" w:hAnsi="Cambria Math" w:cs="Times New Roman"/>
          <w:b/>
          <w:bCs/>
          <w:kern w:val="0"/>
          <w:sz w:val="20"/>
          <w:szCs w:val="20"/>
          <w14:ligatures w14:val="none"/>
        </w:rPr>
        <w:t>Z</w:t>
      </w:r>
      <w:r w:rsidR="00014320" w:rsidRPr="00957B68">
        <w:rPr>
          <w:rFonts w:ascii="Cambria Math" w:eastAsia="Times New Roman" w:hAnsi="Cambria Math" w:cs="Times New Roman"/>
          <w:kern w:val="0"/>
          <w:sz w:val="20"/>
          <w:szCs w:val="20"/>
          <w:vertAlign w:val="subscript"/>
          <w14:ligatures w14:val="none"/>
        </w:rPr>
        <w:t>b</w:t>
      </w:r>
      <w:r w:rsidR="00014320" w:rsidRPr="001E2543">
        <w:rPr>
          <w:rFonts w:ascii="Palatino" w:eastAsia="Times New Roman" w:hAnsi="Palatino" w:cs="Times New Roman"/>
          <w:kern w:val="0"/>
          <w:sz w:val="20"/>
          <w:szCs w:val="20"/>
          <w14:ligatures w14:val="none"/>
        </w:rPr>
        <w:t xml:space="preserve"> and </w:t>
      </w:r>
      <w:r w:rsidR="00014320" w:rsidRPr="00957B68">
        <w:rPr>
          <w:rFonts w:ascii="Cambria Math" w:eastAsia="Times New Roman" w:hAnsi="Cambria Math" w:cs="Times New Roman"/>
          <w:b/>
          <w:bCs/>
          <w:kern w:val="0"/>
          <w:sz w:val="20"/>
          <w:szCs w:val="20"/>
          <w14:ligatures w14:val="none"/>
        </w:rPr>
        <w:t>Z</w:t>
      </w:r>
      <w:r w:rsidR="00014320" w:rsidRPr="00957B68">
        <w:rPr>
          <w:rFonts w:ascii="Cambria Math" w:eastAsia="Times New Roman" w:hAnsi="Cambria Math" w:cs="Times New Roman"/>
          <w:kern w:val="0"/>
          <w:sz w:val="20"/>
          <w:szCs w:val="20"/>
          <w:vertAlign w:val="subscript"/>
          <w14:ligatures w14:val="none"/>
        </w:rPr>
        <w:t>c</w:t>
      </w:r>
      <w:r w:rsidR="00014320" w:rsidRPr="001E2543">
        <w:rPr>
          <w:rFonts w:ascii="Palatino" w:eastAsia="Times New Roman" w:hAnsi="Palatino" w:cs="Times New Roman"/>
          <w:kern w:val="0"/>
          <w:sz w:val="20"/>
          <w:szCs w:val="20"/>
          <w14:ligatures w14:val="none"/>
        </w:rPr>
        <w:t xml:space="preserve"> are centered genotype matrices for breeds </w:t>
      </w:r>
      <w:r w:rsidR="00014320" w:rsidRPr="00957B68">
        <w:rPr>
          <w:rFonts w:ascii="Cambria Math" w:eastAsia="Times New Roman" w:hAnsi="Cambria Math" w:cs="Times New Roman"/>
          <w:kern w:val="0"/>
          <w:sz w:val="20"/>
          <w:szCs w:val="20"/>
          <w14:ligatures w14:val="none"/>
        </w:rPr>
        <w:t>b</w:t>
      </w:r>
      <w:r w:rsidR="00014320" w:rsidRPr="001E2543">
        <w:rPr>
          <w:rFonts w:ascii="Palatino" w:eastAsia="Times New Roman" w:hAnsi="Palatino" w:cs="Times New Roman"/>
          <w:kern w:val="0"/>
          <w:sz w:val="20"/>
          <w:szCs w:val="20"/>
          <w14:ligatures w14:val="none"/>
        </w:rPr>
        <w:t xml:space="preserve"> and </w:t>
      </w:r>
      <w:r w:rsidR="00014320" w:rsidRPr="00957B68">
        <w:rPr>
          <w:rFonts w:ascii="Cambria Math" w:eastAsia="Times New Roman" w:hAnsi="Cambria Math" w:cs="Times New Roman"/>
          <w:kern w:val="0"/>
          <w:sz w:val="20"/>
          <w:szCs w:val="20"/>
          <w14:ligatures w14:val="none"/>
        </w:rPr>
        <w:t>c</w:t>
      </w:r>
      <w:r w:rsidR="00014320" w:rsidRPr="001E2543">
        <w:rPr>
          <w:rFonts w:ascii="Palatino" w:eastAsia="Times New Roman" w:hAnsi="Palatino" w:cs="Times New Roman"/>
          <w:kern w:val="0"/>
          <w:sz w:val="20"/>
          <w:szCs w:val="20"/>
          <w14:ligatures w14:val="none"/>
        </w:rPr>
        <w:t xml:space="preserve">, and </w:t>
      </w:r>
      <m:oMath>
        <m:sSub>
          <m:sSubPr>
            <m:ctrlPr>
              <w:ins w:id="49"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sSub>
              <m:sSubPr>
                <m:ctrlPr>
                  <w:ins w:id="50"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b</m:t>
                </m:r>
              </m:e>
              <m:sub>
                <m:r>
                  <m:rPr>
                    <m:sty m:val="p"/>
                  </m:rPr>
                  <w:rPr>
                    <w:rFonts w:ascii="Cambria Math" w:eastAsia="Times New Roman" w:hAnsi="Cambria Math" w:cs="Times New Roman"/>
                    <w:kern w:val="0"/>
                    <w:sz w:val="20"/>
                    <w:szCs w:val="20"/>
                    <w14:ligatures w14:val="none"/>
                  </w:rPr>
                  <m:t>i</m:t>
                </m:r>
              </m:sub>
            </m:sSub>
          </m:sub>
        </m:sSub>
      </m:oMath>
      <w:r w:rsidR="00014320" w:rsidRPr="001E2543">
        <w:rPr>
          <w:rFonts w:ascii="Palatino" w:eastAsia="Times New Roman" w:hAnsi="Palatino" w:cs="Times New Roman"/>
          <w:kern w:val="0"/>
          <w:sz w:val="20"/>
          <w:szCs w:val="20"/>
          <w14:ligatures w14:val="none"/>
        </w:rPr>
        <w:t xml:space="preserve">and </w:t>
      </w:r>
      <m:oMath>
        <m:sSub>
          <m:sSubPr>
            <m:ctrlPr>
              <w:ins w:id="51"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p</m:t>
            </m:r>
          </m:e>
          <m:sub>
            <m:sSub>
              <m:sSubPr>
                <m:ctrlPr>
                  <w:ins w:id="52"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c</m:t>
                </m:r>
              </m:e>
              <m:sub>
                <m:r>
                  <m:rPr>
                    <m:sty m:val="p"/>
                  </m:rPr>
                  <w:rPr>
                    <w:rFonts w:ascii="Cambria Math" w:eastAsia="Times New Roman" w:hAnsi="Cambria Math" w:cs="Times New Roman"/>
                    <w:kern w:val="0"/>
                    <w:sz w:val="20"/>
                    <w:szCs w:val="20"/>
                    <w14:ligatures w14:val="none"/>
                  </w:rPr>
                  <m:t>i</m:t>
                </m:r>
              </m:sub>
            </m:sSub>
          </m:sub>
        </m:sSub>
      </m:oMath>
      <w:r w:rsidR="00014320" w:rsidRPr="001E2543">
        <w:rPr>
          <w:rFonts w:ascii="Palatino" w:eastAsia="Times New Roman" w:hAnsi="Palatino" w:cs="Times New Roman"/>
          <w:kern w:val="0"/>
          <w:sz w:val="20"/>
          <w:szCs w:val="20"/>
          <w14:ligatures w14:val="none"/>
        </w:rPr>
        <w:t xml:space="preserve">are the corresponding allele frequencies at SNP </w:t>
      </w:r>
      <w:r w:rsidR="00014320" w:rsidRPr="00957B68">
        <w:rPr>
          <w:rFonts w:ascii="Cambria Math" w:eastAsia="Times New Roman" w:hAnsi="Cambria Math" w:cs="Times New Roman"/>
          <w:kern w:val="0"/>
          <w:sz w:val="20"/>
          <w:szCs w:val="20"/>
          <w14:ligatures w14:val="none"/>
        </w:rPr>
        <w:t>i</w:t>
      </w:r>
      <w:r w:rsidR="00014320" w:rsidRPr="001E2543">
        <w:rPr>
          <w:rFonts w:ascii="Palatino" w:eastAsia="Times New Roman" w:hAnsi="Palatino" w:cs="Times New Roman"/>
          <w:kern w:val="0"/>
          <w:sz w:val="20"/>
          <w:szCs w:val="20"/>
          <w14:ligatures w14:val="none"/>
        </w:rPr>
        <w:t>.</w:t>
      </w:r>
    </w:p>
    <w:p w14:paraId="779A155F" w14:textId="237EE2D0" w:rsidR="0059443F" w:rsidRPr="001E2543" w:rsidRDefault="0049610D" w:rsidP="0059443F">
      <w:pPr>
        <w:spacing w:before="100" w:beforeAutospacing="1" w:after="100" w:afterAutospacing="1" w:line="240" w:lineRule="auto"/>
        <w:jc w:val="both"/>
        <w:rPr>
          <w:rFonts w:ascii="Palatino" w:eastAsia="Times New Roman" w:hAnsi="Palatino" w:cs="Times New Roman"/>
          <w:kern w:val="0"/>
          <w:sz w:val="20"/>
          <w:szCs w:val="20"/>
          <w14:ligatures w14:val="none"/>
        </w:rPr>
      </w:pPr>
      <w:r w:rsidRPr="001E2543">
        <w:rPr>
          <w:rFonts w:ascii="Palatino" w:eastAsia="Times New Roman" w:hAnsi="Palatino" w:cs="Times New Roman"/>
          <w:kern w:val="0"/>
          <w:sz w:val="20"/>
          <w:szCs w:val="20"/>
          <w14:ligatures w14:val="none"/>
        </w:rPr>
        <w:t xml:space="preserve">We then assembled the </w:t>
      </w:r>
      <w:r w:rsidR="0059443F" w:rsidRPr="001E2543">
        <w:rPr>
          <w:rFonts w:ascii="Palatino" w:eastAsia="Times New Roman" w:hAnsi="Palatino" w:cs="Times New Roman"/>
          <w:kern w:val="0"/>
          <w:sz w:val="20"/>
          <w:szCs w:val="20"/>
          <w14:ligatures w14:val="none"/>
        </w:rPr>
        <w:t xml:space="preserve">full multi-breed GRM in block form as </w:t>
      </w:r>
      <w:r w:rsidR="0059443F" w:rsidRPr="001E2543">
        <w:rPr>
          <w:rFonts w:ascii="Palatino" w:eastAsia="Times New Roman" w:hAnsi="Palatino" w:cs="Times New Roman"/>
          <w:kern w:val="0"/>
          <w:sz w:val="20"/>
          <w:szCs w:val="20"/>
          <w14:ligatures w14:val="none"/>
        </w:rPr>
        <w:fldChar w:fldCharType="begin"/>
      </w:r>
      <w:r w:rsidR="00DB0A39">
        <w:rPr>
          <w:rFonts w:ascii="Palatino" w:eastAsia="Times New Roman" w:hAnsi="Palatino" w:cs="Times New Roman"/>
          <w:kern w:val="0"/>
          <w:sz w:val="20"/>
          <w:szCs w:val="20"/>
          <w14:ligatures w14:val="none"/>
        </w:rPr>
        <w:instrText xml:space="preserve"> ADDIN EN.CITE &lt;EndNote&gt;&lt;Cite&gt;&lt;Author&gt;Wientjes&lt;/Author&gt;&lt;Year&gt;2017&lt;/Year&gt;&lt;RecNum&gt;345&lt;/RecNum&gt;&lt;DisplayText&gt;[18]&lt;/DisplayText&gt;&lt;record&gt;&lt;rec-number&gt;345&lt;/rec-number&gt;&lt;foreign-keys&gt;&lt;key app="EN" db-id="af29dvpznfrdrke9a0uxa2eprdpvx02xa5es" timestamp="1767033527" guid="328fb100-302a-4215-a738-6ca01321cedd"&gt;345&lt;/key&gt;&lt;/foreign-keys&gt;&lt;ref-type name="Journal Article"&gt;17&lt;/ref-type&gt;&lt;contributors&gt;&lt;authors&gt;&lt;author&gt;Wientjes, Yvonne C J&lt;/author&gt;&lt;author&gt;Bijma, Piter&lt;/author&gt;&lt;author&gt;Vandenplas, Jérémie&lt;/author&gt;&lt;author&gt;Calus, Mario P L&lt;/author&gt;&lt;/authors&gt;&lt;/contributors&gt;&lt;titles&gt;&lt;title&gt;Multi-population genomic relationships for estimating current genetic variances within and genetic correlations between populations&lt;/title&gt;&lt;secondary-title&gt;Genetics&lt;/secondary-title&gt;&lt;/titles&gt;&lt;periodical&gt;&lt;full-title&gt;Genetics&lt;/full-title&gt;&lt;/periodical&gt;&lt;pages&gt;503-515&lt;/pages&gt;&lt;volume&gt;207&lt;/volume&gt;&lt;number&gt;2&lt;/number&gt;&lt;dates&gt;&lt;year&gt;2017&lt;/year&gt;&lt;/dates&gt;&lt;isbn&gt;1943-2631&lt;/isbn&gt;&lt;urls&gt;&lt;related-urls&gt;&lt;url&gt;https://doi.org/10.1534/genetics.117.300152&lt;/url&gt;&lt;/related-urls&gt;&lt;/urls&gt;&lt;electronic-resource-num&gt;10.1534/genetics.117.300152&lt;/electronic-resource-num&gt;&lt;access-date&gt;3/2/2025&lt;/access-date&gt;&lt;/record&gt;&lt;/Cite&gt;&lt;/EndNote&gt;</w:instrText>
      </w:r>
      <w:r w:rsidR="0059443F" w:rsidRPr="001E2543">
        <w:rPr>
          <w:rFonts w:ascii="Palatino" w:eastAsia="Times New Roman" w:hAnsi="Palatino" w:cs="Times New Roman"/>
          <w:kern w:val="0"/>
          <w:sz w:val="20"/>
          <w:szCs w:val="20"/>
          <w14:ligatures w14:val="none"/>
        </w:rPr>
        <w:fldChar w:fldCharType="separate"/>
      </w:r>
      <w:r w:rsidR="00DB0A39">
        <w:rPr>
          <w:rFonts w:ascii="Palatino" w:eastAsia="Times New Roman" w:hAnsi="Palatino" w:cs="Times New Roman"/>
          <w:noProof/>
          <w:kern w:val="0"/>
          <w:sz w:val="20"/>
          <w:szCs w:val="20"/>
          <w14:ligatures w14:val="none"/>
        </w:rPr>
        <w:t>[18]</w:t>
      </w:r>
      <w:r w:rsidR="0059443F" w:rsidRPr="001E2543">
        <w:rPr>
          <w:rFonts w:ascii="Palatino" w:eastAsia="Times New Roman" w:hAnsi="Palatino" w:cs="Times New Roman"/>
          <w:kern w:val="0"/>
          <w:sz w:val="20"/>
          <w:szCs w:val="20"/>
          <w14:ligatures w14:val="none"/>
        </w:rPr>
        <w:fldChar w:fldCharType="end"/>
      </w:r>
    </w:p>
    <w:p w14:paraId="4A4ADC98" w14:textId="1E55AE09" w:rsidR="00121C8B" w:rsidRPr="001E2543" w:rsidRDefault="00000000" w:rsidP="001F2462">
      <w:pPr>
        <w:spacing w:before="100" w:beforeAutospacing="1" w:after="100" w:afterAutospacing="1" w:line="240" w:lineRule="auto"/>
        <w:jc w:val="both"/>
        <w:rPr>
          <w:rFonts w:ascii="Palatino" w:eastAsia="Times New Roman" w:hAnsi="Palatino" w:cs="Times New Roman"/>
          <w:kern w:val="0"/>
          <w:sz w:val="20"/>
          <w:szCs w:val="20"/>
          <w14:ligatures w14:val="none"/>
        </w:rPr>
      </w:pPr>
      <m:oMathPara>
        <m:oMath>
          <m:sSub>
            <m:sSubPr>
              <m:ctrlPr>
                <w:ins w:id="53"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nor/>
                </m:rPr>
                <w:rPr>
                  <w:rFonts w:ascii="Cambria Math" w:eastAsia="Times New Roman" w:hAnsi="Cambria Math" w:cs="Times New Roman"/>
                  <w:iCs/>
                  <w:kern w:val="0"/>
                  <w:sz w:val="20"/>
                  <w:szCs w:val="20"/>
                  <w14:ligatures w14:val="none"/>
                </w:rPr>
                <m:t>all</m:t>
              </m:r>
            </m:sub>
          </m:sSub>
          <m:r>
            <w:rPr>
              <w:rFonts w:ascii="Cambria Math" w:eastAsia="Times New Roman" w:hAnsi="Cambria Math" w:cs="Times New Roman"/>
              <w:kern w:val="0"/>
              <w:sz w:val="20"/>
              <w:szCs w:val="20"/>
              <w14:ligatures w14:val="none"/>
            </w:rPr>
            <m:t>=</m:t>
          </m:r>
          <m:d>
            <m:dPr>
              <m:begChr m:val="["/>
              <m:endChr m:val="]"/>
              <m:ctrlPr>
                <w:ins w:id="54" w:author="Lima Ayres, Levi" w:date="2026-04-07T13:24:00Z" w16du:dateUtc="2026-04-07T11:24:00Z">
                  <w:rPr>
                    <w:rFonts w:ascii="Cambria Math" w:eastAsia="Times New Roman" w:hAnsi="Cambria Math" w:cs="Times New Roman"/>
                    <w:i/>
                    <w:kern w:val="0"/>
                    <w:sz w:val="20"/>
                    <w:szCs w:val="20"/>
                    <w14:ligatures w14:val="none"/>
                  </w:rPr>
                </w:ins>
              </m:ctrlPr>
            </m:dPr>
            <m:e>
              <m:m>
                <m:mPr>
                  <m:plcHide m:val="1"/>
                  <m:mcs>
                    <m:mc>
                      <m:mcPr>
                        <m:count m:val="3"/>
                        <m:mcJc m:val="center"/>
                      </m:mcPr>
                    </m:mc>
                  </m:mcs>
                  <m:ctrlPr>
                    <w:ins w:id="55" w:author="Lima Ayres, Levi" w:date="2026-04-07T13:24:00Z" w16du:dateUtc="2026-04-07T11:24:00Z">
                      <w:rPr>
                        <w:rFonts w:ascii="Cambria Math" w:eastAsia="Times New Roman" w:hAnsi="Cambria Math" w:cs="Times New Roman"/>
                        <w:b/>
                        <w:bCs/>
                        <w:kern w:val="0"/>
                        <w:sz w:val="20"/>
                        <w:szCs w:val="20"/>
                        <w14:ligatures w14:val="none"/>
                      </w:rPr>
                    </w:ins>
                  </m:ctrlPr>
                </m:mPr>
                <m:mr>
                  <m:e>
                    <m:sSub>
                      <m:sSubPr>
                        <m:ctrlPr>
                          <w:ins w:id="56"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DD</m:t>
                        </m:r>
                      </m:sub>
                    </m:sSub>
                  </m:e>
                  <m:e>
                    <m:sSub>
                      <m:sSubPr>
                        <m:ctrlPr>
                          <w:ins w:id="57"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DL</m:t>
                        </m:r>
                      </m:sub>
                    </m:sSub>
                  </m:e>
                  <m:e>
                    <m:sSub>
                      <m:sSubPr>
                        <m:ctrlPr>
                          <w:ins w:id="58"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DY</m:t>
                        </m:r>
                      </m:sub>
                    </m:sSub>
                  </m:e>
                </m:mr>
                <m:mr>
                  <m:e>
                    <m:sSub>
                      <m:sSubPr>
                        <m:ctrlPr>
                          <w:ins w:id="59"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DL</m:t>
                        </m:r>
                      </m:sub>
                    </m:sSub>
                  </m:e>
                  <m:e>
                    <m:sSub>
                      <m:sSubPr>
                        <m:ctrlPr>
                          <w:ins w:id="60"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LL</m:t>
                        </m:r>
                      </m:sub>
                    </m:sSub>
                  </m:e>
                  <m:e>
                    <m:sSub>
                      <m:sSubPr>
                        <m:ctrlPr>
                          <w:ins w:id="61"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LY</m:t>
                        </m:r>
                      </m:sub>
                    </m:sSub>
                  </m:e>
                </m:mr>
                <m:mr>
                  <m:e>
                    <m:sSub>
                      <m:sSubPr>
                        <m:ctrlPr>
                          <w:ins w:id="62"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YD</m:t>
                        </m:r>
                      </m:sub>
                    </m:sSub>
                  </m:e>
                  <m:e>
                    <m:sSub>
                      <m:sSubPr>
                        <m:ctrlPr>
                          <w:ins w:id="63"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YL</m:t>
                        </m:r>
                      </m:sub>
                    </m:sSub>
                  </m:e>
                  <m:e>
                    <m:sSub>
                      <m:sSubPr>
                        <m:ctrlPr>
                          <w:ins w:id="64" w:author="Lima Ayres, Levi" w:date="2026-04-07T13:24:00Z" w16du:dateUtc="2026-04-07T11:24:00Z">
                            <w:rPr>
                              <w:rFonts w:ascii="Cambria Math" w:eastAsia="Times New Roman" w:hAnsi="Cambria Math" w:cs="Times New Roman"/>
                              <w:b/>
                              <w:bCs/>
                              <w:kern w:val="0"/>
                              <w:sz w:val="20"/>
                              <w:szCs w:val="20"/>
                              <w14:ligatures w14:val="none"/>
                            </w:rPr>
                          </w:ins>
                        </m:ctrlPr>
                      </m:sSubPr>
                      <m:e>
                        <m:r>
                          <m:rPr>
                            <m:sty m:val="b"/>
                          </m:rPr>
                          <w:rPr>
                            <w:rFonts w:ascii="Cambria Math" w:eastAsia="Times New Roman" w:hAnsi="Cambria Math" w:cs="Times New Roman"/>
                            <w:kern w:val="0"/>
                            <w:sz w:val="20"/>
                            <w:szCs w:val="20"/>
                            <w14:ligatures w14:val="none"/>
                          </w:rPr>
                          <m:t>G</m:t>
                        </m:r>
                      </m:e>
                      <m:sub>
                        <m:r>
                          <m:rPr>
                            <m:sty m:val="p"/>
                          </m:rPr>
                          <w:rPr>
                            <w:rFonts w:ascii="Cambria Math" w:eastAsia="Times New Roman" w:hAnsi="Cambria Math" w:cs="Times New Roman"/>
                            <w:kern w:val="0"/>
                            <w:sz w:val="20"/>
                            <w:szCs w:val="20"/>
                            <w14:ligatures w14:val="none"/>
                          </w:rPr>
                          <m:t>YY</m:t>
                        </m:r>
                      </m:sub>
                    </m:sSub>
                  </m:e>
                </m:mr>
              </m:m>
            </m:e>
          </m:d>
          <m:r>
            <m:rPr>
              <m:sty m:val="p"/>
            </m:rPr>
            <w:rPr>
              <w:rFonts w:ascii="Cambria Math" w:eastAsia="Times New Roman" w:hAnsi="Cambria Math" w:cs="Times New Roman"/>
              <w:kern w:val="0"/>
              <w:sz w:val="20"/>
              <w:szCs w:val="20"/>
              <w14:ligatures w14:val="none"/>
            </w:rPr>
            <m:t>.</m:t>
          </m:r>
        </m:oMath>
      </m:oMathPara>
    </w:p>
    <w:p w14:paraId="43454D09" w14:textId="5E5F6FF1" w:rsidR="00121C8B" w:rsidRPr="001E2543" w:rsidRDefault="0059443F" w:rsidP="001F2462">
      <w:pPr>
        <w:spacing w:before="100" w:beforeAutospacing="1" w:after="100" w:afterAutospacing="1" w:line="240" w:lineRule="auto"/>
        <w:jc w:val="both"/>
        <w:rPr>
          <w:rFonts w:ascii="Palatino" w:eastAsia="Times New Roman" w:hAnsi="Palatino" w:cs="Times New Roman"/>
          <w:kern w:val="0"/>
          <w:sz w:val="20"/>
          <w:szCs w:val="20"/>
          <w14:ligatures w14:val="none"/>
        </w:rPr>
      </w:pPr>
      <w:r w:rsidRPr="001E2543">
        <w:rPr>
          <w:rFonts w:ascii="Palatino" w:eastAsia="Times New Roman" w:hAnsi="Palatino" w:cs="Times New Roman"/>
          <w:kern w:val="0"/>
          <w:sz w:val="20"/>
          <w:szCs w:val="20"/>
          <w14:ligatures w14:val="none"/>
        </w:rPr>
        <w:t>where diagonal blocks correspond to within-breed relationships and off-diagonal blocks correspond to between-breed relationships.</w:t>
      </w:r>
    </w:p>
    <w:p w14:paraId="6DCF9CFD" w14:textId="56EF0A06" w:rsidR="00F971CC" w:rsidRPr="00FA34C9" w:rsidRDefault="00F971CC" w:rsidP="00AB6560">
      <w:pPr>
        <w:pStyle w:val="Heading3"/>
        <w:rPr>
          <w:rFonts w:ascii="Segoe UI Semibold" w:hAnsi="Segoe UI Semibold" w:cs="Segoe UI Semibold"/>
          <w:i/>
          <w:iCs/>
          <w:color w:val="000000" w:themeColor="text1"/>
          <w:sz w:val="20"/>
          <w:szCs w:val="20"/>
        </w:rPr>
      </w:pPr>
      <w:r w:rsidRPr="00FA34C9">
        <w:rPr>
          <w:rFonts w:ascii="Segoe UI Semibold" w:hAnsi="Segoe UI Semibold" w:cs="Segoe UI Semibold"/>
          <w:i/>
          <w:iCs/>
          <w:color w:val="000000" w:themeColor="text1"/>
          <w:sz w:val="20"/>
          <w:szCs w:val="20"/>
        </w:rPr>
        <w:t>RNA transcripts</w:t>
      </w:r>
    </w:p>
    <w:p w14:paraId="2B2E50AF" w14:textId="3D55C5BF" w:rsidR="00782B18" w:rsidRDefault="00782B18" w:rsidP="00782B18">
      <w:pPr>
        <w:spacing w:line="276" w:lineRule="auto"/>
        <w:jc w:val="both"/>
        <w:rPr>
          <w:rFonts w:ascii="Palatino" w:hAnsi="Palatino" w:cs="Arial"/>
          <w:sz w:val="20"/>
          <w:szCs w:val="20"/>
        </w:rPr>
      </w:pPr>
      <w:r>
        <w:rPr>
          <w:rFonts w:ascii="Palatino" w:hAnsi="Palatino" w:cs="Arial"/>
          <w:sz w:val="20"/>
          <w:szCs w:val="20"/>
        </w:rPr>
        <w:t>At</w:t>
      </w:r>
      <w:r w:rsidR="00C42BEC" w:rsidRPr="001E2543">
        <w:rPr>
          <w:rFonts w:ascii="Palatino" w:hAnsi="Palatino" w:cs="Arial"/>
          <w:sz w:val="20"/>
          <w:szCs w:val="20"/>
        </w:rPr>
        <w:t xml:space="preserve"> approximately 100 kg</w:t>
      </w:r>
      <w:r w:rsidR="00236CD3" w:rsidRPr="001E2543">
        <w:rPr>
          <w:rFonts w:ascii="Palatino" w:hAnsi="Palatino" w:cs="Arial"/>
          <w:sz w:val="20"/>
          <w:szCs w:val="20"/>
        </w:rPr>
        <w:t xml:space="preserve"> </w:t>
      </w:r>
      <w:r w:rsidR="00C42BEC" w:rsidRPr="001E2543">
        <w:rPr>
          <w:rFonts w:ascii="Palatino" w:hAnsi="Palatino" w:cs="Arial"/>
          <w:sz w:val="20"/>
          <w:szCs w:val="20"/>
        </w:rPr>
        <w:t xml:space="preserve">live body weight, </w:t>
      </w:r>
      <w:r w:rsidR="00C42BEC" w:rsidRPr="001E2543">
        <w:rPr>
          <w:rFonts w:ascii="Palatino" w:hAnsi="Palatino" w:cs="Arial"/>
          <w:i/>
          <w:iCs/>
          <w:sz w:val="20"/>
          <w:szCs w:val="20"/>
        </w:rPr>
        <w:t>longissimus dorsi</w:t>
      </w:r>
      <w:r w:rsidR="00C42BEC" w:rsidRPr="001E2543">
        <w:rPr>
          <w:rFonts w:ascii="Palatino" w:hAnsi="Palatino" w:cs="Arial"/>
          <w:sz w:val="20"/>
          <w:szCs w:val="20"/>
        </w:rPr>
        <w:t xml:space="preserve"> muscle biopsies were collected, snap-frozen in liquid nitrogen and stored at –80°C until processing. </w:t>
      </w:r>
      <w:r w:rsidRPr="00782B18">
        <w:rPr>
          <w:rFonts w:ascii="Palatino" w:hAnsi="Palatino" w:cs="Arial"/>
          <w:sz w:val="20"/>
          <w:szCs w:val="20"/>
        </w:rPr>
        <w:t>Biopsies were used for RNA sequencing (RNA-seq) and reduced representation bisulfite sequencing (RRBS).</w:t>
      </w:r>
      <w:r w:rsidRPr="00782B18" w:rsidDel="00782B18">
        <w:rPr>
          <w:rFonts w:ascii="Palatino" w:hAnsi="Palatino" w:cs="Arial"/>
          <w:sz w:val="20"/>
          <w:szCs w:val="20"/>
        </w:rPr>
        <w:t xml:space="preserve"> </w:t>
      </w:r>
    </w:p>
    <w:p w14:paraId="1BFC8153" w14:textId="543ADF1D" w:rsidR="00EF1294" w:rsidRPr="001E2543" w:rsidRDefault="00EF1294" w:rsidP="00782B18">
      <w:pPr>
        <w:spacing w:line="276" w:lineRule="auto"/>
        <w:jc w:val="both"/>
        <w:rPr>
          <w:rFonts w:ascii="Palatino" w:eastAsia="Times New Roman" w:hAnsi="Palatino" w:cs="Times New Roman"/>
          <w:kern w:val="0"/>
          <w:sz w:val="20"/>
          <w:szCs w:val="20"/>
          <w14:ligatures w14:val="none"/>
        </w:rPr>
      </w:pPr>
      <w:commentRangeStart w:id="65"/>
      <w:r w:rsidRPr="001E2543">
        <w:rPr>
          <w:rFonts w:ascii="Palatino" w:eastAsia="Times New Roman" w:hAnsi="Palatino" w:cs="Times New Roman"/>
          <w:kern w:val="0"/>
          <w:sz w:val="20"/>
          <w:szCs w:val="20"/>
          <w14:ligatures w14:val="none"/>
        </w:rPr>
        <w:t>Samples with RNA integrity number (RIN) ≥ 7 were retained for poly</w:t>
      </w:r>
      <w:r w:rsidR="004D5D31">
        <w:rPr>
          <w:rFonts w:ascii="Palatino" w:eastAsia="Times New Roman" w:hAnsi="Palatino" w:cs="Cambria Math"/>
          <w:kern w:val="0"/>
          <w:sz w:val="20"/>
          <w:szCs w:val="20"/>
          <w14:ligatures w14:val="none"/>
        </w:rPr>
        <w:t>adenylated</w:t>
      </w:r>
      <w:r w:rsidRPr="001E2543">
        <w:rPr>
          <w:rFonts w:ascii="Palatino" w:eastAsia="Times New Roman" w:hAnsi="Palatino" w:cs="Times New Roman"/>
          <w:kern w:val="0"/>
          <w:sz w:val="20"/>
          <w:szCs w:val="20"/>
          <w14:ligatures w14:val="none"/>
        </w:rPr>
        <w:t xml:space="preserve"> mRNA library </w:t>
      </w:r>
      <w:commentRangeEnd w:id="65"/>
      <w:r w:rsidR="00BE5804" w:rsidRPr="001E2543">
        <w:rPr>
          <w:rStyle w:val="CommentReference"/>
          <w:rFonts w:ascii="Palatino" w:eastAsia="Times New Roman" w:hAnsi="Palatino" w:cs="Times New Roman"/>
          <w:kern w:val="0"/>
          <w:sz w:val="20"/>
          <w:szCs w:val="20"/>
          <w14:ligatures w14:val="none"/>
        </w:rPr>
        <w:commentReference w:id="65"/>
      </w:r>
      <w:r w:rsidRPr="001E2543">
        <w:rPr>
          <w:rFonts w:ascii="Palatino" w:eastAsia="Times New Roman" w:hAnsi="Palatino" w:cs="Times New Roman"/>
          <w:kern w:val="0"/>
          <w:sz w:val="20"/>
          <w:szCs w:val="20"/>
          <w14:ligatures w14:val="none"/>
        </w:rPr>
        <w:t xml:space="preserve">preparation and sequenced on an Illumina NovaSeq 6000 platform (2 × 150 bp paired-end reads). Reads were quality-controlled, filtered, and aligned to the </w:t>
      </w:r>
      <w:r w:rsidRPr="001E2543">
        <w:rPr>
          <w:rFonts w:ascii="Palatino" w:eastAsia="Times New Roman" w:hAnsi="Palatino" w:cs="Times New Roman"/>
          <w:i/>
          <w:iCs/>
          <w:kern w:val="0"/>
          <w:sz w:val="20"/>
          <w:szCs w:val="20"/>
          <w14:ligatures w14:val="none"/>
        </w:rPr>
        <w:t>Sus scrofa</w:t>
      </w:r>
      <w:r w:rsidRPr="001E2543">
        <w:rPr>
          <w:rFonts w:ascii="Palatino" w:eastAsia="Times New Roman" w:hAnsi="Palatino" w:cs="Times New Roman"/>
          <w:kern w:val="0"/>
          <w:sz w:val="20"/>
          <w:szCs w:val="20"/>
          <w14:ligatures w14:val="none"/>
        </w:rPr>
        <w:t xml:space="preserve"> reference genome assembly Sscrofa11.1</w:t>
      </w:r>
      <w:r w:rsidR="006129A6" w:rsidRPr="001E2543">
        <w:rPr>
          <w:rFonts w:ascii="Palatino" w:eastAsia="Times New Roman" w:hAnsi="Palatino" w:cs="Times New Roman"/>
          <w:kern w:val="0"/>
          <w:sz w:val="20"/>
          <w:szCs w:val="20"/>
          <w14:ligatures w14:val="none"/>
        </w:rPr>
        <w:t xml:space="preserve"> </w:t>
      </w:r>
      <w:r w:rsidR="006129A6" w:rsidRPr="001E2543">
        <w:rPr>
          <w:rFonts w:ascii="Palatino" w:eastAsia="Times New Roman" w:hAnsi="Palatino" w:cs="Times New Roman"/>
          <w:kern w:val="0"/>
          <w:sz w:val="20"/>
          <w:szCs w:val="20"/>
          <w14:ligatures w14:val="none"/>
        </w:rPr>
        <w:fldChar w:fldCharType="begin">
          <w:fldData xml:space="preserve">PEVuZE5vdGU+PENpdGU+PEF1dGhvcj5XYXJyPC9BdXRob3I+PFllYXI+MjAyMDwvWWVhcj48UmVj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ZXI+PGRhdGVzPjx5ZWFyPjIwMTI8L3llYXI+PHB1Yi1kYXRlcz48ZGF0ZT4yMDEyLzExLzAxPC9k
YXRlPjwvcHViLWRhdGVzPjwvZGF0ZXM+PGlzYm4+MTQ3Ni00Njg3PC9pc2JuPjx1cmxzPjxyZWxh
dGVkLXVybHM+PHVybD5odHRwczovL2RvaS5vcmcvMTAuMTAzOC9uYXR1cmUxMTYyMjwvdXJsPjwv
cmVsYXRlZC11cmxzPjwvdXJscz48ZWxlY3Ryb25pYy1yZXNvdXJjZS1udW0+MTAuMTAzOC9uYXR1
cmUxMTYyMjwvZWxlY3Ryb25pYy1yZXNvdXJjZS1udW0+PC9yZWNvcmQ+PC9DaXRlPjwvRW5kTm90
ZT5=
</w:fldData>
        </w:fldChar>
      </w:r>
      <w:r w:rsidR="00DB0A39">
        <w:rPr>
          <w:rFonts w:ascii="Palatino" w:eastAsia="Times New Roman" w:hAnsi="Palatino" w:cs="Times New Roman"/>
          <w:kern w:val="0"/>
          <w:sz w:val="20"/>
          <w:szCs w:val="20"/>
          <w14:ligatures w14:val="none"/>
        </w:rPr>
        <w:instrText xml:space="preserve"> ADDIN EN.CITE </w:instrText>
      </w:r>
      <w:r w:rsidR="00DB0A39">
        <w:rPr>
          <w:rFonts w:ascii="Palatino" w:eastAsia="Times New Roman" w:hAnsi="Palatino" w:cs="Times New Roman"/>
          <w:kern w:val="0"/>
          <w:sz w:val="20"/>
          <w:szCs w:val="20"/>
          <w14:ligatures w14:val="none"/>
        </w:rPr>
        <w:fldChar w:fldCharType="begin">
          <w:fldData xml:space="preserve">PEVuZE5vdGU+PENpdGU+PEF1dGhvcj5XYXJyPC9BdXRob3I+PFllYXI+MjAyMDwvWWVhcj48UmVj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ZXI+PGRhdGVzPjx5ZWFyPjIwMTI8L3llYXI+PHB1Yi1kYXRlcz48ZGF0ZT4yMDEyLzExLzAxPC9k
YXRlPjwvcHViLWRhdGVzPjwvZGF0ZXM+PGlzYm4+MTQ3Ni00Njg3PC9pc2JuPjx1cmxzPjxyZWxh
dGVkLXVybHM+PHVybD5odHRwczovL2RvaS5vcmcvMTAuMTAzOC9uYXR1cmUxMTYyMjwvdXJsPjwv
cmVsYXRlZC11cmxzPjwvdXJscz48ZWxlY3Ryb25pYy1yZXNvdXJjZS1udW0+MTAuMTAzOC9uYXR1
cmUxMTYyMjwvZWxlY3Ryb25pYy1yZXNvdXJjZS1udW0+PC9yZWNvcmQ+PC9DaXRlPjwvRW5kTm90
ZT5=
</w:fldData>
        </w:fldChar>
      </w:r>
      <w:r w:rsidR="00DB0A39">
        <w:rPr>
          <w:rFonts w:ascii="Palatino" w:eastAsia="Times New Roman" w:hAnsi="Palatino" w:cs="Times New Roman"/>
          <w:kern w:val="0"/>
          <w:sz w:val="20"/>
          <w:szCs w:val="20"/>
          <w14:ligatures w14:val="none"/>
        </w:rPr>
        <w:instrText xml:space="preserve"> ADDIN EN.CITE.DATA </w:instrText>
      </w:r>
      <w:r w:rsidR="00DB0A39">
        <w:rPr>
          <w:rFonts w:ascii="Palatino" w:eastAsia="Times New Roman" w:hAnsi="Palatino" w:cs="Times New Roman"/>
          <w:kern w:val="0"/>
          <w:sz w:val="20"/>
          <w:szCs w:val="20"/>
          <w14:ligatures w14:val="none"/>
        </w:rPr>
      </w:r>
      <w:r w:rsidR="00DB0A39">
        <w:rPr>
          <w:rFonts w:ascii="Palatino" w:eastAsia="Times New Roman" w:hAnsi="Palatino" w:cs="Times New Roman"/>
          <w:kern w:val="0"/>
          <w:sz w:val="20"/>
          <w:szCs w:val="20"/>
          <w14:ligatures w14:val="none"/>
        </w:rPr>
        <w:fldChar w:fldCharType="end"/>
      </w:r>
      <w:r w:rsidR="006129A6" w:rsidRPr="001E2543">
        <w:rPr>
          <w:rFonts w:ascii="Palatino" w:eastAsia="Times New Roman" w:hAnsi="Palatino" w:cs="Times New Roman"/>
          <w:kern w:val="0"/>
          <w:sz w:val="20"/>
          <w:szCs w:val="20"/>
          <w14:ligatures w14:val="none"/>
        </w:rPr>
      </w:r>
      <w:r w:rsidR="006129A6" w:rsidRPr="001E2543">
        <w:rPr>
          <w:rFonts w:ascii="Palatino" w:eastAsia="Times New Roman" w:hAnsi="Palatino" w:cs="Times New Roman"/>
          <w:kern w:val="0"/>
          <w:sz w:val="20"/>
          <w:szCs w:val="20"/>
          <w14:ligatures w14:val="none"/>
        </w:rPr>
        <w:fldChar w:fldCharType="separate"/>
      </w:r>
      <w:r w:rsidR="00DB0A39">
        <w:rPr>
          <w:rFonts w:ascii="Palatino" w:eastAsia="Times New Roman" w:hAnsi="Palatino" w:cs="Times New Roman"/>
          <w:noProof/>
          <w:kern w:val="0"/>
          <w:sz w:val="20"/>
          <w:szCs w:val="20"/>
          <w14:ligatures w14:val="none"/>
        </w:rPr>
        <w:t>[19, 20]</w:t>
      </w:r>
      <w:r w:rsidR="006129A6" w:rsidRPr="001E2543">
        <w:rPr>
          <w:rFonts w:ascii="Palatino" w:eastAsia="Times New Roman" w:hAnsi="Palatino" w:cs="Times New Roman"/>
          <w:kern w:val="0"/>
          <w:sz w:val="20"/>
          <w:szCs w:val="20"/>
          <w14:ligatures w14:val="none"/>
        </w:rPr>
        <w:fldChar w:fldCharType="end"/>
      </w:r>
      <w:r w:rsidRPr="001E2543">
        <w:rPr>
          <w:rFonts w:ascii="Palatino" w:eastAsia="Times New Roman" w:hAnsi="Palatino" w:cs="Times New Roman"/>
          <w:kern w:val="0"/>
          <w:sz w:val="20"/>
          <w:szCs w:val="20"/>
          <w14:ligatures w14:val="none"/>
        </w:rPr>
        <w:t xml:space="preserve">. </w:t>
      </w:r>
      <w:r w:rsidR="0081151C" w:rsidRPr="001E2543">
        <w:rPr>
          <w:rFonts w:ascii="Palatino" w:eastAsia="Times New Roman" w:hAnsi="Palatino" w:cs="Times New Roman"/>
          <w:kern w:val="0"/>
          <w:sz w:val="20"/>
          <w:szCs w:val="20"/>
          <w14:ligatures w14:val="none"/>
        </w:rPr>
        <w:t>Full details can be found in</w:t>
      </w:r>
      <w:r w:rsidR="005E31D9" w:rsidRPr="001E2543">
        <w:rPr>
          <w:rFonts w:ascii="Palatino" w:eastAsia="Times New Roman" w:hAnsi="Palatino" w:cs="Times New Roman"/>
          <w:kern w:val="0"/>
          <w:sz w:val="20"/>
          <w:szCs w:val="20"/>
          <w14:ligatures w14:val="none"/>
        </w:rPr>
        <w:t xml:space="preserve"> </w:t>
      </w:r>
      <w:r w:rsidR="005E31D9" w:rsidRPr="001E2543">
        <w:rPr>
          <w:rFonts w:ascii="Palatino" w:eastAsia="Times New Roman" w:hAnsi="Palatino" w:cs="Times New Roman"/>
          <w:kern w:val="0"/>
          <w:sz w:val="20"/>
          <w:szCs w:val="20"/>
          <w14:ligatures w14:val="none"/>
        </w:rPr>
        <w:fldChar w:fldCharType="begin"/>
      </w:r>
      <w:r w:rsidR="00DB0A39">
        <w:rPr>
          <w:rFonts w:ascii="Palatino" w:eastAsia="Times New Roman" w:hAnsi="Palatino" w:cs="Times New Roman"/>
          <w:kern w:val="0"/>
          <w:sz w:val="20"/>
          <w:szCs w:val="20"/>
          <w14:ligatures w14:val="none"/>
        </w:rPr>
        <w:instrText xml:space="preserve"> ADDIN EN.CITE &lt;EndNote&gt;&lt;Cite&gt;&lt;Author&gt;Luigi-Sierra&lt;/Author&gt;&lt;Year&gt;2026&lt;/Year&gt;&lt;RecNum&gt;1516&lt;/RecNum&gt;&lt;DisplayText&gt;[21]&lt;/DisplayText&gt;&lt;record&gt;&lt;rec-number&gt;1516&lt;/rec-number&gt;&lt;foreign-keys&gt;&lt;key app="EN" db-id="af29dvpznfrdrke9a0uxa2eprdpvx02xa5es" timestamp="1771865295" guid="1de598cb-c8ba-49a8-b1c9-7468a6f77e68"&gt;1516&lt;/key&gt;&lt;/foreign-keys&gt;&lt;ref-type name="Manuscript"&gt;36&lt;/ref-type&gt;&lt;contributors&gt;&lt;authors&gt;&lt;author&gt;Luigi-Sierra, Maria Gracia&lt;/author&gt;&lt;author&gt;Gòdia, Marta&lt;/author&gt;&lt;author&gt;Fredholm, Merete&lt;/author&gt;&lt;author&gt;Guo, Xiangyu&lt;/author&gt;&lt;author&gt;Madsen, Ole&lt;/author&gt;&lt;/authors&gt;&lt;/contributors&gt;&lt;titles&gt;&lt;title&gt;Characterization of the -omics architecture for growth and subcutaneous fat deposition traits in three commercial pig breeds&lt;/title&gt;&lt;/titles&gt;&lt;dates&gt;&lt;year&gt;2026&lt;/year&gt;&lt;/dates&gt;&lt;urls&gt;&lt;/urls&gt;&lt;/record&gt;&lt;/Cite&gt;&lt;/EndNote&gt;</w:instrText>
      </w:r>
      <w:r w:rsidR="005E31D9" w:rsidRPr="001E2543">
        <w:rPr>
          <w:rFonts w:ascii="Palatino" w:eastAsia="Times New Roman" w:hAnsi="Palatino" w:cs="Times New Roman"/>
          <w:kern w:val="0"/>
          <w:sz w:val="20"/>
          <w:szCs w:val="20"/>
          <w14:ligatures w14:val="none"/>
        </w:rPr>
        <w:fldChar w:fldCharType="separate"/>
      </w:r>
      <w:r w:rsidR="00DB0A39">
        <w:rPr>
          <w:rFonts w:ascii="Palatino" w:eastAsia="Times New Roman" w:hAnsi="Palatino" w:cs="Times New Roman"/>
          <w:noProof/>
          <w:kern w:val="0"/>
          <w:sz w:val="20"/>
          <w:szCs w:val="20"/>
          <w14:ligatures w14:val="none"/>
        </w:rPr>
        <w:t>[21]</w:t>
      </w:r>
      <w:r w:rsidR="005E31D9" w:rsidRPr="001E2543">
        <w:rPr>
          <w:rFonts w:ascii="Palatino" w:eastAsia="Times New Roman" w:hAnsi="Palatino" w:cs="Times New Roman"/>
          <w:kern w:val="0"/>
          <w:sz w:val="20"/>
          <w:szCs w:val="20"/>
          <w14:ligatures w14:val="none"/>
        </w:rPr>
        <w:fldChar w:fldCharType="end"/>
      </w:r>
      <w:r w:rsidR="0081151C" w:rsidRPr="001E2543">
        <w:rPr>
          <w:rFonts w:ascii="Palatino" w:eastAsia="Times New Roman" w:hAnsi="Palatino" w:cs="Times New Roman"/>
          <w:kern w:val="0"/>
          <w:sz w:val="20"/>
          <w:szCs w:val="20"/>
          <w14:ligatures w14:val="none"/>
        </w:rPr>
        <w:t xml:space="preserve">. </w:t>
      </w:r>
      <w:r w:rsidR="00164FED" w:rsidRPr="001E2543">
        <w:rPr>
          <w:rFonts w:ascii="Palatino" w:eastAsia="Times New Roman" w:hAnsi="Palatino" w:cs="Times New Roman"/>
          <w:kern w:val="0"/>
          <w:sz w:val="20"/>
          <w:szCs w:val="20"/>
          <w14:ligatures w14:val="none"/>
        </w:rPr>
        <w:t>Counts per million (</w:t>
      </w:r>
      <w:r w:rsidRPr="001E2543">
        <w:rPr>
          <w:rFonts w:ascii="Palatino" w:eastAsia="Times New Roman" w:hAnsi="Palatino" w:cs="Times New Roman"/>
          <w:kern w:val="0"/>
          <w:sz w:val="20"/>
          <w:szCs w:val="20"/>
          <w14:ligatures w14:val="none"/>
        </w:rPr>
        <w:t>CPM</w:t>
      </w:r>
      <w:r w:rsidR="00164FED" w:rsidRPr="001E2543">
        <w:rPr>
          <w:rFonts w:ascii="Palatino" w:eastAsia="Times New Roman" w:hAnsi="Palatino" w:cs="Times New Roman"/>
          <w:kern w:val="0"/>
          <w:sz w:val="20"/>
          <w:szCs w:val="20"/>
          <w14:ligatures w14:val="none"/>
        </w:rPr>
        <w:t>)</w:t>
      </w:r>
      <w:r w:rsidRPr="001E2543">
        <w:rPr>
          <w:rFonts w:ascii="Palatino" w:eastAsia="Times New Roman" w:hAnsi="Palatino" w:cs="Times New Roman"/>
          <w:kern w:val="0"/>
          <w:sz w:val="20"/>
          <w:szCs w:val="20"/>
          <w14:ligatures w14:val="none"/>
        </w:rPr>
        <w:t xml:space="preserve"> values were transformed using a rank-based inverse normal transformation.</w:t>
      </w:r>
    </w:p>
    <w:p w14:paraId="71FBEC55" w14:textId="0DC29DE8" w:rsidR="001F2462" w:rsidRPr="001E2543" w:rsidRDefault="004C252A" w:rsidP="00301AC5">
      <w:pPr>
        <w:spacing w:before="100" w:beforeAutospacing="1" w:after="100" w:afterAutospacing="1" w:line="240" w:lineRule="auto"/>
        <w:jc w:val="both"/>
        <w:rPr>
          <w:rFonts w:ascii="Palatino" w:hAnsi="Palatino"/>
          <w:sz w:val="20"/>
          <w:szCs w:val="20"/>
        </w:rPr>
      </w:pPr>
      <w:commentRangeStart w:id="66"/>
      <w:r w:rsidRPr="001E2543">
        <w:rPr>
          <w:rFonts w:ascii="Palatino" w:eastAsia="Times New Roman" w:hAnsi="Palatino" w:cs="Times New Roman"/>
          <w:kern w:val="0"/>
          <w:sz w:val="20"/>
          <w:szCs w:val="20"/>
          <w14:ligatures w14:val="none"/>
        </w:rPr>
        <w:t>We computed t</w:t>
      </w:r>
      <w:r w:rsidR="001F2462" w:rsidRPr="001E2543">
        <w:rPr>
          <w:rFonts w:ascii="Palatino" w:eastAsia="Times New Roman" w:hAnsi="Palatino" w:cs="Times New Roman"/>
          <w:kern w:val="0"/>
          <w:sz w:val="20"/>
          <w:szCs w:val="20"/>
          <w14:ligatures w14:val="none"/>
        </w:rPr>
        <w:t>he transcriptomic relationship matrix (TRM) as</w:t>
      </w:r>
      <w:commentRangeEnd w:id="66"/>
      <w:r w:rsidR="007E5807" w:rsidRPr="001E2543">
        <w:rPr>
          <w:rStyle w:val="CommentReference"/>
          <w:rFonts w:ascii="Palatino" w:hAnsi="Palatino"/>
          <w:sz w:val="20"/>
          <w:szCs w:val="20"/>
        </w:rPr>
        <w:commentReference w:id="66"/>
      </w:r>
    </w:p>
    <w:p w14:paraId="5F6D9EA5" w14:textId="62F37F65" w:rsidR="001F2462" w:rsidRPr="001E2543" w:rsidRDefault="001F2462" w:rsidP="001F2462">
      <w:pPr>
        <w:spacing w:before="100" w:beforeAutospacing="1" w:after="100" w:afterAutospacing="1" w:line="240" w:lineRule="auto"/>
        <w:jc w:val="both"/>
        <w:rPr>
          <w:rFonts w:ascii="Palatino" w:eastAsia="Times New Roman" w:hAnsi="Palatino" w:cs="Times New Roman"/>
          <w:kern w:val="0"/>
          <w:sz w:val="20"/>
          <w:szCs w:val="20"/>
          <w14:ligatures w14:val="none"/>
        </w:rPr>
      </w:pPr>
      <m:oMathPara>
        <m:oMath>
          <m:r>
            <m:rPr>
              <m:sty m:val="b"/>
            </m:rPr>
            <w:rPr>
              <w:rFonts w:ascii="Cambria Math" w:eastAsia="Times New Roman" w:hAnsi="Cambria Math" w:cs="Times New Roman"/>
              <w:kern w:val="0"/>
              <w:sz w:val="20"/>
              <w:szCs w:val="20"/>
              <w14:ligatures w14:val="none"/>
            </w:rPr>
            <m:t>T</m:t>
          </m:r>
          <m:r>
            <w:rPr>
              <w:rFonts w:ascii="Cambria Math" w:eastAsia="Times New Roman" w:hAnsi="Cambria Math" w:cs="Times New Roman"/>
              <w:kern w:val="0"/>
              <w:sz w:val="20"/>
              <w:szCs w:val="20"/>
              <w14:ligatures w14:val="none"/>
            </w:rPr>
            <m:t>=</m:t>
          </m:r>
          <m:f>
            <m:fPr>
              <m:ctrlPr>
                <w:ins w:id="67" w:author="Lima Ayres, Levi" w:date="2026-04-07T13:24:00Z" w16du:dateUtc="2026-04-07T11:24:00Z">
                  <w:rPr>
                    <w:rFonts w:ascii="Cambria Math" w:eastAsia="Times New Roman" w:hAnsi="Cambria Math" w:cs="Times New Roman"/>
                    <w:kern w:val="0"/>
                    <w:sz w:val="20"/>
                    <w:szCs w:val="20"/>
                    <w14:ligatures w14:val="none"/>
                  </w:rPr>
                </w:ins>
              </m:ctrlPr>
            </m:fPr>
            <m:num>
              <m:sSup>
                <m:sSupPr>
                  <m:ctrlPr>
                    <w:ins w:id="68" w:author="Lima Ayres, Levi" w:date="2026-04-07T13:24:00Z" w16du:dateUtc="2026-04-07T11:24:00Z">
                      <w:rPr>
                        <w:rFonts w:ascii="Cambria Math" w:eastAsia="Times New Roman" w:hAnsi="Cambria Math" w:cs="Times New Roman"/>
                        <w:kern w:val="0"/>
                        <w:sz w:val="20"/>
                        <w:szCs w:val="20"/>
                        <w14:ligatures w14:val="none"/>
                      </w:rPr>
                    </w:ins>
                  </m:ctrlPr>
                </m:sSupPr>
                <m:e>
                  <m:r>
                    <m:rPr>
                      <m:sty m:val="b"/>
                    </m:rPr>
                    <w:rPr>
                      <w:rFonts w:ascii="Cambria Math" w:eastAsia="Times New Roman" w:hAnsi="Cambria Math" w:cs="Times New Roman"/>
                      <w:kern w:val="0"/>
                      <w:sz w:val="20"/>
                      <w:szCs w:val="20"/>
                      <w14:ligatures w14:val="none"/>
                    </w:rPr>
                    <m:t>RR</m:t>
                  </m:r>
                </m:e>
                <m:sup>
                  <m:r>
                    <m:rPr>
                      <m:sty m:val="p"/>
                    </m:rPr>
                    <w:rPr>
                      <w:rFonts w:ascii="Cambria Math" w:eastAsia="Times New Roman" w:hAnsi="Cambria Math" w:cs="Times New Roman"/>
                      <w:kern w:val="0"/>
                      <w:sz w:val="20"/>
                      <w:szCs w:val="20"/>
                      <w:lang w:bidi="ar-SA"/>
                      <w14:ligatures w14:val="none"/>
                    </w:rPr>
                    <m:t>⊤</m:t>
                  </m:r>
                </m:sup>
              </m:sSup>
            </m:num>
            <m:den>
              <m:sSub>
                <m:sSubPr>
                  <m:ctrlPr>
                    <w:ins w:id="69" w:author="Lima Ayres, Levi" w:date="2026-04-07T13:24:00Z" w16du:dateUtc="2026-04-07T11:24:00Z">
                      <w:rPr>
                        <w:rFonts w:ascii="Cambria Math" w:eastAsia="Times New Roman" w:hAnsi="Cambria Math" w:cs="Times New Roman"/>
                        <w:iCs/>
                        <w:kern w:val="0"/>
                        <w:sz w:val="20"/>
                        <w:szCs w:val="20"/>
                        <w14:ligatures w14:val="none"/>
                      </w:rPr>
                    </w:ins>
                  </m:ctrlPr>
                </m:sSubPr>
                <m:e>
                  <m:r>
                    <m:rPr>
                      <m:sty m:val="p"/>
                    </m:rPr>
                    <w:rPr>
                      <w:rFonts w:ascii="Cambria Math" w:eastAsia="Times New Roman" w:hAnsi="Cambria Math" w:cs="Times New Roman"/>
                      <w:kern w:val="0"/>
                      <w:sz w:val="20"/>
                      <w:szCs w:val="20"/>
                      <w14:ligatures w14:val="none"/>
                    </w:rPr>
                    <m:t>n</m:t>
                  </m:r>
                </m:e>
                <m:sub>
                  <m:r>
                    <m:rPr>
                      <m:sty m:val="p"/>
                    </m:rPr>
                    <w:rPr>
                      <w:rFonts w:ascii="Cambria Math" w:eastAsia="Times New Roman" w:hAnsi="Cambria Math" w:cs="Times New Roman"/>
                      <w:kern w:val="0"/>
                      <w:sz w:val="20"/>
                      <w:szCs w:val="20"/>
                      <w14:ligatures w14:val="none"/>
                    </w:rPr>
                    <m:t>g</m:t>
                  </m:r>
                </m:sub>
              </m:sSub>
            </m:den>
          </m:f>
          <m:r>
            <w:rPr>
              <w:rFonts w:ascii="Cambria Math" w:eastAsia="Times New Roman" w:hAnsi="Cambria Math" w:cs="Times New Roman"/>
              <w:kern w:val="0"/>
              <w:sz w:val="20"/>
              <w:szCs w:val="20"/>
              <w14:ligatures w14:val="none"/>
            </w:rPr>
            <m:t>,</m:t>
          </m:r>
          <m:r>
            <m:rPr>
              <m:sty m:val="p"/>
            </m:rPr>
            <w:rPr>
              <w:rFonts w:ascii="Cambria Math" w:eastAsia="Times New Roman" w:hAnsi="Cambria Math" w:cs="Times New Roman"/>
              <w:kern w:val="0"/>
              <w:sz w:val="20"/>
              <w:szCs w:val="20"/>
              <w14:ligatures w14:val="none"/>
            </w:rPr>
            <w:br/>
          </m:r>
        </m:oMath>
      </m:oMathPara>
      <w:r w:rsidRPr="001E2543">
        <w:rPr>
          <w:rFonts w:ascii="Palatino" w:eastAsia="Times New Roman" w:hAnsi="Palatino" w:cs="Times New Roman"/>
          <w:kern w:val="0"/>
          <w:sz w:val="20"/>
          <w:szCs w:val="20"/>
          <w14:ligatures w14:val="none"/>
        </w:rPr>
        <w:t xml:space="preserve">where </w:t>
      </w:r>
      <w:r w:rsidRPr="00957B68">
        <w:rPr>
          <w:rFonts w:ascii="Cambria Math" w:eastAsia="Times New Roman" w:hAnsi="Cambria Math" w:cs="Times New Roman"/>
          <w:b/>
          <w:bCs/>
          <w:kern w:val="0"/>
          <w:sz w:val="20"/>
          <w:szCs w:val="20"/>
          <w14:ligatures w14:val="none"/>
        </w:rPr>
        <w:t>R</w:t>
      </w:r>
      <w:r w:rsidRPr="001E2543">
        <w:rPr>
          <w:rFonts w:ascii="Palatino" w:eastAsia="Times New Roman" w:hAnsi="Palatino" w:cs="Times New Roman"/>
          <w:kern w:val="0"/>
          <w:sz w:val="20"/>
          <w:szCs w:val="20"/>
          <w14:ligatures w14:val="none"/>
        </w:rPr>
        <w:t xml:space="preserve"> is the centered and scaled expression matrix and </w:t>
      </w:r>
      <w:r w:rsidRPr="00957B68">
        <w:rPr>
          <w:rFonts w:ascii="Cambria Math" w:eastAsia="Times New Roman" w:hAnsi="Cambria Math" w:cs="Times New Roman"/>
          <w:kern w:val="0"/>
          <w:sz w:val="20"/>
          <w:szCs w:val="20"/>
          <w14:ligatures w14:val="none"/>
        </w:rPr>
        <w:t>n</w:t>
      </w:r>
      <w:r w:rsidRPr="00957B68">
        <w:rPr>
          <w:rFonts w:ascii="Cambria Math" w:eastAsia="Times New Roman" w:hAnsi="Cambria Math" w:cs="Times New Roman"/>
          <w:kern w:val="0"/>
          <w:sz w:val="20"/>
          <w:szCs w:val="20"/>
          <w:vertAlign w:val="subscript"/>
          <w14:ligatures w14:val="none"/>
        </w:rPr>
        <w:t>g</w:t>
      </w:r>
      <w:r w:rsidRPr="001E2543">
        <w:rPr>
          <w:rFonts w:ascii="Palatino" w:eastAsia="Times New Roman" w:hAnsi="Palatino" w:cs="Times New Roman"/>
          <w:kern w:val="0"/>
          <w:sz w:val="20"/>
          <w:szCs w:val="20"/>
          <w14:ligatures w14:val="none"/>
        </w:rPr>
        <w:t xml:space="preserve"> is the number of retained genes</w:t>
      </w:r>
      <w:r w:rsidR="00BE5804">
        <w:rPr>
          <w:rFonts w:ascii="Palatino" w:eastAsia="Times New Roman" w:hAnsi="Palatino" w:cs="Times New Roman"/>
          <w:kern w:val="0"/>
          <w:sz w:val="20"/>
          <w:szCs w:val="20"/>
          <w14:ligatures w14:val="none"/>
        </w:rPr>
        <w:t xml:space="preserve"> (</w:t>
      </w:r>
      <w:r w:rsidR="00BE5804" w:rsidRPr="00BE5804">
        <w:rPr>
          <w:rFonts w:ascii="Palatino" w:eastAsia="Times New Roman" w:hAnsi="Palatino" w:cs="Times New Roman"/>
          <w:kern w:val="0"/>
          <w:sz w:val="20"/>
          <w:szCs w:val="20"/>
          <w14:ligatures w14:val="none"/>
        </w:rPr>
        <w:t>14,492</w:t>
      </w:r>
      <w:r w:rsidR="00BE5804">
        <w:rPr>
          <w:rFonts w:ascii="Palatino" w:eastAsia="Times New Roman" w:hAnsi="Palatino" w:cs="Times New Roman"/>
          <w:kern w:val="0"/>
          <w:sz w:val="20"/>
          <w:szCs w:val="20"/>
          <w14:ligatures w14:val="none"/>
        </w:rPr>
        <w:t>)</w:t>
      </w:r>
      <w:r w:rsidRPr="001E2543">
        <w:rPr>
          <w:rFonts w:ascii="Palatino" w:eastAsia="Times New Roman" w:hAnsi="Palatino" w:cs="Times New Roman"/>
          <w:kern w:val="0"/>
          <w:sz w:val="20"/>
          <w:szCs w:val="20"/>
          <w14:ligatures w14:val="none"/>
        </w:rPr>
        <w:t>.</w:t>
      </w:r>
    </w:p>
    <w:p w14:paraId="63C588CC" w14:textId="01500DEE" w:rsidR="001F2462" w:rsidRPr="00FA34C9" w:rsidRDefault="00BA1731" w:rsidP="00AB6560">
      <w:pPr>
        <w:pStyle w:val="Heading3"/>
        <w:rPr>
          <w:rFonts w:ascii="Segoe UI Semibold" w:eastAsia="Times New Roman" w:hAnsi="Segoe UI Semibold" w:cs="Segoe UI Semibold"/>
          <w:i/>
          <w:iCs/>
          <w:color w:val="000000" w:themeColor="text1"/>
          <w:sz w:val="20"/>
          <w:szCs w:val="20"/>
        </w:rPr>
      </w:pPr>
      <w:r w:rsidRPr="00FA34C9">
        <w:rPr>
          <w:rFonts w:ascii="Segoe UI Semibold" w:eastAsia="Times New Roman" w:hAnsi="Segoe UI Semibold" w:cs="Segoe UI Semibold"/>
          <w:i/>
          <w:iCs/>
          <w:color w:val="000000" w:themeColor="text1"/>
          <w:sz w:val="20"/>
          <w:szCs w:val="20"/>
        </w:rPr>
        <w:t>DNA m</w:t>
      </w:r>
      <w:r w:rsidR="001F2462" w:rsidRPr="00FA34C9">
        <w:rPr>
          <w:rFonts w:ascii="Segoe UI Semibold" w:eastAsia="Times New Roman" w:hAnsi="Segoe UI Semibold" w:cs="Segoe UI Semibold"/>
          <w:i/>
          <w:iCs/>
          <w:color w:val="000000" w:themeColor="text1"/>
          <w:sz w:val="20"/>
          <w:szCs w:val="20"/>
        </w:rPr>
        <w:t xml:space="preserve">ethylation </w:t>
      </w:r>
      <w:r w:rsidR="000A454C" w:rsidRPr="00FA34C9">
        <w:rPr>
          <w:rFonts w:ascii="Segoe UI Semibold" w:eastAsia="Times New Roman" w:hAnsi="Segoe UI Semibold" w:cs="Segoe UI Semibold"/>
          <w:i/>
          <w:iCs/>
          <w:color w:val="000000" w:themeColor="text1"/>
          <w:sz w:val="20"/>
          <w:szCs w:val="20"/>
        </w:rPr>
        <w:t>d</w:t>
      </w:r>
      <w:r w:rsidR="001F2462" w:rsidRPr="00FA34C9">
        <w:rPr>
          <w:rFonts w:ascii="Segoe UI Semibold" w:eastAsia="Times New Roman" w:hAnsi="Segoe UI Semibold" w:cs="Segoe UI Semibold"/>
          <w:i/>
          <w:iCs/>
          <w:color w:val="000000" w:themeColor="text1"/>
          <w:sz w:val="20"/>
          <w:szCs w:val="20"/>
        </w:rPr>
        <w:t>ata</w:t>
      </w:r>
    </w:p>
    <w:p w14:paraId="13599263" w14:textId="4B0C11C8" w:rsidR="005273CB" w:rsidRPr="001E2543" w:rsidRDefault="00D17AA0" w:rsidP="005273CB">
      <w:pPr>
        <w:jc w:val="both"/>
        <w:rPr>
          <w:rFonts w:ascii="Palatino" w:hAnsi="Palatino"/>
          <w:sz w:val="20"/>
          <w:szCs w:val="20"/>
        </w:rPr>
      </w:pPr>
      <w:commentRangeStart w:id="70"/>
      <w:r w:rsidRPr="001E2543">
        <w:rPr>
          <w:rFonts w:ascii="Palatino" w:hAnsi="Palatino"/>
          <w:sz w:val="20"/>
          <w:szCs w:val="20"/>
        </w:rPr>
        <w:t xml:space="preserve">Genome-wide DNA methylation profiles were generated for 452 DanBred male pigs </w:t>
      </w:r>
      <w:commentRangeEnd w:id="70"/>
      <w:r w:rsidR="007E5807" w:rsidRPr="001E2543">
        <w:rPr>
          <w:rStyle w:val="CommentReference"/>
          <w:rFonts w:ascii="Palatino" w:hAnsi="Palatino"/>
          <w:sz w:val="20"/>
          <w:szCs w:val="20"/>
        </w:rPr>
        <w:commentReference w:id="70"/>
      </w:r>
      <w:r w:rsidRPr="001E2543">
        <w:rPr>
          <w:rFonts w:ascii="Palatino" w:hAnsi="Palatino"/>
          <w:sz w:val="20"/>
          <w:szCs w:val="20"/>
        </w:rPr>
        <w:t>belonging to three breeds using libraries prepared with the Diagenode Premium RRBS v2 kit. Libraries were constructed following MspI digestion, adapter ligation with unique molecular identifiers (UMIs), bisulfite conversion, and PCR amplification, and sequenced on an Illumina NovaSeq 6000 platform to a mean coverage of approximately 40×. For full library preparation and sequencing details, see</w:t>
      </w:r>
      <w:r w:rsidR="00BB61C3" w:rsidRPr="001E2543">
        <w:rPr>
          <w:rFonts w:ascii="Palatino" w:hAnsi="Palatino"/>
          <w:sz w:val="20"/>
          <w:szCs w:val="20"/>
        </w:rPr>
        <w:t xml:space="preserve"> </w:t>
      </w:r>
      <w:r w:rsidR="00BB61C3" w:rsidRPr="001E2543">
        <w:rPr>
          <w:rFonts w:ascii="Palatino" w:hAnsi="Palatino"/>
          <w:sz w:val="20"/>
          <w:szCs w:val="20"/>
        </w:rPr>
        <w:fldChar w:fldCharType="begin"/>
      </w:r>
      <w:r w:rsidR="00DB0A39">
        <w:rPr>
          <w:rFonts w:ascii="Palatino" w:hAnsi="Palatino"/>
          <w:sz w:val="20"/>
          <w:szCs w:val="20"/>
        </w:rPr>
        <w:instrText xml:space="preserve"> ADDIN EN.CITE &lt;EndNote&gt;&lt;Cite&gt;&lt;Author&gt;Luigi-Sierra&lt;/Author&gt;&lt;Year&gt;2026&lt;/Year&gt;&lt;RecNum&gt;1516&lt;/RecNum&gt;&lt;DisplayText&gt;[21]&lt;/DisplayText&gt;&lt;record&gt;&lt;rec-number&gt;1516&lt;/rec-number&gt;&lt;foreign-keys&gt;&lt;key app="EN" db-id="af29dvpznfrdrke9a0uxa2eprdpvx02xa5es" timestamp="1771865295" guid="1de598cb-c8ba-49a8-b1c9-7468a6f77e68"&gt;1516&lt;/key&gt;&lt;/foreign-keys&gt;&lt;ref-type name="Manuscript"&gt;36&lt;/ref-type&gt;&lt;contributors&gt;&lt;authors&gt;&lt;author&gt;Luigi-Sierra, Maria Gracia&lt;/author&gt;&lt;author&gt;Gòdia, Marta&lt;/author&gt;&lt;author&gt;Fredholm, Merete&lt;/author&gt;&lt;author&gt;Guo, Xiangyu&lt;/author&gt;&lt;author&gt;Madsen, Ole&lt;/author&gt;&lt;/authors&gt;&lt;/contributors&gt;&lt;titles&gt;&lt;title&gt;Characterization of the -omics architecture for growth and subcutaneous fat deposition traits in three commercial pig breeds&lt;/title&gt;&lt;/titles&gt;&lt;dates&gt;&lt;year&gt;2026&lt;/year&gt;&lt;/dates&gt;&lt;urls&gt;&lt;/urls&gt;&lt;/record&gt;&lt;/Cite&gt;&lt;/EndNote&gt;</w:instrText>
      </w:r>
      <w:r w:rsidR="00BB61C3" w:rsidRPr="001E2543">
        <w:rPr>
          <w:rFonts w:ascii="Palatino" w:hAnsi="Palatino"/>
          <w:sz w:val="20"/>
          <w:szCs w:val="20"/>
        </w:rPr>
        <w:fldChar w:fldCharType="separate"/>
      </w:r>
      <w:r w:rsidR="00DB0A39">
        <w:rPr>
          <w:rFonts w:ascii="Palatino" w:hAnsi="Palatino"/>
          <w:noProof/>
          <w:sz w:val="20"/>
          <w:szCs w:val="20"/>
        </w:rPr>
        <w:t>[21]</w:t>
      </w:r>
      <w:r w:rsidR="00BB61C3" w:rsidRPr="001E2543">
        <w:rPr>
          <w:rFonts w:ascii="Palatino" w:hAnsi="Palatino"/>
          <w:sz w:val="20"/>
          <w:szCs w:val="20"/>
        </w:rPr>
        <w:fldChar w:fldCharType="end"/>
      </w:r>
      <w:r w:rsidR="001C311A" w:rsidRPr="001E2543">
        <w:rPr>
          <w:rFonts w:ascii="Palatino" w:hAnsi="Palatino"/>
          <w:sz w:val="20"/>
          <w:szCs w:val="20"/>
        </w:rPr>
        <w:t>.</w:t>
      </w:r>
    </w:p>
    <w:p w14:paraId="7868FC0F" w14:textId="6DF9EC56" w:rsidR="00B35754" w:rsidRPr="001E2543" w:rsidRDefault="00B35754" w:rsidP="00FF34FC">
      <w:pPr>
        <w:jc w:val="both"/>
        <w:rPr>
          <w:rFonts w:ascii="Palatino" w:eastAsia="Times New Roman" w:hAnsi="Palatino" w:cs="Times New Roman"/>
          <w:color w:val="000000"/>
          <w:kern w:val="0"/>
          <w:sz w:val="20"/>
          <w:szCs w:val="20"/>
          <w:lang w:bidi="ar-SA"/>
          <w14:ligatures w14:val="none"/>
        </w:rPr>
      </w:pPr>
      <w:r w:rsidRPr="001E2543">
        <w:rPr>
          <w:rFonts w:ascii="Palatino" w:eastAsia="Times New Roman" w:hAnsi="Palatino" w:cs="Times New Roman"/>
          <w:color w:val="000000"/>
          <w:kern w:val="0"/>
          <w:sz w:val="20"/>
          <w:szCs w:val="20"/>
          <w:lang w:bidi="ar-SA"/>
          <w14:ligatures w14:val="none"/>
        </w:rPr>
        <w:t xml:space="preserve">Raw sequencing reads were quality-controlled, trimmed, and aligned to the </w:t>
      </w:r>
      <w:r w:rsidRPr="001E2543">
        <w:rPr>
          <w:rFonts w:ascii="Palatino" w:eastAsia="Times New Roman" w:hAnsi="Palatino" w:cs="Times New Roman"/>
          <w:i/>
          <w:iCs/>
          <w:color w:val="000000"/>
          <w:kern w:val="0"/>
          <w:sz w:val="20"/>
          <w:szCs w:val="20"/>
          <w:lang w:bidi="ar-SA"/>
          <w14:ligatures w14:val="none"/>
        </w:rPr>
        <w:t>Sus scrofa</w:t>
      </w:r>
      <w:r w:rsidRPr="001E2543">
        <w:rPr>
          <w:rFonts w:ascii="Palatino" w:eastAsia="Times New Roman" w:hAnsi="Palatino" w:cs="Times New Roman"/>
          <w:color w:val="000000"/>
          <w:kern w:val="0"/>
          <w:sz w:val="20"/>
          <w:szCs w:val="20"/>
          <w:lang w:bidi="ar-SA"/>
          <w14:ligatures w14:val="none"/>
        </w:rPr>
        <w:t xml:space="preserve"> reference genome (Sscrofa11.1). UMIs were used for deduplication, methylation levels were quantified at CpG dinucleotides, and contiguous CpGs on opposite strands were merged. Methylation levels were expressed as the </w:t>
      </w:r>
      <w:r w:rsidRPr="001E2543">
        <w:rPr>
          <w:rFonts w:ascii="Palatino" w:eastAsia="Times New Roman" w:hAnsi="Palatino" w:cs="Times New Roman"/>
          <w:color w:val="000000"/>
          <w:kern w:val="0"/>
          <w:sz w:val="20"/>
          <w:szCs w:val="20"/>
          <w:lang w:bidi="ar-SA"/>
          <w14:ligatures w14:val="none"/>
        </w:rPr>
        <w:lastRenderedPageBreak/>
        <w:t>proportion of methylated reads over total reads at each CpG site, yielding an initial dataset of approximately 4 million CpG sites.</w:t>
      </w:r>
    </w:p>
    <w:p w14:paraId="6E9AB16D" w14:textId="18B9B150" w:rsidR="00B35754" w:rsidRPr="001E2543" w:rsidRDefault="00B35754" w:rsidP="00FF34FC">
      <w:pPr>
        <w:jc w:val="both"/>
        <w:rPr>
          <w:rFonts w:ascii="Palatino" w:eastAsia="Times New Roman" w:hAnsi="Palatino" w:cs="Times New Roman"/>
          <w:color w:val="000000"/>
          <w:kern w:val="0"/>
          <w:sz w:val="20"/>
          <w:szCs w:val="20"/>
          <w:lang w:bidi="ar-SA"/>
          <w14:ligatures w14:val="none"/>
        </w:rPr>
      </w:pPr>
      <w:r w:rsidRPr="001E2543">
        <w:rPr>
          <w:rFonts w:ascii="Palatino" w:eastAsia="Times New Roman" w:hAnsi="Palatino" w:cs="Times New Roman"/>
          <w:color w:val="000000"/>
          <w:kern w:val="0"/>
          <w:sz w:val="20"/>
          <w:szCs w:val="20"/>
          <w:lang w:bidi="ar-SA"/>
          <w14:ligatures w14:val="none"/>
        </w:rPr>
        <w:t>CpG sites were restricted to autosomal regions; reads mapping to unplaced scaffolds, sex chromosomes</w:t>
      </w:r>
      <w:r w:rsidR="00306C26" w:rsidRPr="001E2543">
        <w:rPr>
          <w:rFonts w:ascii="Palatino" w:eastAsia="Times New Roman" w:hAnsi="Palatino" w:cs="Times New Roman"/>
          <w:color w:val="000000"/>
          <w:kern w:val="0"/>
          <w:sz w:val="20"/>
          <w:szCs w:val="20"/>
          <w:lang w:bidi="ar-SA"/>
          <w14:ligatures w14:val="none"/>
        </w:rPr>
        <w:t xml:space="preserve">, </w:t>
      </w:r>
      <w:r w:rsidRPr="001E2543">
        <w:rPr>
          <w:rFonts w:ascii="Palatino" w:eastAsia="Times New Roman" w:hAnsi="Palatino" w:cs="Times New Roman"/>
          <w:color w:val="000000"/>
          <w:kern w:val="0"/>
          <w:sz w:val="20"/>
          <w:szCs w:val="20"/>
          <w:lang w:bidi="ar-SA"/>
          <w14:ligatures w14:val="none"/>
        </w:rPr>
        <w:t xml:space="preserve">and mitochondrial </w:t>
      </w:r>
      <w:r w:rsidR="00306C26" w:rsidRPr="001E2543">
        <w:rPr>
          <w:rFonts w:ascii="Palatino" w:eastAsia="Times New Roman" w:hAnsi="Palatino" w:cs="Times New Roman"/>
          <w:color w:val="000000"/>
          <w:kern w:val="0"/>
          <w:sz w:val="20"/>
          <w:szCs w:val="20"/>
          <w:lang w:bidi="ar-SA"/>
          <w14:ligatures w14:val="none"/>
        </w:rPr>
        <w:t xml:space="preserve">DNA </w:t>
      </w:r>
      <w:r w:rsidRPr="001E2543">
        <w:rPr>
          <w:rFonts w:ascii="Palatino" w:eastAsia="Times New Roman" w:hAnsi="Palatino" w:cs="Times New Roman"/>
          <w:color w:val="000000"/>
          <w:kern w:val="0"/>
          <w:sz w:val="20"/>
          <w:szCs w:val="20"/>
          <w:lang w:bidi="ar-SA"/>
          <w14:ligatures w14:val="none"/>
        </w:rPr>
        <w:t xml:space="preserve">were excluded. </w:t>
      </w:r>
      <w:r w:rsidR="005B5A19" w:rsidRPr="001E2543">
        <w:rPr>
          <w:rFonts w:ascii="Palatino" w:eastAsia="Times New Roman" w:hAnsi="Palatino" w:cs="Times New Roman"/>
          <w:color w:val="000000"/>
          <w:kern w:val="0"/>
          <w:sz w:val="20"/>
          <w:szCs w:val="20"/>
          <w:lang w:bidi="ar-SA"/>
          <w14:ligatures w14:val="none"/>
        </w:rPr>
        <w:t xml:space="preserve">We set </w:t>
      </w:r>
      <w:r w:rsidR="00F70169" w:rsidRPr="001E2543">
        <w:rPr>
          <w:rFonts w:ascii="Palatino" w:eastAsia="Times New Roman" w:hAnsi="Palatino" w:cs="Times New Roman"/>
          <w:color w:val="000000"/>
          <w:kern w:val="0"/>
          <w:sz w:val="20"/>
          <w:szCs w:val="20"/>
          <w:lang w:bidi="ar-SA"/>
          <w14:ligatures w14:val="none"/>
        </w:rPr>
        <w:t>o</w:t>
      </w:r>
      <w:r w:rsidRPr="001E2543">
        <w:rPr>
          <w:rFonts w:ascii="Palatino" w:eastAsia="Times New Roman" w:hAnsi="Palatino" w:cs="Times New Roman"/>
          <w:color w:val="000000"/>
          <w:kern w:val="0"/>
          <w:sz w:val="20"/>
          <w:szCs w:val="20"/>
          <w:lang w:bidi="ar-SA"/>
          <w14:ligatures w14:val="none"/>
        </w:rPr>
        <w:t>bservations with sequencing depth exceeding the 99.99th percentile of the coverage distribution (783×</w:t>
      </w:r>
      <w:r w:rsidR="002131B9" w:rsidRPr="001E2543">
        <w:rPr>
          <w:rFonts w:ascii="Palatino" w:eastAsia="Times New Roman" w:hAnsi="Palatino" w:cs="Times New Roman"/>
          <w:color w:val="000000"/>
          <w:kern w:val="0"/>
          <w:sz w:val="20"/>
          <w:szCs w:val="20"/>
          <w:lang w:bidi="ar-SA"/>
          <w14:ligatures w14:val="none"/>
        </w:rPr>
        <w:t xml:space="preserve"> cutoff</w:t>
      </w:r>
      <w:r w:rsidRPr="001E2543">
        <w:rPr>
          <w:rFonts w:ascii="Palatino" w:eastAsia="Times New Roman" w:hAnsi="Palatino" w:cs="Times New Roman"/>
          <w:color w:val="000000"/>
          <w:kern w:val="0"/>
          <w:sz w:val="20"/>
          <w:szCs w:val="20"/>
          <w:lang w:bidi="ar-SA"/>
          <w14:ligatures w14:val="none"/>
        </w:rPr>
        <w:t xml:space="preserve">) </w:t>
      </w:r>
      <w:r w:rsidR="00F70169" w:rsidRPr="001E2543">
        <w:rPr>
          <w:rFonts w:ascii="Palatino" w:eastAsia="Times New Roman" w:hAnsi="Palatino" w:cs="Times New Roman"/>
          <w:color w:val="000000"/>
          <w:kern w:val="0"/>
          <w:sz w:val="20"/>
          <w:szCs w:val="20"/>
          <w:lang w:bidi="ar-SA"/>
          <w14:ligatures w14:val="none"/>
        </w:rPr>
        <w:t>as</w:t>
      </w:r>
      <w:r w:rsidRPr="001E2543">
        <w:rPr>
          <w:rFonts w:ascii="Palatino" w:eastAsia="Times New Roman" w:hAnsi="Palatino" w:cs="Times New Roman"/>
          <w:color w:val="000000"/>
          <w:kern w:val="0"/>
          <w:sz w:val="20"/>
          <w:szCs w:val="20"/>
          <w:lang w:bidi="ar-SA"/>
          <w14:ligatures w14:val="none"/>
        </w:rPr>
        <w:t xml:space="preserve"> missing to avoid the influence of abnormally high coverage values likely reflecting technical artefacts. </w:t>
      </w:r>
      <w:r w:rsidR="00961651" w:rsidRPr="001E2543">
        <w:rPr>
          <w:rFonts w:ascii="Palatino" w:eastAsia="Times New Roman" w:hAnsi="Palatino" w:cs="Times New Roman"/>
          <w:color w:val="000000"/>
          <w:kern w:val="0"/>
          <w:sz w:val="20"/>
          <w:szCs w:val="20"/>
          <w:lang w:bidi="ar-SA"/>
          <w14:ligatures w14:val="none"/>
        </w:rPr>
        <w:t>We retained a</w:t>
      </w:r>
      <w:r w:rsidRPr="001E2543">
        <w:rPr>
          <w:rFonts w:ascii="Palatino" w:eastAsia="Times New Roman" w:hAnsi="Palatino" w:cs="Times New Roman"/>
          <w:color w:val="000000"/>
          <w:kern w:val="0"/>
          <w:sz w:val="20"/>
          <w:szCs w:val="20"/>
          <w:lang w:bidi="ar-SA"/>
          <w14:ligatures w14:val="none"/>
        </w:rPr>
        <w:t xml:space="preserve"> CpG site for downstream analyses if at least 90% of animals within each breed had a sequencing depth of 5× or greater at that site.</w:t>
      </w:r>
      <w:r w:rsidR="00192A50" w:rsidRPr="001E2543">
        <w:rPr>
          <w:rFonts w:ascii="Palatino" w:eastAsia="Times New Roman" w:hAnsi="Palatino" w:cs="Times New Roman"/>
          <w:color w:val="000000"/>
          <w:kern w:val="0"/>
          <w:sz w:val="20"/>
          <w:szCs w:val="20"/>
          <w:lang w:bidi="ar-SA"/>
          <w14:ligatures w14:val="none"/>
        </w:rPr>
        <w:t xml:space="preserve"> We removed i</w:t>
      </w:r>
      <w:r w:rsidRPr="001E2543">
        <w:rPr>
          <w:rFonts w:ascii="Palatino" w:eastAsia="Times New Roman" w:hAnsi="Palatino" w:cs="Times New Roman"/>
          <w:color w:val="000000"/>
          <w:kern w:val="0"/>
          <w:sz w:val="20"/>
          <w:szCs w:val="20"/>
          <w:lang w:bidi="ar-SA"/>
          <w14:ligatures w14:val="none"/>
        </w:rPr>
        <w:t>ndividual animals if more than 10% of their CpG observations across the retained sites were missing, resulting in a final dataset of 443 animals (Duroc: 143; Landrace: 148; Yorkshire: 152) and 1,095,304 CpG sites.</w:t>
      </w:r>
    </w:p>
    <w:p w14:paraId="58B82BAD" w14:textId="4EE93670" w:rsidR="0045542F" w:rsidRPr="001E2543" w:rsidRDefault="006474BF" w:rsidP="00ED5124">
      <w:pPr>
        <w:jc w:val="both"/>
        <w:rPr>
          <w:rFonts w:ascii="Palatino" w:eastAsia="Times New Roman" w:hAnsi="Palatino" w:cs="Times New Roman"/>
          <w:color w:val="000000"/>
          <w:kern w:val="0"/>
          <w:sz w:val="20"/>
          <w:szCs w:val="20"/>
          <w:lang w:bidi="ar-SA"/>
          <w14:ligatures w14:val="none"/>
        </w:rPr>
      </w:pPr>
      <w:r w:rsidRPr="001E2543">
        <w:rPr>
          <w:rFonts w:ascii="Palatino" w:eastAsia="Times New Roman" w:hAnsi="Palatino" w:cs="Times New Roman"/>
          <w:color w:val="000000"/>
          <w:kern w:val="0"/>
          <w:sz w:val="20"/>
          <w:szCs w:val="20"/>
          <w:lang w:bidi="ar-SA"/>
          <w14:ligatures w14:val="none"/>
        </w:rPr>
        <w:t>For imputation, we</w:t>
      </w:r>
      <w:r w:rsidR="00123B09" w:rsidRPr="001E2543">
        <w:rPr>
          <w:rFonts w:ascii="Palatino" w:eastAsia="Times New Roman" w:hAnsi="Palatino" w:cs="Times New Roman"/>
          <w:color w:val="000000"/>
          <w:kern w:val="0"/>
          <w:sz w:val="20"/>
          <w:szCs w:val="20"/>
          <w:lang w:bidi="ar-SA"/>
          <w14:ligatures w14:val="none"/>
        </w:rPr>
        <w:t xml:space="preserve"> replaced r</w:t>
      </w:r>
      <w:r w:rsidR="00B35754" w:rsidRPr="001E2543">
        <w:rPr>
          <w:rFonts w:ascii="Palatino" w:eastAsia="Times New Roman" w:hAnsi="Palatino" w:cs="Times New Roman"/>
          <w:color w:val="000000"/>
          <w:kern w:val="0"/>
          <w:sz w:val="20"/>
          <w:szCs w:val="20"/>
          <w:lang w:bidi="ar-SA"/>
          <w14:ligatures w14:val="none"/>
        </w:rPr>
        <w:t xml:space="preserve">emaining missing values within this filtered dataset by the breed-specific median methylation level at that CpG site, as no individual-level information was available for these observations and a complete methylation matrix was required for downstream analyses. </w:t>
      </w:r>
      <w:r w:rsidR="007678A4" w:rsidRPr="001E2543">
        <w:rPr>
          <w:rFonts w:ascii="Palatino" w:eastAsia="Times New Roman" w:hAnsi="Palatino" w:cs="Times New Roman"/>
          <w:color w:val="000000"/>
          <w:kern w:val="0"/>
          <w:sz w:val="20"/>
          <w:szCs w:val="20"/>
          <w:lang w:bidi="ar-SA"/>
          <w14:ligatures w14:val="none"/>
        </w:rPr>
        <w:t>We imputed lo</w:t>
      </w:r>
      <w:r w:rsidR="00B35754" w:rsidRPr="001E2543">
        <w:rPr>
          <w:rFonts w:ascii="Palatino" w:eastAsia="Times New Roman" w:hAnsi="Palatino" w:cs="Times New Roman"/>
          <w:color w:val="000000"/>
          <w:kern w:val="0"/>
          <w:sz w:val="20"/>
          <w:szCs w:val="20"/>
          <w:lang w:bidi="ar-SA"/>
          <w14:ligatures w14:val="none"/>
        </w:rPr>
        <w:t xml:space="preserve">w-coverage observations (1–4 reads) using a Bayesian beta-binomial approach. </w:t>
      </w:r>
      <w:r w:rsidR="00F8510D" w:rsidRPr="001E2543">
        <w:rPr>
          <w:rFonts w:ascii="Palatino" w:eastAsia="Times New Roman" w:hAnsi="Palatino" w:cs="Times New Roman"/>
          <w:color w:val="000000"/>
          <w:kern w:val="0"/>
          <w:sz w:val="20"/>
          <w:szCs w:val="20"/>
          <w:lang w:bidi="ar-SA"/>
          <w14:ligatures w14:val="none"/>
        </w:rPr>
        <w:t>We modelled the</w:t>
      </w:r>
      <w:r w:rsidR="00B35754" w:rsidRPr="001E2543">
        <w:rPr>
          <w:rFonts w:ascii="Palatino" w:eastAsia="Times New Roman" w:hAnsi="Palatino" w:cs="Times New Roman"/>
          <w:color w:val="000000"/>
          <w:kern w:val="0"/>
          <w:sz w:val="20"/>
          <w:szCs w:val="20"/>
          <w:lang w:bidi="ar-SA"/>
          <w14:ligatures w14:val="none"/>
        </w:rPr>
        <w:t xml:space="preserve"> observed number of methylated reads as a binomial random variable with parameters </w:t>
      </w:r>
      <w:r w:rsidR="00362F83" w:rsidRPr="001E2543">
        <w:rPr>
          <w:rFonts w:ascii="Palatino" w:eastAsia="Times New Roman" w:hAnsi="Palatino" w:cs="Times New Roman"/>
          <w:i/>
          <w:iCs/>
          <w:color w:val="000000"/>
          <w:kern w:val="0"/>
          <w:sz w:val="20"/>
          <w:szCs w:val="20"/>
          <w:lang w:bidi="ar-SA"/>
          <w14:ligatures w14:val="none"/>
        </w:rPr>
        <w:t>n</w:t>
      </w:r>
      <w:r w:rsidR="00B35754" w:rsidRPr="001E2543">
        <w:rPr>
          <w:rFonts w:ascii="Palatino" w:eastAsia="Times New Roman" w:hAnsi="Palatino" w:cs="Times New Roman"/>
          <w:color w:val="000000"/>
          <w:kern w:val="0"/>
          <w:sz w:val="20"/>
          <w:szCs w:val="20"/>
          <w:lang w:bidi="ar-SA"/>
          <w14:ligatures w14:val="none"/>
        </w:rPr>
        <w:t xml:space="preserve"> and </w:t>
      </w:r>
      <w:r w:rsidR="00362F83" w:rsidRPr="001E2543">
        <w:rPr>
          <w:rFonts w:ascii="Palatino" w:eastAsia="Times New Roman" w:hAnsi="Palatino" w:cs="Times New Roman"/>
          <w:i/>
          <w:iCs/>
          <w:color w:val="000000"/>
          <w:kern w:val="0"/>
          <w:sz w:val="20"/>
          <w:szCs w:val="20"/>
          <w:lang w:bidi="ar-SA"/>
          <w14:ligatures w14:val="none"/>
        </w:rPr>
        <w:t>p</w:t>
      </w:r>
      <w:r w:rsidR="00B35754" w:rsidRPr="001E2543">
        <w:rPr>
          <w:rFonts w:ascii="Palatino" w:eastAsia="Times New Roman" w:hAnsi="Palatino" w:cs="Times New Roman"/>
          <w:color w:val="000000"/>
          <w:kern w:val="0"/>
          <w:sz w:val="20"/>
          <w:szCs w:val="20"/>
          <w:lang w:bidi="ar-SA"/>
          <w14:ligatures w14:val="none"/>
        </w:rPr>
        <w:t xml:space="preserve">, where </w:t>
      </w:r>
      <w:r w:rsidR="00362F83" w:rsidRPr="001E2543">
        <w:rPr>
          <w:rFonts w:ascii="Palatino" w:eastAsia="Times New Roman" w:hAnsi="Palatino" w:cs="Times New Roman"/>
          <w:i/>
          <w:iCs/>
          <w:color w:val="000000"/>
          <w:kern w:val="0"/>
          <w:sz w:val="20"/>
          <w:szCs w:val="20"/>
          <w:lang w:bidi="ar-SA"/>
          <w14:ligatures w14:val="none"/>
        </w:rPr>
        <w:t>n</w:t>
      </w:r>
      <w:r w:rsidR="00B35754" w:rsidRPr="001E2543">
        <w:rPr>
          <w:rFonts w:ascii="Palatino" w:eastAsia="Times New Roman" w:hAnsi="Palatino" w:cs="Times New Roman"/>
          <w:color w:val="000000"/>
          <w:kern w:val="0"/>
          <w:sz w:val="20"/>
          <w:szCs w:val="20"/>
          <w:lang w:bidi="ar-SA"/>
          <w14:ligatures w14:val="none"/>
        </w:rPr>
        <w:t xml:space="preserve"> is the read depth (1, 2, 3, or 4) and </w:t>
      </w:r>
      <w:r w:rsidR="00362F83" w:rsidRPr="001E2543">
        <w:rPr>
          <w:rFonts w:ascii="Palatino" w:eastAsia="Times New Roman" w:hAnsi="Palatino" w:cs="Times New Roman"/>
          <w:i/>
          <w:iCs/>
          <w:color w:val="000000"/>
          <w:kern w:val="0"/>
          <w:sz w:val="20"/>
          <w:szCs w:val="20"/>
          <w:lang w:bidi="ar-SA"/>
          <w14:ligatures w14:val="none"/>
        </w:rPr>
        <w:t>p</w:t>
      </w:r>
      <w:r w:rsidR="00B35754" w:rsidRPr="001E2543">
        <w:rPr>
          <w:rFonts w:ascii="Palatino" w:eastAsia="Times New Roman" w:hAnsi="Palatino" w:cs="Times New Roman"/>
          <w:color w:val="000000"/>
          <w:kern w:val="0"/>
          <w:sz w:val="20"/>
          <w:szCs w:val="20"/>
          <w:lang w:bidi="ar-SA"/>
          <w14:ligatures w14:val="none"/>
        </w:rPr>
        <w:t xml:space="preserve"> is the underlying methylation rate to be estimated. </w:t>
      </w:r>
      <w:r w:rsidR="0031699C" w:rsidRPr="001E2543">
        <w:rPr>
          <w:rFonts w:ascii="Palatino" w:eastAsia="Times New Roman" w:hAnsi="Palatino" w:cs="Times New Roman"/>
          <w:color w:val="000000"/>
          <w:kern w:val="0"/>
          <w:sz w:val="20"/>
          <w:szCs w:val="20"/>
          <w:lang w:bidi="ar-SA"/>
          <w14:ligatures w14:val="none"/>
        </w:rPr>
        <w:t>We used a</w:t>
      </w:r>
      <w:r w:rsidR="00B35754" w:rsidRPr="001E2543">
        <w:rPr>
          <w:rFonts w:ascii="Palatino" w:eastAsia="Times New Roman" w:hAnsi="Palatino" w:cs="Times New Roman"/>
          <w:color w:val="000000"/>
          <w:kern w:val="0"/>
          <w:sz w:val="20"/>
          <w:szCs w:val="20"/>
          <w:lang w:bidi="ar-SA"/>
          <w14:ligatures w14:val="none"/>
        </w:rPr>
        <w:t xml:space="preserve"> beta distribution as the conjugate prior for </w:t>
      </w:r>
      <w:r w:rsidR="00362F83" w:rsidRPr="001E2543">
        <w:rPr>
          <w:rFonts w:ascii="Palatino" w:eastAsia="Times New Roman" w:hAnsi="Palatino" w:cs="Times New Roman"/>
          <w:i/>
          <w:iCs/>
          <w:color w:val="000000"/>
          <w:kern w:val="0"/>
          <w:sz w:val="20"/>
          <w:szCs w:val="20"/>
          <w:lang w:bidi="ar-SA"/>
          <w14:ligatures w14:val="none"/>
        </w:rPr>
        <w:t>p</w:t>
      </w:r>
      <w:r w:rsidR="00B35754" w:rsidRPr="001E2543">
        <w:rPr>
          <w:rFonts w:ascii="Palatino" w:eastAsia="Times New Roman" w:hAnsi="Palatino" w:cs="Times New Roman"/>
          <w:color w:val="000000"/>
          <w:kern w:val="0"/>
          <w:sz w:val="20"/>
          <w:szCs w:val="20"/>
          <w:lang w:bidi="ar-SA"/>
          <w14:ligatures w14:val="none"/>
        </w:rPr>
        <w:t xml:space="preserve">, with its parameters determined by the breed-specific median methylation level at each CpG site. The imputed value was the median of the resulting beta posterior distribution; </w:t>
      </w:r>
      <w:r w:rsidR="00115AED" w:rsidRPr="001E2543">
        <w:rPr>
          <w:rFonts w:ascii="Palatino" w:eastAsia="Times New Roman" w:hAnsi="Palatino" w:cs="Times New Roman"/>
          <w:color w:val="000000"/>
          <w:kern w:val="0"/>
          <w:sz w:val="20"/>
          <w:szCs w:val="20"/>
          <w:lang w:bidi="ar-SA"/>
          <w14:ligatures w14:val="none"/>
        </w:rPr>
        <w:t>if</w:t>
      </w:r>
      <w:r w:rsidR="00121F32" w:rsidRPr="001E2543">
        <w:rPr>
          <w:rFonts w:ascii="Palatino" w:eastAsia="Times New Roman" w:hAnsi="Palatino" w:cs="Times New Roman"/>
          <w:color w:val="000000"/>
          <w:kern w:val="0"/>
          <w:sz w:val="20"/>
          <w:szCs w:val="20"/>
          <w:lang w:bidi="ar-SA"/>
          <w14:ligatures w14:val="none"/>
        </w:rPr>
        <w:t xml:space="preserve"> the posterior's median was an extremely small numerical value (</w:t>
      </w:r>
      <w:r w:rsidR="00672636">
        <w:rPr>
          <w:rFonts w:ascii="Palatino" w:eastAsia="Times New Roman" w:hAnsi="Palatino" w:cs="Times New Roman"/>
          <w:color w:val="000000"/>
          <w:kern w:val="0"/>
          <w:sz w:val="20"/>
          <w:szCs w:val="20"/>
          <w:lang w:bidi="ar-SA"/>
          <w14:ligatures w14:val="none"/>
        </w:rPr>
        <w:t xml:space="preserve">smaller </w:t>
      </w:r>
      <w:r w:rsidR="00C3017F">
        <w:rPr>
          <w:rFonts w:ascii="Palatino" w:eastAsia="Times New Roman" w:hAnsi="Palatino" w:cs="Times New Roman"/>
          <w:color w:val="000000"/>
          <w:kern w:val="0"/>
          <w:sz w:val="20"/>
          <w:szCs w:val="20"/>
          <w:lang w:bidi="ar-SA"/>
          <w14:ligatures w14:val="none"/>
        </w:rPr>
        <w:t xml:space="preserve">than </w:t>
      </w:r>
      <w:r w:rsidR="00121F32" w:rsidRPr="001E2543">
        <w:rPr>
          <w:rFonts w:ascii="Palatino" w:eastAsia="Times New Roman" w:hAnsi="Palatino" w:cs="Times New Roman"/>
          <w:color w:val="000000"/>
          <w:kern w:val="0"/>
          <w:sz w:val="20"/>
          <w:szCs w:val="20"/>
          <w:lang w:bidi="ar-SA"/>
          <w14:ligatures w14:val="none"/>
        </w:rPr>
        <w:t>10</w:t>
      </w:r>
      <w:r w:rsidR="00121F32" w:rsidRPr="001E2543">
        <w:rPr>
          <w:rFonts w:ascii="Palatino" w:eastAsia="Times New Roman" w:hAnsi="Palatino" w:cs="Cambria Math"/>
          <w:color w:val="000000"/>
          <w:kern w:val="0"/>
          <w:sz w:val="20"/>
          <w:szCs w:val="20"/>
          <w:lang w:bidi="ar-SA"/>
          <w14:ligatures w14:val="none"/>
        </w:rPr>
        <w:t>⁻</w:t>
      </w:r>
      <w:r w:rsidR="00121F32" w:rsidRPr="001E2543">
        <w:rPr>
          <w:rFonts w:ascii="Palatino" w:eastAsia="Times New Roman" w:hAnsi="Palatino" w:cs="Times New Roman"/>
          <w:color w:val="000000"/>
          <w:kern w:val="0"/>
          <w:sz w:val="20"/>
          <w:szCs w:val="20"/>
          <w:lang w:bidi="ar-SA"/>
          <w14:ligatures w14:val="none"/>
        </w:rPr>
        <w:t>¹</w:t>
      </w:r>
      <w:r w:rsidR="00121F32" w:rsidRPr="00C3017F">
        <w:rPr>
          <w:rFonts w:ascii="Palatino" w:eastAsia="Times New Roman" w:hAnsi="Palatino" w:cs="Times New Roman"/>
          <w:color w:val="000000"/>
          <w:kern w:val="0"/>
          <w:sz w:val="20"/>
          <w:szCs w:val="20"/>
          <w:lang w:bidi="ar-SA"/>
          <w14:ligatures w14:val="none"/>
        </w:rPr>
        <w:t>⁰</w:t>
      </w:r>
      <w:r w:rsidR="00121F32" w:rsidRPr="001E2543">
        <w:rPr>
          <w:rFonts w:ascii="Palatino" w:eastAsia="Times New Roman" w:hAnsi="Palatino" w:cs="Times New Roman"/>
          <w:color w:val="000000"/>
          <w:kern w:val="0"/>
          <w:sz w:val="20"/>
          <w:szCs w:val="20"/>
          <w:lang w:bidi="ar-SA"/>
          <w14:ligatures w14:val="none"/>
        </w:rPr>
        <w:t xml:space="preserve">), we rounded it to zero. </w:t>
      </w:r>
      <w:r w:rsidR="00B35754" w:rsidRPr="001E2543">
        <w:rPr>
          <w:rFonts w:ascii="Palatino" w:eastAsia="Times New Roman" w:hAnsi="Palatino" w:cs="Times New Roman"/>
          <w:color w:val="000000"/>
          <w:kern w:val="0"/>
          <w:sz w:val="20"/>
          <w:szCs w:val="20"/>
          <w:lang w:bidi="ar-SA"/>
          <w14:ligatures w14:val="none"/>
        </w:rPr>
        <w:t>In total, approximately 2.7% of all CpG-level observations were imputed using this procedure.</w:t>
      </w:r>
    </w:p>
    <w:p w14:paraId="6AC1F7D5" w14:textId="049DBD24" w:rsidR="00ED5124" w:rsidRPr="001E2543" w:rsidRDefault="00872ACB" w:rsidP="00ED5124">
      <w:pPr>
        <w:jc w:val="both"/>
        <w:rPr>
          <w:rFonts w:ascii="Palatino" w:hAnsi="Palatino"/>
          <w:sz w:val="20"/>
          <w:szCs w:val="20"/>
        </w:rPr>
      </w:pPr>
      <w:r w:rsidRPr="001E2543">
        <w:rPr>
          <w:rFonts w:ascii="Palatino" w:eastAsia="Times New Roman" w:hAnsi="Palatino" w:cs="Times New Roman"/>
          <w:color w:val="000000"/>
          <w:kern w:val="0"/>
          <w:sz w:val="20"/>
          <w:szCs w:val="20"/>
          <w:lang w:bidi="ar-SA"/>
          <w14:ligatures w14:val="none"/>
        </w:rPr>
        <w:t>We used t</w:t>
      </w:r>
      <w:r w:rsidR="00D63CCB" w:rsidRPr="001E2543">
        <w:rPr>
          <w:rFonts w:ascii="Palatino" w:eastAsia="Times New Roman" w:hAnsi="Palatino" w:cs="Times New Roman"/>
          <w:color w:val="000000"/>
          <w:kern w:val="0"/>
          <w:sz w:val="20"/>
          <w:szCs w:val="20"/>
          <w:lang w:bidi="ar-SA"/>
          <w14:ligatures w14:val="none"/>
        </w:rPr>
        <w:t>he m</w:t>
      </w:r>
      <w:r w:rsidR="00ED5124" w:rsidRPr="001E2543">
        <w:rPr>
          <w:rFonts w:ascii="Palatino" w:eastAsia="Times New Roman" w:hAnsi="Palatino" w:cs="Times New Roman"/>
          <w:color w:val="000000"/>
          <w:kern w:val="0"/>
          <w:sz w:val="20"/>
          <w:szCs w:val="20"/>
          <w:lang w:bidi="ar-SA"/>
          <w14:ligatures w14:val="none"/>
        </w:rPr>
        <w:t>ethylation levels to construct the methylation relationship matrix as</w:t>
      </w:r>
    </w:p>
    <w:p w14:paraId="19B38A8C" w14:textId="1A4F8B55" w:rsidR="00ED5124" w:rsidRPr="001E2543" w:rsidRDefault="00ED5124" w:rsidP="00ED5124">
      <w:pPr>
        <w:spacing w:after="0" w:line="240" w:lineRule="auto"/>
        <w:rPr>
          <w:rFonts w:ascii="Palatino" w:eastAsia="Times New Roman" w:hAnsi="Palatino" w:cs="Times New Roman"/>
          <w:i/>
          <w:kern w:val="0"/>
          <w:sz w:val="20"/>
          <w:szCs w:val="20"/>
          <w:lang w:bidi="ar-SA"/>
          <w14:ligatures w14:val="none"/>
        </w:rPr>
      </w:pPr>
      <m:oMathPara>
        <m:oMath>
          <m:r>
            <m:rPr>
              <m:sty m:val="b"/>
            </m:rPr>
            <w:rPr>
              <w:rFonts w:ascii="Cambria Math" w:eastAsia="Times New Roman" w:hAnsi="Cambria Math" w:cs="Times New Roman"/>
              <w:kern w:val="0"/>
              <w:sz w:val="20"/>
              <w:szCs w:val="20"/>
              <w:lang w:bidi="ar-SA"/>
              <w14:ligatures w14:val="none"/>
            </w:rPr>
            <m:t>M</m:t>
          </m:r>
          <m:r>
            <w:rPr>
              <w:rFonts w:ascii="Cambria Math" w:eastAsia="Times New Roman" w:hAnsi="Cambria Math" w:cs="Times New Roman"/>
              <w:kern w:val="0"/>
              <w:sz w:val="20"/>
              <w:szCs w:val="20"/>
              <w:lang w:bidi="ar-SA"/>
              <w14:ligatures w14:val="none"/>
            </w:rPr>
            <m:t>=</m:t>
          </m:r>
          <m:f>
            <m:fPr>
              <m:ctrlPr>
                <w:ins w:id="71" w:author="Lima Ayres, Levi" w:date="2026-04-07T13:24:00Z" w16du:dateUtc="2026-04-07T11:24:00Z">
                  <w:rPr>
                    <w:rFonts w:ascii="Cambria Math" w:eastAsia="Times New Roman" w:hAnsi="Cambria Math" w:cs="Times New Roman"/>
                    <w:kern w:val="0"/>
                    <w:sz w:val="20"/>
                    <w:szCs w:val="20"/>
                    <w:lang w:bidi="ar-SA"/>
                    <w14:ligatures w14:val="none"/>
                  </w:rPr>
                </w:ins>
              </m:ctrlPr>
            </m:fPr>
            <m:num>
              <m:r>
                <m:rPr>
                  <m:sty m:val="b"/>
                </m:rPr>
                <w:rPr>
                  <w:rFonts w:ascii="Cambria Math" w:eastAsia="Times New Roman" w:hAnsi="Cambria Math" w:cs="Times New Roman"/>
                  <w:kern w:val="0"/>
                  <w:sz w:val="20"/>
                  <w:szCs w:val="20"/>
                  <w:lang w:bidi="ar-SA"/>
                  <w14:ligatures w14:val="none"/>
                </w:rPr>
                <m:t>C</m:t>
              </m:r>
              <m:sSup>
                <m:sSupPr>
                  <m:ctrlPr>
                    <w:ins w:id="72" w:author="Lima Ayres, Levi" w:date="2026-04-07T13:24:00Z" w16du:dateUtc="2026-04-07T11:24:00Z">
                      <w:rPr>
                        <w:rFonts w:ascii="Cambria Math" w:eastAsia="Times New Roman" w:hAnsi="Cambria Math" w:cs="Times New Roman"/>
                        <w:kern w:val="0"/>
                        <w:sz w:val="20"/>
                        <w:szCs w:val="20"/>
                        <w:lang w:bidi="ar-SA"/>
                        <w14:ligatures w14:val="none"/>
                      </w:rPr>
                    </w:ins>
                  </m:ctrlPr>
                </m:sSupPr>
                <m:e>
                  <m:r>
                    <m:rPr>
                      <m:sty m:val="b"/>
                    </m:rPr>
                    <w:rPr>
                      <w:rFonts w:ascii="Cambria Math" w:eastAsia="Times New Roman" w:hAnsi="Cambria Math" w:cs="Times New Roman"/>
                      <w:kern w:val="0"/>
                      <w:sz w:val="20"/>
                      <w:szCs w:val="20"/>
                      <w:lang w:bidi="ar-SA"/>
                      <w14:ligatures w14:val="none"/>
                    </w:rPr>
                    <m:t>C</m:t>
                  </m:r>
                </m:e>
                <m:sup>
                  <m:r>
                    <m:rPr>
                      <m:sty m:val="p"/>
                    </m:rPr>
                    <w:rPr>
                      <w:rFonts w:ascii="Cambria Math" w:eastAsia="Times New Roman" w:hAnsi="Cambria Math" w:cs="Times New Roman"/>
                      <w:kern w:val="0"/>
                      <w:sz w:val="20"/>
                      <w:szCs w:val="20"/>
                      <w:lang w:bidi="ar-SA"/>
                      <w14:ligatures w14:val="none"/>
                    </w:rPr>
                    <m:t>⊤</m:t>
                  </m:r>
                </m:sup>
              </m:sSup>
            </m:num>
            <m:den>
              <m:sSub>
                <m:sSubPr>
                  <m:ctrlPr>
                    <w:ins w:id="73" w:author="Lima Ayres, Levi" w:date="2026-04-07T13:24:00Z" w16du:dateUtc="2026-04-07T11:24:00Z">
                      <w:rPr>
                        <w:rFonts w:ascii="Cambria Math" w:eastAsia="Times New Roman" w:hAnsi="Cambria Math" w:cs="Times New Roman"/>
                        <w:iCs/>
                        <w:kern w:val="0"/>
                        <w:sz w:val="20"/>
                        <w:szCs w:val="20"/>
                        <w:lang w:bidi="ar-SA"/>
                        <w14:ligatures w14:val="none"/>
                      </w:rPr>
                    </w:ins>
                  </m:ctrlPr>
                </m:sSubPr>
                <m:e>
                  <m:r>
                    <m:rPr>
                      <m:sty m:val="p"/>
                    </m:rPr>
                    <w:rPr>
                      <w:rFonts w:ascii="Cambria Math" w:eastAsia="Times New Roman" w:hAnsi="Cambria Math" w:cs="Times New Roman"/>
                      <w:kern w:val="0"/>
                      <w:sz w:val="20"/>
                      <w:szCs w:val="20"/>
                      <w:lang w:bidi="ar-SA"/>
                      <w14:ligatures w14:val="none"/>
                    </w:rPr>
                    <m:t>n</m:t>
                  </m:r>
                </m:e>
                <m:sub>
                  <m:r>
                    <m:rPr>
                      <m:sty m:val="p"/>
                    </m:rPr>
                    <w:rPr>
                      <w:rFonts w:ascii="Cambria Math" w:eastAsia="Times New Roman" w:hAnsi="Cambria Math" w:cs="Times New Roman"/>
                      <w:kern w:val="0"/>
                      <w:sz w:val="20"/>
                      <w:szCs w:val="20"/>
                      <w:lang w:bidi="ar-SA"/>
                      <w14:ligatures w14:val="none"/>
                    </w:rPr>
                    <m:t>C</m:t>
                  </m:r>
                </m:sub>
              </m:sSub>
            </m:den>
          </m:f>
          <m:r>
            <w:rPr>
              <w:rFonts w:ascii="Cambria Math" w:eastAsia="Times New Roman" w:hAnsi="Cambria Math" w:cs="Times New Roman"/>
              <w:kern w:val="0"/>
              <w:sz w:val="20"/>
              <w:szCs w:val="20"/>
              <w:lang w:bidi="ar-SA"/>
              <w14:ligatures w14:val="none"/>
            </w:rPr>
            <m:t>,</m:t>
          </m:r>
        </m:oMath>
      </m:oMathPara>
    </w:p>
    <w:p w14:paraId="2109EE33" w14:textId="56CB570B" w:rsidR="00ED5124" w:rsidRPr="001E2543" w:rsidRDefault="00ED5124" w:rsidP="00ED5124">
      <w:pPr>
        <w:rPr>
          <w:rFonts w:ascii="Palatino" w:eastAsia="Times New Roman" w:hAnsi="Palatino" w:cs="Times New Roman"/>
          <w:color w:val="000000"/>
          <w:kern w:val="0"/>
          <w:sz w:val="20"/>
          <w:szCs w:val="20"/>
          <w:lang w:bidi="ar-SA"/>
          <w14:ligatures w14:val="none"/>
        </w:rPr>
      </w:pPr>
      <w:r w:rsidRPr="001E2543">
        <w:rPr>
          <w:rFonts w:ascii="Palatino" w:eastAsia="Times New Roman" w:hAnsi="Palatino" w:cs="Times New Roman"/>
          <w:color w:val="000000"/>
          <w:kern w:val="0"/>
          <w:sz w:val="20"/>
          <w:szCs w:val="20"/>
          <w:lang w:bidi="ar-SA"/>
          <w14:ligatures w14:val="none"/>
        </w:rPr>
        <w:t>where</w:t>
      </w:r>
      <w:r w:rsidR="00BC5555">
        <w:rPr>
          <w:rFonts w:ascii="Palatino" w:eastAsia="Times New Roman" w:hAnsi="Palatino" w:cs="Times New Roman"/>
          <w:color w:val="000000"/>
          <w:kern w:val="0"/>
          <w:sz w:val="20"/>
          <w:szCs w:val="20"/>
          <w:lang w:bidi="ar-SA"/>
          <w14:ligatures w14:val="none"/>
        </w:rPr>
        <w:t xml:space="preserve"> </w:t>
      </w:r>
      <w:r w:rsidR="00236B30" w:rsidRPr="00957B68">
        <w:rPr>
          <w:rFonts w:ascii="Cambria Math" w:eastAsia="Times New Roman" w:hAnsi="Cambria Math" w:cs="Times New Roman"/>
          <w:b/>
          <w:bCs/>
          <w:color w:val="000000"/>
          <w:kern w:val="0"/>
          <w:sz w:val="20"/>
          <w:szCs w:val="20"/>
          <w:lang w:bidi="ar-SA"/>
          <w14:ligatures w14:val="none"/>
        </w:rPr>
        <w:t>C</w:t>
      </w:r>
      <w:r w:rsidR="00BC5555">
        <w:rPr>
          <w:rFonts w:ascii="Palatino" w:eastAsia="Times New Roman" w:hAnsi="Palatino" w:cs="Times New Roman"/>
          <w:color w:val="000000"/>
          <w:kern w:val="0"/>
          <w:sz w:val="20"/>
          <w:szCs w:val="20"/>
          <w:lang w:bidi="ar-SA"/>
          <w14:ligatures w14:val="none"/>
        </w:rPr>
        <w:t xml:space="preserve"> </w:t>
      </w:r>
      <w:r w:rsidRPr="001E2543">
        <w:rPr>
          <w:rFonts w:ascii="Palatino" w:eastAsia="Times New Roman" w:hAnsi="Palatino" w:cs="Times New Roman"/>
          <w:color w:val="000000"/>
          <w:kern w:val="0"/>
          <w:sz w:val="20"/>
          <w:szCs w:val="20"/>
          <w:lang w:bidi="ar-SA"/>
          <w14:ligatures w14:val="none"/>
        </w:rPr>
        <w:t>is the matrix of centered and scaled methylation proportions and</w:t>
      </w:r>
      <w:r w:rsidR="00BC5555">
        <w:rPr>
          <w:rFonts w:ascii="Palatino" w:eastAsia="Times New Roman" w:hAnsi="Palatino" w:cs="Times New Roman"/>
          <w:color w:val="000000"/>
          <w:kern w:val="0"/>
          <w:sz w:val="20"/>
          <w:szCs w:val="20"/>
          <w:lang w:bidi="ar-SA"/>
          <w14:ligatures w14:val="none"/>
        </w:rPr>
        <w:t xml:space="preserve"> </w:t>
      </w:r>
      <w:r w:rsidR="008F23CB" w:rsidRPr="00957B68">
        <w:rPr>
          <w:rFonts w:ascii="Palatino" w:eastAsia="Times New Roman" w:hAnsi="Palatino" w:cs="Times New Roman"/>
          <w:color w:val="000000"/>
          <w:kern w:val="0"/>
          <w:sz w:val="20"/>
          <w:szCs w:val="20"/>
          <w:lang w:bidi="ar-SA"/>
          <w14:ligatures w14:val="none"/>
        </w:rPr>
        <w:t>n</w:t>
      </w:r>
      <w:r w:rsidR="008F23CB" w:rsidRPr="00957B68">
        <w:rPr>
          <w:rFonts w:ascii="Palatino" w:eastAsia="Times New Roman" w:hAnsi="Palatino" w:cs="Times New Roman"/>
          <w:color w:val="000000"/>
          <w:kern w:val="0"/>
          <w:sz w:val="20"/>
          <w:szCs w:val="20"/>
          <w:vertAlign w:val="subscript"/>
          <w:lang w:bidi="ar-SA"/>
          <w14:ligatures w14:val="none"/>
        </w:rPr>
        <w:t>C</w:t>
      </w:r>
      <w:r w:rsidR="00BC5555">
        <w:rPr>
          <w:rFonts w:ascii="Palatino" w:eastAsia="Times New Roman" w:hAnsi="Palatino" w:cs="Times New Roman"/>
          <w:color w:val="000000"/>
          <w:kern w:val="0"/>
          <w:sz w:val="20"/>
          <w:szCs w:val="20"/>
          <w:lang w:bidi="ar-SA"/>
          <w14:ligatures w14:val="none"/>
        </w:rPr>
        <w:t xml:space="preserve"> </w:t>
      </w:r>
      <w:r w:rsidRPr="001E2543">
        <w:rPr>
          <w:rFonts w:ascii="Palatino" w:eastAsia="Times New Roman" w:hAnsi="Palatino" w:cs="Times New Roman"/>
          <w:color w:val="000000"/>
          <w:kern w:val="0"/>
          <w:sz w:val="20"/>
          <w:szCs w:val="20"/>
          <w:lang w:bidi="ar-SA"/>
          <w14:ligatures w14:val="none"/>
        </w:rPr>
        <w:t>is the number of CpG sites</w:t>
      </w:r>
      <w:r w:rsidR="005852A0">
        <w:rPr>
          <w:rFonts w:ascii="Palatino" w:eastAsia="Times New Roman" w:hAnsi="Palatino" w:cs="Times New Roman"/>
          <w:color w:val="000000"/>
          <w:kern w:val="0"/>
          <w:sz w:val="20"/>
          <w:szCs w:val="20"/>
          <w:lang w:bidi="ar-SA"/>
          <w14:ligatures w14:val="none"/>
        </w:rPr>
        <w:t xml:space="preserve"> (either 16k or 1M)</w:t>
      </w:r>
      <w:r w:rsidRPr="001E2543">
        <w:rPr>
          <w:rFonts w:ascii="Palatino" w:eastAsia="Times New Roman" w:hAnsi="Palatino" w:cs="Times New Roman"/>
          <w:color w:val="000000"/>
          <w:kern w:val="0"/>
          <w:sz w:val="20"/>
          <w:szCs w:val="20"/>
          <w:lang w:bidi="ar-SA"/>
          <w14:ligatures w14:val="none"/>
        </w:rPr>
        <w:t>.</w:t>
      </w:r>
    </w:p>
    <w:p w14:paraId="4585A2BE" w14:textId="7DD36FC7" w:rsidR="00D728DB" w:rsidRPr="001E2543" w:rsidRDefault="00D728DB" w:rsidP="001F2462">
      <w:pPr>
        <w:pStyle w:val="Heading2"/>
        <w:jc w:val="both"/>
        <w:rPr>
          <w:rFonts w:ascii="Palatino" w:eastAsia="Times New Roman" w:hAnsi="Palatino" w:cs="Times New Roman"/>
          <w:color w:val="000000" w:themeColor="text1"/>
          <w:kern w:val="0"/>
          <w:sz w:val="20"/>
          <w:szCs w:val="20"/>
          <w:lang w:bidi="ar-SA"/>
          <w14:ligatures w14:val="none"/>
        </w:rPr>
      </w:pPr>
      <w:r w:rsidRPr="001E2543">
        <w:rPr>
          <w:rFonts w:ascii="Palatino" w:eastAsia="Times New Roman" w:hAnsi="Palatino" w:cs="Times New Roman"/>
          <w:color w:val="000000"/>
          <w:kern w:val="0"/>
          <w:sz w:val="20"/>
          <w:szCs w:val="20"/>
          <w:lang w:bidi="ar-SA"/>
          <w14:ligatures w14:val="none"/>
        </w:rPr>
        <w:t xml:space="preserve">We also evaluated a reduced panel of approximately 16,000 CpGs. For each breed, </w:t>
      </w:r>
      <w:r w:rsidR="006758A4" w:rsidRPr="001E2543">
        <w:rPr>
          <w:rFonts w:ascii="Palatino" w:eastAsia="Times New Roman" w:hAnsi="Palatino" w:cs="Times New Roman"/>
          <w:color w:val="000000"/>
          <w:kern w:val="0"/>
          <w:sz w:val="20"/>
          <w:szCs w:val="20"/>
          <w:lang w:bidi="ar-SA"/>
          <w14:ligatures w14:val="none"/>
        </w:rPr>
        <w:t>we</w:t>
      </w:r>
      <w:r w:rsidR="00A13317" w:rsidRPr="001E2543">
        <w:rPr>
          <w:rFonts w:ascii="Palatino" w:eastAsia="Times New Roman" w:hAnsi="Palatino" w:cs="Times New Roman"/>
          <w:color w:val="000000"/>
          <w:kern w:val="0"/>
          <w:sz w:val="20"/>
          <w:szCs w:val="20"/>
          <w:lang w:bidi="ar-SA"/>
          <w14:ligatures w14:val="none"/>
        </w:rPr>
        <w:t xml:space="preserve"> selected </w:t>
      </w:r>
      <w:r w:rsidRPr="001E2543">
        <w:rPr>
          <w:rFonts w:ascii="Palatino" w:eastAsia="Times New Roman" w:hAnsi="Palatino" w:cs="Times New Roman"/>
          <w:color w:val="000000"/>
          <w:kern w:val="0"/>
          <w:sz w:val="20"/>
          <w:szCs w:val="20"/>
          <w:lang w:bidi="ar-SA"/>
          <w14:ligatures w14:val="none"/>
        </w:rPr>
        <w:t>the 50,000 CpGs with the highest sample standard deviation, and</w:t>
      </w:r>
      <w:r w:rsidR="006758A4" w:rsidRPr="001E2543">
        <w:rPr>
          <w:rFonts w:ascii="Palatino" w:eastAsia="Times New Roman" w:hAnsi="Palatino" w:cs="Times New Roman"/>
          <w:color w:val="000000"/>
          <w:kern w:val="0"/>
          <w:sz w:val="20"/>
          <w:szCs w:val="20"/>
          <w:lang w:bidi="ar-SA"/>
          <w14:ligatures w14:val="none"/>
        </w:rPr>
        <w:t xml:space="preserve"> defined</w:t>
      </w:r>
      <w:r w:rsidRPr="001E2543">
        <w:rPr>
          <w:rFonts w:ascii="Palatino" w:eastAsia="Times New Roman" w:hAnsi="Palatino" w:cs="Times New Roman"/>
          <w:color w:val="000000"/>
          <w:kern w:val="0"/>
          <w:sz w:val="20"/>
          <w:szCs w:val="20"/>
          <w:lang w:bidi="ar-SA"/>
          <w14:ligatures w14:val="none"/>
        </w:rPr>
        <w:t xml:space="preserve"> the final panel </w:t>
      </w:r>
      <w:r w:rsidR="00232CE5" w:rsidRPr="001E2543">
        <w:rPr>
          <w:rFonts w:ascii="Palatino" w:eastAsia="Times New Roman" w:hAnsi="Palatino" w:cs="Times New Roman"/>
          <w:color w:val="000000"/>
          <w:kern w:val="0"/>
          <w:sz w:val="20"/>
          <w:szCs w:val="20"/>
          <w:lang w:bidi="ar-SA"/>
          <w14:ligatures w14:val="none"/>
        </w:rPr>
        <w:t xml:space="preserve">as </w:t>
      </w:r>
      <w:r w:rsidRPr="001E2543">
        <w:rPr>
          <w:rFonts w:ascii="Palatino" w:eastAsia="Times New Roman" w:hAnsi="Palatino" w:cs="Times New Roman"/>
          <w:color w:val="000000"/>
          <w:kern w:val="0"/>
          <w:sz w:val="20"/>
          <w:szCs w:val="20"/>
          <w:lang w:bidi="ar-SA"/>
          <w14:ligatures w14:val="none"/>
        </w:rPr>
        <w:t>their intersection across</w:t>
      </w:r>
      <w:r w:rsidR="00934B12" w:rsidRPr="001E2543">
        <w:rPr>
          <w:rFonts w:ascii="Palatino" w:eastAsia="Times New Roman" w:hAnsi="Palatino" w:cs="Times New Roman"/>
          <w:color w:val="000000"/>
          <w:kern w:val="0"/>
          <w:sz w:val="20"/>
          <w:szCs w:val="20"/>
          <w:lang w:bidi="ar-SA"/>
          <w14:ligatures w14:val="none"/>
        </w:rPr>
        <w:t xml:space="preserve"> </w:t>
      </w:r>
      <w:r w:rsidRPr="001E2543">
        <w:rPr>
          <w:rFonts w:ascii="Palatino" w:eastAsia="Times New Roman" w:hAnsi="Palatino" w:cs="Times New Roman"/>
          <w:color w:val="000000"/>
          <w:kern w:val="0"/>
          <w:sz w:val="20"/>
          <w:szCs w:val="20"/>
          <w:lang w:bidi="ar-SA"/>
          <w14:ligatures w14:val="none"/>
        </w:rPr>
        <w:t xml:space="preserve">breeds (16,074 CpGs). </w:t>
      </w:r>
      <w:r w:rsidR="00280C5A" w:rsidRPr="001E2543">
        <w:rPr>
          <w:rFonts w:ascii="Palatino" w:eastAsia="Times New Roman" w:hAnsi="Palatino" w:cs="Times New Roman"/>
          <w:color w:val="000000"/>
          <w:kern w:val="0"/>
          <w:sz w:val="20"/>
          <w:szCs w:val="20"/>
          <w:lang w:bidi="ar-SA"/>
          <w14:ligatures w14:val="none"/>
        </w:rPr>
        <w:t xml:space="preserve">We computed a </w:t>
      </w:r>
      <w:r w:rsidRPr="001E2543">
        <w:rPr>
          <w:rFonts w:ascii="Palatino" w:eastAsia="Times New Roman" w:hAnsi="Palatino" w:cs="Times New Roman"/>
          <w:color w:val="000000"/>
          <w:kern w:val="0"/>
          <w:sz w:val="20"/>
          <w:szCs w:val="20"/>
          <w:lang w:bidi="ar-SA"/>
          <w14:ligatures w14:val="none"/>
        </w:rPr>
        <w:t>methylation relationship matrix from this reduced set using the same formulation.</w:t>
      </w:r>
      <w:r w:rsidR="005F7086" w:rsidRPr="001E2543">
        <w:rPr>
          <w:rFonts w:ascii="Palatino" w:eastAsia="Times New Roman" w:hAnsi="Palatino" w:cs="Times New Roman"/>
          <w:color w:val="000000"/>
          <w:kern w:val="0"/>
          <w:sz w:val="20"/>
          <w:szCs w:val="20"/>
          <w:lang w:bidi="ar-SA"/>
          <w14:ligatures w14:val="none"/>
        </w:rPr>
        <w:t xml:space="preserve"> All predictions involving models with methylomic effects were calculated with both the full set of 1,095,304 CpGs and with the reduced set of 16,074 CpGs.</w:t>
      </w:r>
      <w:r w:rsidR="00F32FA7" w:rsidRPr="001E2543">
        <w:rPr>
          <w:rFonts w:ascii="Palatino" w:eastAsia="Times New Roman" w:hAnsi="Palatino" w:cs="Times New Roman"/>
          <w:color w:val="000000"/>
          <w:kern w:val="0"/>
          <w:sz w:val="20"/>
          <w:szCs w:val="20"/>
          <w:lang w:bidi="ar-SA"/>
          <w14:ligatures w14:val="none"/>
        </w:rPr>
        <w:t xml:space="preserve"> </w:t>
      </w:r>
      <w:r w:rsidR="006F4096" w:rsidRPr="001E2543">
        <w:rPr>
          <w:rFonts w:ascii="Palatino" w:hAnsi="Palatino"/>
          <w:color w:val="000000" w:themeColor="text1"/>
          <w:sz w:val="20"/>
          <w:szCs w:val="20"/>
        </w:rPr>
        <w:t>The</w:t>
      </w:r>
      <w:r w:rsidR="00F32FA7" w:rsidRPr="001E2543">
        <w:rPr>
          <w:rFonts w:ascii="Palatino" w:hAnsi="Palatino"/>
          <w:color w:val="000000" w:themeColor="text1"/>
          <w:sz w:val="20"/>
          <w:szCs w:val="20"/>
        </w:rPr>
        <w:t xml:space="preserve"> variance component estimates</w:t>
      </w:r>
      <w:r w:rsidR="003E1E92" w:rsidRPr="001E2543">
        <w:rPr>
          <w:rFonts w:ascii="Palatino" w:hAnsi="Palatino"/>
          <w:color w:val="000000" w:themeColor="text1"/>
          <w:sz w:val="20"/>
          <w:szCs w:val="20"/>
        </w:rPr>
        <w:t xml:space="preserve"> of methylation effects</w:t>
      </w:r>
      <w:r w:rsidR="00EE3751" w:rsidRPr="001E2543">
        <w:rPr>
          <w:rFonts w:ascii="Palatino" w:hAnsi="Palatino"/>
          <w:color w:val="000000" w:themeColor="text1"/>
          <w:sz w:val="20"/>
          <w:szCs w:val="20"/>
        </w:rPr>
        <w:t xml:space="preserve"> </w:t>
      </w:r>
      <w:r w:rsidR="003E1E92" w:rsidRPr="001E2543">
        <w:rPr>
          <w:rFonts w:ascii="Palatino" w:hAnsi="Palatino"/>
          <w:color w:val="000000" w:themeColor="text1"/>
          <w:sz w:val="20"/>
          <w:szCs w:val="20"/>
        </w:rPr>
        <w:t xml:space="preserve">that are </w:t>
      </w:r>
      <w:r w:rsidR="00EE3751" w:rsidRPr="001E2543">
        <w:rPr>
          <w:rFonts w:ascii="Palatino" w:hAnsi="Palatino"/>
          <w:color w:val="000000" w:themeColor="text1"/>
          <w:sz w:val="20"/>
          <w:szCs w:val="20"/>
        </w:rPr>
        <w:t>shown in</w:t>
      </w:r>
      <w:r w:rsidR="00F60F3C" w:rsidRPr="001E2543">
        <w:rPr>
          <w:rFonts w:ascii="Palatino" w:hAnsi="Palatino"/>
          <w:color w:val="000000" w:themeColor="text1"/>
          <w:sz w:val="20"/>
          <w:szCs w:val="20"/>
        </w:rPr>
        <w:t xml:space="preserve"> the</w:t>
      </w:r>
      <w:r w:rsidR="00EE3751" w:rsidRPr="001E2543">
        <w:rPr>
          <w:rFonts w:ascii="Palatino" w:hAnsi="Palatino"/>
          <w:color w:val="000000" w:themeColor="text1"/>
          <w:sz w:val="20"/>
          <w:szCs w:val="20"/>
        </w:rPr>
        <w:t xml:space="preserve"> </w:t>
      </w:r>
      <w:r w:rsidR="003E1E92" w:rsidRPr="001E2543">
        <w:rPr>
          <w:rFonts w:ascii="Palatino" w:hAnsi="Palatino"/>
          <w:color w:val="000000" w:themeColor="text1"/>
          <w:sz w:val="20"/>
          <w:szCs w:val="20"/>
        </w:rPr>
        <w:t>bar chart figures</w:t>
      </w:r>
      <w:r w:rsidR="006F4096" w:rsidRPr="001E2543">
        <w:rPr>
          <w:rFonts w:ascii="Palatino" w:hAnsi="Palatino"/>
          <w:color w:val="000000" w:themeColor="text1"/>
          <w:sz w:val="20"/>
          <w:szCs w:val="20"/>
        </w:rPr>
        <w:t xml:space="preserve"> (Figures </w:t>
      </w:r>
      <w:r w:rsidR="00621C3B" w:rsidRPr="001E2543">
        <w:rPr>
          <w:rFonts w:ascii="Palatino" w:hAnsi="Palatino"/>
          <w:color w:val="000000" w:themeColor="text1"/>
          <w:sz w:val="20"/>
          <w:szCs w:val="20"/>
        </w:rPr>
        <w:t>1</w:t>
      </w:r>
      <w:r w:rsidR="00A25F02" w:rsidRPr="001E2543">
        <w:rPr>
          <w:rFonts w:ascii="Palatino" w:hAnsi="Palatino"/>
          <w:color w:val="000000" w:themeColor="text1"/>
          <w:sz w:val="20"/>
          <w:szCs w:val="20"/>
        </w:rPr>
        <w:t xml:space="preserve"> and S5-S13</w:t>
      </w:r>
      <w:r w:rsidR="00942E37" w:rsidRPr="001E2543">
        <w:rPr>
          <w:rFonts w:ascii="Palatino" w:hAnsi="Palatino"/>
          <w:color w:val="000000" w:themeColor="text1"/>
          <w:sz w:val="20"/>
          <w:szCs w:val="20"/>
        </w:rPr>
        <w:t>)</w:t>
      </w:r>
      <w:r w:rsidR="00F32FA7" w:rsidRPr="001E2543">
        <w:rPr>
          <w:rFonts w:ascii="Palatino" w:hAnsi="Palatino"/>
          <w:color w:val="000000" w:themeColor="text1"/>
          <w:sz w:val="20"/>
          <w:szCs w:val="20"/>
        </w:rPr>
        <w:t xml:space="preserve"> were obtained using</w:t>
      </w:r>
      <w:r w:rsidR="00A13219" w:rsidRPr="001E2543">
        <w:rPr>
          <w:rFonts w:ascii="Palatino" w:hAnsi="Palatino"/>
          <w:color w:val="000000" w:themeColor="text1"/>
          <w:sz w:val="20"/>
          <w:szCs w:val="20"/>
        </w:rPr>
        <w:t xml:space="preserve"> the reduced set of </w:t>
      </w:r>
      <w:r w:rsidR="00F32FA7" w:rsidRPr="001E2543">
        <w:rPr>
          <w:rFonts w:ascii="Palatino" w:hAnsi="Palatino"/>
          <w:color w:val="000000" w:themeColor="text1"/>
          <w:sz w:val="20"/>
          <w:szCs w:val="20"/>
        </w:rPr>
        <w:t>16,074 CpGs.</w:t>
      </w:r>
      <w:r w:rsidR="00E11CCD">
        <w:rPr>
          <w:rFonts w:ascii="Palatino" w:hAnsi="Palatino"/>
          <w:color w:val="000000" w:themeColor="text1"/>
          <w:sz w:val="20"/>
          <w:szCs w:val="20"/>
        </w:rPr>
        <w:t xml:space="preserve"> All results shown here except the tables in SI indicating it used 16k CpGs.</w:t>
      </w:r>
    </w:p>
    <w:p w14:paraId="4565AA86" w14:textId="65F36564" w:rsidR="001F2462" w:rsidRPr="00FA34C9" w:rsidRDefault="001F2462" w:rsidP="001F2462">
      <w:pPr>
        <w:pStyle w:val="Heading2"/>
        <w:jc w:val="both"/>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Statistical models</w:t>
      </w:r>
    </w:p>
    <w:p w14:paraId="0C84924A" w14:textId="59D65AA7" w:rsidR="00DC6E8E" w:rsidRPr="001E2543" w:rsidRDefault="00BE3B8C" w:rsidP="001F2462">
      <w:pPr>
        <w:jc w:val="both"/>
        <w:rPr>
          <w:rFonts w:ascii="Palatino" w:hAnsi="Palatino"/>
          <w:sz w:val="20"/>
          <w:szCs w:val="20"/>
        </w:rPr>
      </w:pPr>
      <w:r w:rsidRPr="001E2543">
        <w:rPr>
          <w:rFonts w:ascii="Palatino" w:hAnsi="Palatino"/>
          <w:sz w:val="20"/>
          <w:szCs w:val="20"/>
        </w:rPr>
        <w:t>We analyzed p</w:t>
      </w:r>
      <w:r w:rsidR="00DC6E8E" w:rsidRPr="001E2543">
        <w:rPr>
          <w:rFonts w:ascii="Palatino" w:hAnsi="Palatino"/>
          <w:sz w:val="20"/>
          <w:szCs w:val="20"/>
        </w:rPr>
        <w:t>henotypes using single-omic</w:t>
      </w:r>
      <w:r w:rsidR="004D6550" w:rsidRPr="001E2543">
        <w:rPr>
          <w:rFonts w:ascii="Palatino" w:hAnsi="Palatino"/>
          <w:sz w:val="20"/>
          <w:szCs w:val="20"/>
        </w:rPr>
        <w:t>s</w:t>
      </w:r>
      <w:r w:rsidR="00DC6E8E" w:rsidRPr="001E2543">
        <w:rPr>
          <w:rFonts w:ascii="Palatino" w:hAnsi="Palatino"/>
          <w:sz w:val="20"/>
          <w:szCs w:val="20"/>
        </w:rPr>
        <w:t xml:space="preserve"> and multi-omic</w:t>
      </w:r>
      <w:r w:rsidR="004D6550" w:rsidRPr="001E2543">
        <w:rPr>
          <w:rFonts w:ascii="Palatino" w:hAnsi="Palatino"/>
          <w:sz w:val="20"/>
          <w:szCs w:val="20"/>
        </w:rPr>
        <w:t>s</w:t>
      </w:r>
      <w:r w:rsidR="00DC6E8E" w:rsidRPr="001E2543">
        <w:rPr>
          <w:rFonts w:ascii="Palatino" w:hAnsi="Palatino"/>
          <w:sz w:val="20"/>
          <w:szCs w:val="20"/>
        </w:rPr>
        <w:t xml:space="preserve"> linear mixed models. The general model was:</w:t>
      </w:r>
    </w:p>
    <w:p w14:paraId="34F69968" w14:textId="14A90FEA" w:rsidR="00A16B0B" w:rsidRPr="001E2543" w:rsidRDefault="001F2462" w:rsidP="00A16B0B">
      <w:pPr>
        <w:jc w:val="both"/>
        <w:rPr>
          <w:rFonts w:ascii="Palatino" w:hAnsi="Palatino"/>
          <w:sz w:val="20"/>
          <w:szCs w:val="20"/>
        </w:rPr>
      </w:pPr>
      <m:oMathPara>
        <m:oMath>
          <m:r>
            <m:rPr>
              <m:sty m:val="b"/>
            </m:rPr>
            <w:rPr>
              <w:rFonts w:ascii="Cambria Math" w:hAnsi="Cambria Math"/>
              <w:sz w:val="20"/>
              <w:szCs w:val="20"/>
            </w:rPr>
            <m:t>y</m:t>
          </m:r>
          <m:r>
            <w:rPr>
              <w:rFonts w:ascii="Cambria Math" w:hAnsi="Cambria Math"/>
              <w:sz w:val="20"/>
              <w:szCs w:val="20"/>
            </w:rPr>
            <m:t>=</m:t>
          </m:r>
          <m:r>
            <m:rPr>
              <m:sty m:val="b"/>
            </m:rPr>
            <w:rPr>
              <w:rFonts w:ascii="Cambria Math" w:hAnsi="Cambria Math"/>
              <w:sz w:val="20"/>
              <w:szCs w:val="20"/>
            </w:rPr>
            <m:t>μ</m:t>
          </m:r>
          <m:r>
            <w:rPr>
              <w:rFonts w:ascii="Cambria Math" w:hAnsi="Cambria Math"/>
              <w:sz w:val="20"/>
              <w:szCs w:val="20"/>
            </w:rPr>
            <m:t>+</m:t>
          </m:r>
          <m:nary>
            <m:naryPr>
              <m:chr m:val="∑"/>
              <m:limLoc m:val="subSup"/>
              <m:supHide m:val="1"/>
              <m:ctrlPr>
                <w:ins w:id="74" w:author="Lima Ayres, Levi" w:date="2026-04-07T13:24:00Z" w16du:dateUtc="2026-04-07T11:24:00Z">
                  <w:rPr>
                    <w:rFonts w:ascii="Cambria Math" w:hAnsi="Cambria Math"/>
                    <w:iCs/>
                    <w:sz w:val="20"/>
                    <w:szCs w:val="20"/>
                  </w:rPr>
                </w:ins>
              </m:ctrlPr>
            </m:naryPr>
            <m:sub>
              <m:r>
                <m:rPr>
                  <m:sty m:val="p"/>
                </m:rPr>
                <w:rPr>
                  <w:rFonts w:ascii="Cambria Math" w:hAnsi="Cambria Math"/>
                  <w:sz w:val="20"/>
                  <w:szCs w:val="20"/>
                </w:rPr>
                <m:t>i</m:t>
              </m:r>
            </m:sub>
            <m:sup/>
            <m:e>
              <m:sSub>
                <m:sSubPr>
                  <m:ctrlPr>
                    <w:ins w:id="75" w:author="Lima Ayres, Levi" w:date="2026-04-07T13:24:00Z" w16du:dateUtc="2026-04-07T11:24:00Z">
                      <w:rPr>
                        <w:rFonts w:ascii="Cambria Math" w:hAnsi="Cambria Math"/>
                        <w:iCs/>
                        <w:sz w:val="20"/>
                        <w:szCs w:val="20"/>
                      </w:rPr>
                    </w:ins>
                  </m:ctrlPr>
                </m:sSubPr>
                <m:e>
                  <m:r>
                    <m:rPr>
                      <m:scr m:val="double-struck"/>
                      <m:sty m:val="p"/>
                    </m:rPr>
                    <w:rPr>
                      <w:rFonts w:ascii="Cambria Math" w:hAnsi="Cambria Math"/>
                      <w:sz w:val="20"/>
                      <w:szCs w:val="20"/>
                    </w:rPr>
                    <m:t>I</m:t>
                  </m:r>
                </m:e>
                <m:sub>
                  <m:r>
                    <m:rPr>
                      <m:sty m:val="p"/>
                    </m:rPr>
                    <w:rPr>
                      <w:rFonts w:ascii="Cambria Math" w:hAnsi="Cambria Math"/>
                      <w:sz w:val="20"/>
                      <w:szCs w:val="20"/>
                    </w:rPr>
                    <m:t>i</m:t>
                  </m:r>
                </m:sub>
              </m:sSub>
              <m:sSub>
                <m:sSubPr>
                  <m:ctrlPr>
                    <w:ins w:id="76" w:author="Lima Ayres, Levi" w:date="2026-04-07T13:24:00Z" w16du:dateUtc="2026-04-07T11:24:00Z">
                      <w:rPr>
                        <w:rFonts w:ascii="Cambria Math" w:hAnsi="Cambria Math"/>
                        <w:iCs/>
                        <w:sz w:val="20"/>
                        <w:szCs w:val="20"/>
                      </w:rPr>
                    </w:ins>
                  </m:ctrlPr>
                </m:sSubPr>
                <m:e>
                  <m:sSub>
                    <m:sSubPr>
                      <m:ctrlPr>
                        <w:ins w:id="77"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i</m:t>
                      </m:r>
                    </m:sub>
                  </m:sSub>
                  <m:r>
                    <m:rPr>
                      <m:sty m:val="b"/>
                    </m:rPr>
                    <w:rPr>
                      <w:rFonts w:ascii="Cambria Math" w:hAnsi="Cambria Math"/>
                      <w:sz w:val="20"/>
                      <w:szCs w:val="20"/>
                    </w:rPr>
                    <m:t>u</m:t>
                  </m:r>
                </m:e>
                <m:sub>
                  <m:r>
                    <m:rPr>
                      <m:sty m:val="p"/>
                    </m:rPr>
                    <w:rPr>
                      <w:rFonts w:ascii="Cambria Math" w:hAnsi="Cambria Math"/>
                      <w:sz w:val="20"/>
                      <w:szCs w:val="20"/>
                    </w:rPr>
                    <m:t>i</m:t>
                  </m:r>
                </m:sub>
              </m:sSub>
            </m:e>
          </m:nary>
          <m:r>
            <m:rPr>
              <m:sty m:val="b"/>
            </m:rPr>
            <w:rPr>
              <w:rFonts w:ascii="Cambria Math" w:hAnsi="Cambria Math"/>
              <w:sz w:val="20"/>
              <w:szCs w:val="20"/>
            </w:rPr>
            <m:t>+e</m:t>
          </m:r>
          <m:r>
            <m:rPr>
              <m:sty m:val="p"/>
            </m:rPr>
            <w:rPr>
              <w:rFonts w:ascii="Cambria Math" w:hAnsi="Cambria Math"/>
              <w:sz w:val="20"/>
              <w:szCs w:val="20"/>
            </w:rPr>
            <m:t>,</m:t>
          </m:r>
          <m:r>
            <m:rPr>
              <m:sty m:val="p"/>
            </m:rPr>
            <w:rPr>
              <w:rFonts w:ascii="Cambria Math" w:hAnsi="Cambria Math"/>
              <w:sz w:val="20"/>
              <w:szCs w:val="20"/>
            </w:rPr>
            <w:br/>
          </m:r>
        </m:oMath>
      </m:oMathPara>
      <w:r w:rsidR="007550B4" w:rsidRPr="001E2543">
        <w:rPr>
          <w:rFonts w:ascii="Palatino" w:hAnsi="Palatino"/>
          <w:sz w:val="20"/>
          <w:szCs w:val="20"/>
        </w:rPr>
        <w:t xml:space="preserve">where </w:t>
      </w:r>
      <w:r w:rsidR="007550B4" w:rsidRPr="00957B68">
        <w:rPr>
          <w:rFonts w:ascii="Cambria Math" w:hAnsi="Cambria Math"/>
          <w:b/>
          <w:bCs/>
          <w:sz w:val="20"/>
          <w:szCs w:val="20"/>
        </w:rPr>
        <w:t>y</w:t>
      </w:r>
      <w:r w:rsidR="007550B4" w:rsidRPr="001E2543">
        <w:rPr>
          <w:rFonts w:ascii="Palatino" w:hAnsi="Palatino"/>
          <w:sz w:val="20"/>
          <w:szCs w:val="20"/>
        </w:rPr>
        <w:t xml:space="preserve"> is a vector of adjusted phenotypes, </w:t>
      </w:r>
      <w:r w:rsidR="007550B4" w:rsidRPr="00957B68">
        <w:rPr>
          <w:rFonts w:ascii="Cambria Math" w:hAnsi="Cambria Math"/>
          <w:b/>
          <w:bCs/>
          <w:sz w:val="20"/>
          <w:szCs w:val="20"/>
        </w:rPr>
        <w:t>μ</w:t>
      </w:r>
      <w:r w:rsidR="007550B4" w:rsidRPr="001E2543">
        <w:rPr>
          <w:rFonts w:ascii="Palatino" w:hAnsi="Palatino"/>
          <w:sz w:val="20"/>
          <w:szCs w:val="20"/>
        </w:rPr>
        <w:t xml:space="preserve"> is a vector of means,</w:t>
      </w:r>
      <w:r w:rsidR="007550B4" w:rsidRPr="001E2543">
        <w:rPr>
          <w:rFonts w:ascii="Palatino" w:hAnsi="Palatino"/>
          <w:b/>
          <w:bCs/>
          <w:sz w:val="20"/>
          <w:szCs w:val="20"/>
        </w:rPr>
        <w:t xml:space="preserve"> </w:t>
      </w:r>
      <w:r w:rsidR="007550B4" w:rsidRPr="001E2543">
        <w:rPr>
          <w:rFonts w:ascii="Palatino" w:hAnsi="Palatino"/>
          <w:sz w:val="20"/>
          <w:szCs w:val="20"/>
        </w:rPr>
        <w:t xml:space="preserve"> </w:t>
      </w:r>
      <w:r w:rsidR="00360D77" w:rsidRPr="00AC4E0A">
        <w:rPr>
          <w:rFonts w:ascii="Cambria Math" w:hAnsi="Cambria Math" w:cs="Cambria Math"/>
          <w:sz w:val="20"/>
          <w:szCs w:val="20"/>
        </w:rPr>
        <w:t>𝕀</w:t>
      </w:r>
      <w:r w:rsidR="007550B4" w:rsidRPr="00957B68">
        <w:rPr>
          <w:rFonts w:ascii="Cambria Math" w:hAnsi="Cambria Math"/>
          <w:sz w:val="20"/>
          <w:szCs w:val="20"/>
          <w:vertAlign w:val="subscript"/>
        </w:rPr>
        <w:t>i</w:t>
      </w:r>
      <w:r w:rsidR="007550B4" w:rsidRPr="001E2543">
        <w:rPr>
          <w:rFonts w:ascii="Palatino" w:hAnsi="Palatino"/>
          <w:sz w:val="20"/>
          <w:szCs w:val="20"/>
        </w:rPr>
        <w:t xml:space="preserve"> is an indicator variable equal to 1 if the </w:t>
      </w:r>
      <w:r w:rsidR="007550B4" w:rsidRPr="00957B68">
        <w:rPr>
          <w:rFonts w:ascii="Cambria Math" w:hAnsi="Cambria Math"/>
          <w:sz w:val="20"/>
          <w:szCs w:val="20"/>
        </w:rPr>
        <w:t>i</w:t>
      </w:r>
      <w:r w:rsidR="007550B4" w:rsidRPr="001E2543">
        <w:rPr>
          <w:rFonts w:ascii="Palatino" w:hAnsi="Palatino"/>
          <w:sz w:val="20"/>
          <w:szCs w:val="20"/>
        </w:rPr>
        <w:t>-th omic</w:t>
      </w:r>
      <w:r w:rsidR="007C5AA5" w:rsidRPr="001E2543">
        <w:rPr>
          <w:rFonts w:ascii="Palatino" w:hAnsi="Palatino"/>
          <w:sz w:val="20"/>
          <w:szCs w:val="20"/>
        </w:rPr>
        <w:t>s</w:t>
      </w:r>
      <w:r w:rsidR="007550B4" w:rsidRPr="001E2543">
        <w:rPr>
          <w:rFonts w:ascii="Palatino" w:hAnsi="Palatino"/>
          <w:sz w:val="20"/>
          <w:szCs w:val="20"/>
        </w:rPr>
        <w:t xml:space="preserve"> </w:t>
      </w:r>
      <w:r w:rsidR="00DC6E8E" w:rsidRPr="001E2543">
        <w:rPr>
          <w:rFonts w:ascii="Palatino" w:hAnsi="Palatino"/>
          <w:sz w:val="20"/>
          <w:szCs w:val="20"/>
        </w:rPr>
        <w:t>was</w:t>
      </w:r>
      <w:r w:rsidR="007550B4" w:rsidRPr="001E2543">
        <w:rPr>
          <w:rFonts w:ascii="Palatino" w:hAnsi="Palatino"/>
          <w:sz w:val="20"/>
          <w:szCs w:val="20"/>
        </w:rPr>
        <w:t xml:space="preserve"> included in the model </w:t>
      </w:r>
      <w:r w:rsidR="00DC6E8E" w:rsidRPr="001E2543">
        <w:rPr>
          <w:rFonts w:ascii="Palatino" w:hAnsi="Palatino"/>
          <w:sz w:val="20"/>
          <w:szCs w:val="20"/>
        </w:rPr>
        <w:t>(</w:t>
      </w:r>
      <w:r w:rsidR="007550B4" w:rsidRPr="001E2543">
        <w:rPr>
          <w:rFonts w:ascii="Palatino" w:hAnsi="Palatino"/>
          <w:sz w:val="20"/>
          <w:szCs w:val="20"/>
        </w:rPr>
        <w:t>0 otherwise</w:t>
      </w:r>
      <w:r w:rsidR="00DC6E8E" w:rsidRPr="001E2543">
        <w:rPr>
          <w:rFonts w:ascii="Palatino" w:hAnsi="Palatino"/>
          <w:sz w:val="20"/>
          <w:szCs w:val="20"/>
        </w:rPr>
        <w:t>)</w:t>
      </w:r>
      <w:r w:rsidR="007550B4" w:rsidRPr="001E2543">
        <w:rPr>
          <w:rFonts w:ascii="Palatino" w:hAnsi="Palatino"/>
          <w:sz w:val="20"/>
          <w:szCs w:val="20"/>
        </w:rPr>
        <w:t xml:space="preserve">, </w:t>
      </w:r>
      <w:r w:rsidR="00644DA3">
        <w:rPr>
          <w:rFonts w:ascii="Cambria Math" w:hAnsi="Cambria Math"/>
          <w:b/>
          <w:bCs/>
          <w:sz w:val="20"/>
          <w:szCs w:val="20"/>
        </w:rPr>
        <w:t>W</w:t>
      </w:r>
      <w:r w:rsidR="007550B4" w:rsidRPr="00957B68">
        <w:rPr>
          <w:rFonts w:ascii="Cambria Math" w:hAnsi="Cambria Math"/>
          <w:sz w:val="20"/>
          <w:szCs w:val="20"/>
          <w:vertAlign w:val="subscript"/>
        </w:rPr>
        <w:t>i</w:t>
      </w:r>
      <w:r w:rsidR="007550B4" w:rsidRPr="001E2543">
        <w:rPr>
          <w:rFonts w:ascii="Palatino" w:hAnsi="Palatino"/>
          <w:sz w:val="20"/>
          <w:szCs w:val="20"/>
        </w:rPr>
        <w:t xml:space="preserve"> is an incidence matrix linking animals to random effects, </w:t>
      </w:r>
      <w:r w:rsidR="007550B4" w:rsidRPr="00957B68">
        <w:rPr>
          <w:rFonts w:ascii="Cambria Math" w:hAnsi="Cambria Math"/>
          <w:b/>
          <w:bCs/>
          <w:sz w:val="20"/>
          <w:szCs w:val="20"/>
        </w:rPr>
        <w:t>u</w:t>
      </w:r>
      <w:r w:rsidR="007550B4" w:rsidRPr="00957B68">
        <w:rPr>
          <w:rFonts w:ascii="Cambria Math" w:hAnsi="Cambria Math"/>
          <w:sz w:val="20"/>
          <w:szCs w:val="20"/>
          <w:vertAlign w:val="subscript"/>
        </w:rPr>
        <w:t>i</w:t>
      </w:r>
      <w:r w:rsidR="007550B4" w:rsidRPr="001E2543">
        <w:rPr>
          <w:rFonts w:ascii="Palatino" w:hAnsi="Palatino"/>
          <w:sz w:val="20"/>
          <w:szCs w:val="20"/>
        </w:rPr>
        <w:t xml:space="preserve"> is a vector of animal effects for the omic</w:t>
      </w:r>
      <w:r w:rsidR="007C5AA5" w:rsidRPr="001E2543">
        <w:rPr>
          <w:rFonts w:ascii="Palatino" w:hAnsi="Palatino"/>
          <w:sz w:val="20"/>
          <w:szCs w:val="20"/>
        </w:rPr>
        <w:t>s</w:t>
      </w:r>
      <w:r w:rsidR="007550B4" w:rsidRPr="001E2543">
        <w:rPr>
          <w:rFonts w:ascii="Palatino" w:hAnsi="Palatino"/>
          <w:sz w:val="20"/>
          <w:szCs w:val="20"/>
        </w:rPr>
        <w:t xml:space="preserve"> layer</w:t>
      </w:r>
      <w:r w:rsidR="00DC6E8E" w:rsidRPr="00957B68">
        <w:rPr>
          <w:rFonts w:ascii="Cambria Math" w:hAnsi="Cambria Math"/>
          <w:sz w:val="20"/>
          <w:szCs w:val="20"/>
        </w:rPr>
        <w:t xml:space="preserve"> i</w:t>
      </w:r>
      <w:r w:rsidR="007550B4" w:rsidRPr="001E2543">
        <w:rPr>
          <w:rFonts w:ascii="Palatino" w:hAnsi="Palatino"/>
          <w:sz w:val="20"/>
          <w:szCs w:val="20"/>
        </w:rPr>
        <w:t xml:space="preserve">, and </w:t>
      </w:r>
      <w:r w:rsidR="007550B4" w:rsidRPr="00957B68">
        <w:rPr>
          <w:rFonts w:ascii="Cambria Math" w:hAnsi="Cambria Math"/>
          <w:b/>
          <w:bCs/>
          <w:sz w:val="20"/>
          <w:szCs w:val="20"/>
        </w:rPr>
        <w:t>e</w:t>
      </w:r>
      <w:r w:rsidR="007550B4" w:rsidRPr="001E2543">
        <w:rPr>
          <w:rFonts w:ascii="Palatino" w:hAnsi="Palatino"/>
          <w:sz w:val="20"/>
          <w:szCs w:val="20"/>
        </w:rPr>
        <w:t xml:space="preserve"> is a vector of residuals.</w:t>
      </w:r>
      <w:r w:rsidR="001C1D23" w:rsidRPr="001E2543">
        <w:rPr>
          <w:rFonts w:ascii="Palatino" w:hAnsi="Palatino"/>
          <w:sz w:val="20"/>
          <w:szCs w:val="20"/>
        </w:rPr>
        <w:t xml:space="preserve"> </w:t>
      </w:r>
      <w:r w:rsidR="00DC6E8E" w:rsidRPr="001E2543">
        <w:rPr>
          <w:rFonts w:ascii="Palatino" w:hAnsi="Palatino"/>
          <w:sz w:val="20"/>
          <w:szCs w:val="20"/>
        </w:rPr>
        <w:t xml:space="preserve">Random effects were assumed to be mutually independent and </w:t>
      </w:r>
      <w:r w:rsidR="00525005">
        <w:rPr>
          <w:rFonts w:ascii="Palatino" w:hAnsi="Palatino"/>
          <w:sz w:val="20"/>
          <w:szCs w:val="20"/>
        </w:rPr>
        <w:t xml:space="preserve">multivariate </w:t>
      </w:r>
      <w:r w:rsidR="00DC6E8E" w:rsidRPr="001E2543">
        <w:rPr>
          <w:rFonts w:ascii="Palatino" w:hAnsi="Palatino"/>
          <w:sz w:val="20"/>
          <w:szCs w:val="20"/>
        </w:rPr>
        <w:t>normally distributed as</w:t>
      </w:r>
    </w:p>
    <w:p w14:paraId="4DC080A6" w14:textId="7F46852A" w:rsidR="003725B0" w:rsidRPr="001E2543" w:rsidRDefault="00000000" w:rsidP="001F2462">
      <w:pPr>
        <w:jc w:val="both"/>
        <w:rPr>
          <w:rFonts w:ascii="Palatino" w:hAnsi="Palatino"/>
          <w:sz w:val="20"/>
          <w:szCs w:val="20"/>
        </w:rPr>
      </w:pPr>
      <m:oMathPara>
        <m:oMath>
          <m:sSub>
            <m:sSubPr>
              <m:ctrlPr>
                <w:ins w:id="78" w:author="Lima Ayres, Levi" w:date="2026-04-07T13:24:00Z" w16du:dateUtc="2026-04-07T11:24:00Z">
                  <w:rPr>
                    <w:rFonts w:ascii="Cambria Math" w:hAnsi="Cambria Math"/>
                    <w:b/>
                    <w:iCs/>
                    <w:sz w:val="20"/>
                    <w:szCs w:val="20"/>
                  </w:rPr>
                </w:ins>
              </m:ctrlPr>
            </m:sSubPr>
            <m:e>
              <m:r>
                <m:rPr>
                  <m:sty m:val="b"/>
                </m:rPr>
                <w:rPr>
                  <w:rFonts w:ascii="Cambria Math" w:hAnsi="Cambria Math"/>
                  <w:sz w:val="20"/>
                  <w:szCs w:val="20"/>
                </w:rPr>
                <m:t>u</m:t>
              </m:r>
            </m:e>
            <m:sub>
              <m:r>
                <m:rPr>
                  <m:sty m:val="p"/>
                </m:rPr>
                <w:rPr>
                  <w:rFonts w:ascii="Cambria Math" w:hAnsi="Cambria Math"/>
                  <w:sz w:val="20"/>
                  <w:szCs w:val="20"/>
                </w:rPr>
                <m:t>i</m:t>
              </m:r>
            </m:sub>
          </m:sSub>
          <m:r>
            <m:rPr>
              <m:scr m:val="script"/>
            </m:rPr>
            <w:rPr>
              <w:rFonts w:ascii="Cambria Math" w:hAnsi="Cambria Math"/>
              <w:sz w:val="20"/>
              <w:szCs w:val="20"/>
            </w:rPr>
            <m:t>∼N</m:t>
          </m:r>
          <m:d>
            <m:dPr>
              <m:ctrlPr>
                <w:ins w:id="79" w:author="Lima Ayres, Levi" w:date="2026-04-07T13:24:00Z" w16du:dateUtc="2026-04-07T11:24:00Z">
                  <w:rPr>
                    <w:rFonts w:ascii="Cambria Math" w:hAnsi="Cambria Math"/>
                    <w:i/>
                    <w:sz w:val="20"/>
                    <w:szCs w:val="20"/>
                  </w:rPr>
                </w:ins>
              </m:ctrlPr>
            </m:dPr>
            <m:e>
              <m:r>
                <m:rPr>
                  <m:sty m:val="bi"/>
                </m:rPr>
                <w:rPr>
                  <w:rFonts w:ascii="Cambria Math" w:hAnsi="Cambria Math"/>
                  <w:sz w:val="20"/>
                  <w:szCs w:val="20"/>
                </w:rPr>
                <m:t>0</m:t>
              </m:r>
              <m:r>
                <w:rPr>
                  <w:rFonts w:ascii="Cambria Math" w:hAnsi="Cambria Math"/>
                  <w:sz w:val="20"/>
                  <w:szCs w:val="20"/>
                </w:rPr>
                <m:t>,</m:t>
              </m:r>
              <m:sSub>
                <m:sSubPr>
                  <m:ctrlPr>
                    <w:ins w:id="80" w:author="Lima Ayres, Levi" w:date="2026-04-07T13:24:00Z" w16du:dateUtc="2026-04-07T11:24:00Z">
                      <w:rPr>
                        <w:rFonts w:ascii="Cambria Math" w:hAnsi="Cambria Math"/>
                        <w:b/>
                        <w:iCs/>
                        <w:sz w:val="20"/>
                        <w:szCs w:val="20"/>
                      </w:rPr>
                    </w:ins>
                  </m:ctrlPr>
                </m:sSubPr>
                <m:e>
                  <m:r>
                    <m:rPr>
                      <m:sty m:val="b"/>
                    </m:rPr>
                    <w:rPr>
                      <w:rFonts w:ascii="Cambria Math" w:hAnsi="Cambria Math"/>
                      <w:sz w:val="20"/>
                      <w:szCs w:val="20"/>
                    </w:rPr>
                    <m:t>D</m:t>
                  </m:r>
                </m:e>
                <m:sub>
                  <m:r>
                    <m:rPr>
                      <m:sty m:val="p"/>
                    </m:rPr>
                    <w:rPr>
                      <w:rFonts w:ascii="Cambria Math" w:hAnsi="Cambria Math"/>
                      <w:sz w:val="20"/>
                      <w:szCs w:val="20"/>
                    </w:rPr>
                    <m:t>i</m:t>
                  </m:r>
                </m:sub>
              </m:sSub>
              <m:sSubSup>
                <m:sSubSupPr>
                  <m:ctrlPr>
                    <w:ins w:id="81"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i</m:t>
                  </m:r>
                </m:sub>
                <m:sup>
                  <m:r>
                    <m:rPr>
                      <m:sty m:val="p"/>
                    </m:rPr>
                    <w:rPr>
                      <w:rFonts w:ascii="Cambria Math" w:hAnsi="Cambria Math"/>
                      <w:sz w:val="20"/>
                      <w:szCs w:val="20"/>
                    </w:rPr>
                    <m:t>2</m:t>
                  </m:r>
                </m:sup>
              </m:sSubSup>
            </m:e>
          </m:d>
          <m:r>
            <w:rPr>
              <w:rFonts w:ascii="Cambria Math" w:hAnsi="Cambria Math"/>
              <w:sz w:val="20"/>
              <w:szCs w:val="20"/>
            </w:rPr>
            <m:t>,</m:t>
          </m:r>
        </m:oMath>
      </m:oMathPara>
    </w:p>
    <w:p w14:paraId="3264BC93" w14:textId="7904EE2D" w:rsidR="0081151C" w:rsidRPr="001E2543" w:rsidRDefault="003725B0" w:rsidP="001F2462">
      <w:pPr>
        <w:jc w:val="both"/>
        <w:rPr>
          <w:rFonts w:ascii="Palatino" w:hAnsi="Palatino"/>
          <w:sz w:val="20"/>
          <w:szCs w:val="20"/>
        </w:rPr>
      </w:pPr>
      <m:oMathPara>
        <m:oMath>
          <m:r>
            <m:rPr>
              <m:sty m:val="b"/>
            </m:rPr>
            <w:rPr>
              <w:rFonts w:ascii="Cambria Math" w:hAnsi="Cambria Math"/>
              <w:sz w:val="20"/>
              <w:szCs w:val="20"/>
            </w:rPr>
            <w:lastRenderedPageBreak/>
            <m:t>e</m:t>
          </m:r>
          <m:r>
            <m:rPr>
              <m:scr m:val="script"/>
            </m:rPr>
            <w:rPr>
              <w:rFonts w:ascii="Cambria Math" w:hAnsi="Cambria Math"/>
              <w:sz w:val="20"/>
              <w:szCs w:val="20"/>
            </w:rPr>
            <m:t>∼N(</m:t>
          </m:r>
          <m:r>
            <m:rPr>
              <m:sty m:val="bi"/>
            </m:rPr>
            <w:rPr>
              <w:rFonts w:ascii="Cambria Math" w:hAnsi="Cambria Math"/>
              <w:sz w:val="20"/>
              <w:szCs w:val="20"/>
            </w:rPr>
            <m:t>0</m:t>
          </m:r>
          <m:r>
            <m:rPr>
              <m:sty m:val="p"/>
            </m:rPr>
            <w:rPr>
              <w:rFonts w:ascii="Cambria Math" w:hAnsi="Cambria Math"/>
              <w:sz w:val="20"/>
              <w:szCs w:val="20"/>
            </w:rPr>
            <m:t>,</m:t>
          </m:r>
          <m:r>
            <m:rPr>
              <m:sty m:val="b"/>
            </m:rPr>
            <w:rPr>
              <w:rFonts w:ascii="Cambria Math" w:hAnsi="Cambria Math"/>
              <w:sz w:val="20"/>
              <w:szCs w:val="20"/>
            </w:rPr>
            <m:t>I</m:t>
          </m:r>
          <m:sSubSup>
            <m:sSubSupPr>
              <m:ctrlPr>
                <w:ins w:id="82"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e</m:t>
              </m:r>
            </m:sub>
            <m:sup>
              <m:r>
                <m:rPr>
                  <m:sty m:val="p"/>
                </m:rPr>
                <w:rPr>
                  <w:rFonts w:ascii="Cambria Math" w:hAnsi="Cambria Math"/>
                  <w:sz w:val="20"/>
                  <w:szCs w:val="20"/>
                </w:rPr>
                <m:t>2</m:t>
              </m:r>
            </m:sup>
          </m:sSubSup>
          <m:r>
            <w:rPr>
              <w:rFonts w:ascii="Cambria Math" w:hAnsi="Cambria Math"/>
              <w:sz w:val="20"/>
              <w:szCs w:val="20"/>
            </w:rPr>
            <m:t>)</m:t>
          </m:r>
          <m:r>
            <m:rPr>
              <m:sty m:val="p"/>
            </m:rPr>
            <w:rPr>
              <w:rFonts w:ascii="Cambria Math" w:hAnsi="Cambria Math"/>
              <w:sz w:val="20"/>
              <w:szCs w:val="20"/>
            </w:rPr>
            <w:br/>
          </m:r>
        </m:oMath>
      </m:oMathPara>
      <w:r w:rsidR="00A16B0B" w:rsidRPr="001E2543">
        <w:rPr>
          <w:rFonts w:ascii="Palatino" w:hAnsi="Palatino"/>
          <w:sz w:val="20"/>
          <w:szCs w:val="20"/>
        </w:rPr>
        <w:t xml:space="preserve">where </w:t>
      </w:r>
      <w:r w:rsidR="00D25B58" w:rsidRPr="00957B68">
        <w:rPr>
          <w:rFonts w:ascii="Cambria Math" w:hAnsi="Cambria Math"/>
          <w:b/>
          <w:bCs/>
          <w:sz w:val="20"/>
          <w:szCs w:val="20"/>
        </w:rPr>
        <w:t>D</w:t>
      </w:r>
      <w:r w:rsidR="00D25B58" w:rsidRPr="00957B68">
        <w:rPr>
          <w:rFonts w:ascii="Cambria Math" w:hAnsi="Cambria Math"/>
          <w:sz w:val="20"/>
          <w:szCs w:val="20"/>
          <w:vertAlign w:val="subscript"/>
        </w:rPr>
        <w:t>i</w:t>
      </w:r>
      <w:r w:rsidR="00A16B0B" w:rsidRPr="001E2543">
        <w:rPr>
          <w:rFonts w:ascii="Palatino" w:hAnsi="Palatino"/>
          <w:sz w:val="20"/>
          <w:szCs w:val="20"/>
        </w:rPr>
        <w:t xml:space="preserve"> </w:t>
      </w:r>
      <w:r w:rsidRPr="001E2543">
        <w:rPr>
          <w:rFonts w:ascii="Palatino" w:hAnsi="Palatino"/>
          <w:sz w:val="20"/>
          <w:szCs w:val="20"/>
        </w:rPr>
        <w:t xml:space="preserve">denotes the corresponding relationship matrix (pedigree </w:t>
      </w:r>
      <w:r w:rsidRPr="00957B68">
        <w:rPr>
          <w:rFonts w:ascii="Cambria Math" w:hAnsi="Cambria Math"/>
          <w:b/>
          <w:bCs/>
          <w:sz w:val="20"/>
          <w:szCs w:val="20"/>
        </w:rPr>
        <w:t>A</w:t>
      </w:r>
      <w:r w:rsidRPr="001E2543">
        <w:rPr>
          <w:rFonts w:ascii="Palatino" w:hAnsi="Palatino"/>
          <w:sz w:val="20"/>
          <w:szCs w:val="20"/>
        </w:rPr>
        <w:t xml:space="preserve">, genomic </w:t>
      </w:r>
      <w:r w:rsidRPr="00957B68">
        <w:rPr>
          <w:rFonts w:ascii="Cambria Math" w:hAnsi="Cambria Math"/>
          <w:b/>
          <w:bCs/>
          <w:sz w:val="20"/>
          <w:szCs w:val="20"/>
        </w:rPr>
        <w:t>G</w:t>
      </w:r>
      <w:r w:rsidRPr="001E2543">
        <w:rPr>
          <w:rFonts w:ascii="Palatino" w:hAnsi="Palatino"/>
          <w:sz w:val="20"/>
          <w:szCs w:val="20"/>
        </w:rPr>
        <w:t xml:space="preserve">, transcriptomic </w:t>
      </w:r>
      <w:r w:rsidRPr="00957B68">
        <w:rPr>
          <w:rFonts w:ascii="Cambria Math" w:hAnsi="Cambria Math"/>
          <w:b/>
          <w:bCs/>
          <w:sz w:val="20"/>
          <w:szCs w:val="20"/>
        </w:rPr>
        <w:t>T</w:t>
      </w:r>
      <w:r w:rsidRPr="001E2543">
        <w:rPr>
          <w:rFonts w:ascii="Palatino" w:hAnsi="Palatino"/>
          <w:sz w:val="20"/>
          <w:szCs w:val="20"/>
        </w:rPr>
        <w:t xml:space="preserve">, or methylomic </w:t>
      </w:r>
      <w:r w:rsidRPr="00957B68">
        <w:rPr>
          <w:rFonts w:ascii="Cambria Math" w:hAnsi="Cambria Math"/>
          <w:b/>
          <w:bCs/>
          <w:sz w:val="20"/>
          <w:szCs w:val="20"/>
        </w:rPr>
        <w:t>M</w:t>
      </w:r>
      <w:r w:rsidRPr="001E2543">
        <w:rPr>
          <w:rFonts w:ascii="Palatino" w:hAnsi="Palatino"/>
          <w:sz w:val="20"/>
          <w:szCs w:val="20"/>
        </w:rPr>
        <w:t>)</w:t>
      </w:r>
      <w:r w:rsidR="00FB66BA" w:rsidRPr="001E2543">
        <w:rPr>
          <w:rFonts w:ascii="Palatino" w:hAnsi="Palatino"/>
          <w:sz w:val="20"/>
          <w:szCs w:val="20"/>
        </w:rPr>
        <w:t xml:space="preserve">, </w:t>
      </w:r>
      <w:r w:rsidR="00A16B0B" w:rsidRPr="001E2543">
        <w:rPr>
          <w:rFonts w:ascii="Palatino" w:hAnsi="Palatino"/>
          <w:sz w:val="20"/>
          <w:szCs w:val="20"/>
        </w:rPr>
        <w:t xml:space="preserve"> </w:t>
      </w:r>
      <m:oMath>
        <m:sSubSup>
          <m:sSubSupPr>
            <m:ctrlPr>
              <w:ins w:id="83"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i</m:t>
            </m:r>
          </m:sub>
          <m:sup>
            <m:r>
              <m:rPr>
                <m:sty m:val="p"/>
              </m:rPr>
              <w:rPr>
                <w:rFonts w:ascii="Cambria Math" w:hAnsi="Cambria Math"/>
                <w:sz w:val="20"/>
                <w:szCs w:val="20"/>
              </w:rPr>
              <m:t>2</m:t>
            </m:r>
          </m:sup>
        </m:sSubSup>
      </m:oMath>
      <w:r w:rsidR="00FB66BA" w:rsidRPr="001E2543">
        <w:rPr>
          <w:rFonts w:ascii="Palatino" w:hAnsi="Palatino"/>
          <w:sz w:val="20"/>
          <w:szCs w:val="20"/>
        </w:rPr>
        <w:t xml:space="preserve"> is the variance component associated with omic</w:t>
      </w:r>
      <w:r w:rsidR="007C5AA5" w:rsidRPr="001E2543">
        <w:rPr>
          <w:rFonts w:ascii="Palatino" w:hAnsi="Palatino"/>
          <w:sz w:val="20"/>
          <w:szCs w:val="20"/>
        </w:rPr>
        <w:t>s</w:t>
      </w:r>
      <w:r w:rsidR="00FB66BA" w:rsidRPr="001E2543">
        <w:rPr>
          <w:rFonts w:ascii="Palatino" w:hAnsi="Palatino"/>
          <w:sz w:val="20"/>
          <w:szCs w:val="20"/>
        </w:rPr>
        <w:t xml:space="preserve"> layer </w:t>
      </w:r>
      <w:r w:rsidR="00FB66BA" w:rsidRPr="00957B68">
        <w:rPr>
          <w:rFonts w:ascii="Cambria Math" w:hAnsi="Cambria Math"/>
          <w:sz w:val="20"/>
          <w:szCs w:val="20"/>
        </w:rPr>
        <w:t>i</w:t>
      </w:r>
      <w:r w:rsidR="00FB66BA" w:rsidRPr="001E2543">
        <w:rPr>
          <w:rFonts w:ascii="Palatino" w:hAnsi="Palatino"/>
          <w:sz w:val="20"/>
          <w:szCs w:val="20"/>
        </w:rPr>
        <w:t xml:space="preserve">, and </w:t>
      </w:r>
      <m:oMath>
        <m:sSubSup>
          <m:sSubSupPr>
            <m:ctrlPr>
              <w:ins w:id="84"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e</m:t>
            </m:r>
          </m:sub>
          <m:sup>
            <m:r>
              <m:rPr>
                <m:sty m:val="p"/>
              </m:rPr>
              <w:rPr>
                <w:rFonts w:ascii="Cambria Math" w:hAnsi="Cambria Math"/>
                <w:sz w:val="20"/>
                <w:szCs w:val="20"/>
              </w:rPr>
              <m:t>2</m:t>
            </m:r>
          </m:sup>
        </m:sSubSup>
      </m:oMath>
      <w:r w:rsidR="00FB66BA" w:rsidRPr="001E2543">
        <w:rPr>
          <w:rFonts w:ascii="Palatino" w:hAnsi="Palatino"/>
          <w:sz w:val="20"/>
          <w:szCs w:val="20"/>
        </w:rPr>
        <w:t xml:space="preserve"> is the error variance.</w:t>
      </w:r>
    </w:p>
    <w:p w14:paraId="2257E370" w14:textId="656F1988" w:rsidR="009D658E" w:rsidRPr="001E2543" w:rsidRDefault="0066363A" w:rsidP="00A00770">
      <w:pPr>
        <w:jc w:val="both"/>
        <w:rPr>
          <w:rFonts w:ascii="Palatino" w:hAnsi="Palatino"/>
          <w:sz w:val="20"/>
          <w:szCs w:val="20"/>
        </w:rPr>
      </w:pPr>
      <w:r w:rsidRPr="001E2543">
        <w:rPr>
          <w:rFonts w:ascii="Palatino" w:hAnsi="Palatino"/>
          <w:sz w:val="20"/>
          <w:szCs w:val="20"/>
        </w:rPr>
        <w:t xml:space="preserve">We </w:t>
      </w:r>
      <w:r w:rsidR="00840078" w:rsidRPr="001E2543">
        <w:rPr>
          <w:rFonts w:ascii="Palatino" w:hAnsi="Palatino"/>
          <w:sz w:val="20"/>
          <w:szCs w:val="20"/>
        </w:rPr>
        <w:t xml:space="preserve">estimated </w:t>
      </w:r>
      <w:r w:rsidR="003817A0">
        <w:rPr>
          <w:rFonts w:ascii="Palatino" w:hAnsi="Palatino"/>
          <w:sz w:val="20"/>
          <w:szCs w:val="20"/>
        </w:rPr>
        <w:t xml:space="preserve">the </w:t>
      </w:r>
      <w:r w:rsidR="00840078" w:rsidRPr="001E2543">
        <w:rPr>
          <w:rFonts w:ascii="Palatino" w:hAnsi="Palatino"/>
          <w:sz w:val="20"/>
          <w:szCs w:val="20"/>
        </w:rPr>
        <w:t>v</w:t>
      </w:r>
      <w:r w:rsidR="009D658E" w:rsidRPr="001E2543">
        <w:rPr>
          <w:rFonts w:ascii="Palatino" w:hAnsi="Palatino"/>
          <w:sz w:val="20"/>
          <w:szCs w:val="20"/>
        </w:rPr>
        <w:t>ariance components</w:t>
      </w:r>
      <w:r w:rsidR="00660021">
        <w:rPr>
          <w:rFonts w:ascii="Palatino" w:hAnsi="Palatino"/>
          <w:sz w:val="20"/>
          <w:szCs w:val="20"/>
        </w:rPr>
        <w:t xml:space="preserve"> </w:t>
      </w:r>
      <m:oMath>
        <m:sSubSup>
          <m:sSubSupPr>
            <m:ctrlPr>
              <w:ins w:id="85"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g</m:t>
            </m:r>
          </m:sub>
          <m:sup>
            <m:r>
              <m:rPr>
                <m:sty m:val="p"/>
              </m:rPr>
              <w:rPr>
                <w:rFonts w:ascii="Cambria Math" w:hAnsi="Cambria Math"/>
                <w:sz w:val="20"/>
                <w:szCs w:val="20"/>
              </w:rPr>
              <m:t>2</m:t>
            </m:r>
          </m:sup>
        </m:sSubSup>
      </m:oMath>
      <w:r w:rsidR="003817A0">
        <w:rPr>
          <w:rFonts w:ascii="Palatino" w:hAnsi="Palatino"/>
          <w:sz w:val="20"/>
          <w:szCs w:val="20"/>
        </w:rPr>
        <w:t xml:space="preserve">, </w:t>
      </w:r>
      <m:oMath>
        <m:sSubSup>
          <m:sSubSupPr>
            <m:ctrlPr>
              <w:ins w:id="86"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t</m:t>
            </m:r>
          </m:sub>
          <m:sup>
            <m:r>
              <m:rPr>
                <m:sty m:val="p"/>
              </m:rPr>
              <w:rPr>
                <w:rFonts w:ascii="Cambria Math" w:hAnsi="Cambria Math"/>
                <w:sz w:val="20"/>
                <w:szCs w:val="20"/>
              </w:rPr>
              <m:t>2</m:t>
            </m:r>
          </m:sup>
        </m:sSubSup>
      </m:oMath>
      <w:r w:rsidR="003817A0">
        <w:rPr>
          <w:rFonts w:ascii="Palatino" w:hAnsi="Palatino"/>
          <w:iCs/>
          <w:sz w:val="20"/>
          <w:szCs w:val="20"/>
        </w:rPr>
        <w:t xml:space="preserve">, </w:t>
      </w:r>
      <m:oMath>
        <m:sSubSup>
          <m:sSubSupPr>
            <m:ctrlPr>
              <w:ins w:id="87"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m</m:t>
            </m:r>
          </m:sub>
          <m:sup>
            <m:r>
              <m:rPr>
                <m:sty m:val="p"/>
              </m:rPr>
              <w:rPr>
                <w:rFonts w:ascii="Cambria Math" w:hAnsi="Cambria Math"/>
                <w:sz w:val="20"/>
                <w:szCs w:val="20"/>
              </w:rPr>
              <m:t>2</m:t>
            </m:r>
          </m:sup>
        </m:sSubSup>
      </m:oMath>
      <w:r w:rsidR="003817A0">
        <w:rPr>
          <w:rFonts w:ascii="Palatino" w:hAnsi="Palatino"/>
          <w:iCs/>
          <w:sz w:val="20"/>
          <w:szCs w:val="20"/>
        </w:rPr>
        <w:t xml:space="preserve">, and </w:t>
      </w:r>
      <m:oMath>
        <m:sSubSup>
          <m:sSubSupPr>
            <m:ctrlPr>
              <w:ins w:id="88"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e</m:t>
            </m:r>
          </m:sub>
          <m:sup>
            <m:r>
              <m:rPr>
                <m:sty m:val="p"/>
              </m:rPr>
              <w:rPr>
                <w:rFonts w:ascii="Cambria Math" w:hAnsi="Cambria Math"/>
                <w:sz w:val="20"/>
                <w:szCs w:val="20"/>
              </w:rPr>
              <m:t>2</m:t>
            </m:r>
          </m:sup>
        </m:sSubSup>
      </m:oMath>
      <w:r w:rsidR="003817A0">
        <w:rPr>
          <w:rFonts w:ascii="Palatino" w:hAnsi="Palatino"/>
          <w:iCs/>
          <w:sz w:val="20"/>
          <w:szCs w:val="20"/>
        </w:rPr>
        <w:t xml:space="preserve"> </w:t>
      </w:r>
      <w:r w:rsidR="009D658E" w:rsidRPr="001E2543">
        <w:rPr>
          <w:rFonts w:ascii="Palatino" w:hAnsi="Palatino"/>
          <w:sz w:val="20"/>
          <w:szCs w:val="20"/>
        </w:rPr>
        <w:t>to quantify the contribution of each omics layer to phenotypic variation, and the estimates were subsequently used in the mixed model equations to predict the random effects of the different omics layers</w:t>
      </w:r>
      <w:r w:rsidR="000A1F5F" w:rsidRPr="001E2543">
        <w:rPr>
          <w:rFonts w:ascii="Palatino" w:hAnsi="Palatino"/>
          <w:sz w:val="20"/>
          <w:szCs w:val="20"/>
        </w:rPr>
        <w:t xml:space="preserve"> in each animal</w:t>
      </w:r>
      <w:r w:rsidR="009D658E" w:rsidRPr="001E2543">
        <w:rPr>
          <w:rFonts w:ascii="Palatino" w:hAnsi="Palatino"/>
          <w:sz w:val="20"/>
          <w:szCs w:val="20"/>
        </w:rPr>
        <w:t xml:space="preserve">. </w:t>
      </w:r>
      <w:r w:rsidR="00D073CE" w:rsidRPr="001E2543">
        <w:rPr>
          <w:rFonts w:ascii="Palatino" w:hAnsi="Palatino"/>
          <w:sz w:val="20"/>
          <w:szCs w:val="20"/>
        </w:rPr>
        <w:t xml:space="preserve">We estimated </w:t>
      </w:r>
      <w:r w:rsidR="002743CB" w:rsidRPr="001E2543">
        <w:rPr>
          <w:rFonts w:ascii="Palatino" w:hAnsi="Palatino"/>
          <w:sz w:val="20"/>
          <w:szCs w:val="20"/>
        </w:rPr>
        <w:t>variance</w:t>
      </w:r>
      <w:r w:rsidR="00D073CE" w:rsidRPr="001E2543">
        <w:rPr>
          <w:rFonts w:ascii="Palatino" w:hAnsi="Palatino"/>
          <w:sz w:val="20"/>
          <w:szCs w:val="20"/>
        </w:rPr>
        <w:t xml:space="preserve">s </w:t>
      </w:r>
      <w:r w:rsidR="007B0E24" w:rsidRPr="001E2543">
        <w:rPr>
          <w:rFonts w:ascii="Palatino" w:hAnsi="Palatino"/>
          <w:sz w:val="20"/>
          <w:szCs w:val="20"/>
        </w:rPr>
        <w:t>with</w:t>
      </w:r>
      <w:r w:rsidR="00D073CE" w:rsidRPr="001E2543">
        <w:rPr>
          <w:rFonts w:ascii="Palatino" w:hAnsi="Palatino"/>
          <w:sz w:val="20"/>
          <w:szCs w:val="20"/>
        </w:rPr>
        <w:t xml:space="preserve"> </w:t>
      </w:r>
      <w:r w:rsidR="009D658E" w:rsidRPr="001E2543">
        <w:rPr>
          <w:rFonts w:ascii="Palatino" w:hAnsi="Palatino"/>
          <w:sz w:val="20"/>
          <w:szCs w:val="20"/>
        </w:rPr>
        <w:t>restricted maximum likelihood (REML)</w:t>
      </w:r>
      <w:r w:rsidR="00C6241B">
        <w:rPr>
          <w:rFonts w:ascii="Palatino" w:hAnsi="Palatino"/>
          <w:sz w:val="20"/>
          <w:szCs w:val="20"/>
        </w:rPr>
        <w:t xml:space="preserve"> </w:t>
      </w:r>
      <w:r w:rsidR="00C6241B">
        <w:rPr>
          <w:rFonts w:ascii="Palatino" w:hAnsi="Palatino"/>
          <w:sz w:val="20"/>
          <w:szCs w:val="20"/>
        </w:rPr>
        <w:fldChar w:fldCharType="begin">
          <w:fldData xml:space="preserve">PEVuZE5vdGU+PENpdGU+PEF1dGhvcj5HaWxtb3VyPC9BdXRob3I+PFllYXI+MTk5NTwvWWVhcj48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==
</w:fldData>
        </w:fldChar>
      </w:r>
      <w:r w:rsidR="00DB0A39">
        <w:rPr>
          <w:rFonts w:ascii="Palatino" w:hAnsi="Palatino"/>
          <w:sz w:val="20"/>
          <w:szCs w:val="20"/>
        </w:rPr>
        <w:instrText xml:space="preserve"> ADDIN EN.CITE </w:instrText>
      </w:r>
      <w:r w:rsidR="00DB0A39">
        <w:rPr>
          <w:rFonts w:ascii="Palatino" w:hAnsi="Palatino"/>
          <w:sz w:val="20"/>
          <w:szCs w:val="20"/>
        </w:rPr>
        <w:fldChar w:fldCharType="begin">
          <w:fldData xml:space="preserve">PEVuZE5vdGU+PENpdGU+PEF1dGhvcj5HaWxtb3VyPC9BdXRob3I+PFllYXI+MTk5NTwvWWVhcj48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==
</w:fldData>
        </w:fldChar>
      </w:r>
      <w:r w:rsidR="00DB0A39">
        <w:rPr>
          <w:rFonts w:ascii="Palatino" w:hAnsi="Palatino"/>
          <w:sz w:val="20"/>
          <w:szCs w:val="20"/>
        </w:rPr>
        <w:instrText xml:space="preserve"> ADDIN EN.CITE.DATA </w:instrText>
      </w:r>
      <w:r w:rsidR="00DB0A39">
        <w:rPr>
          <w:rFonts w:ascii="Palatino" w:hAnsi="Palatino"/>
          <w:sz w:val="20"/>
          <w:szCs w:val="20"/>
        </w:rPr>
      </w:r>
      <w:r w:rsidR="00DB0A39">
        <w:rPr>
          <w:rFonts w:ascii="Palatino" w:hAnsi="Palatino"/>
          <w:sz w:val="20"/>
          <w:szCs w:val="20"/>
        </w:rPr>
        <w:fldChar w:fldCharType="end"/>
      </w:r>
      <w:r w:rsidR="00C6241B">
        <w:rPr>
          <w:rFonts w:ascii="Palatino" w:hAnsi="Palatino"/>
          <w:sz w:val="20"/>
          <w:szCs w:val="20"/>
        </w:rPr>
      </w:r>
      <w:r w:rsidR="00C6241B">
        <w:rPr>
          <w:rFonts w:ascii="Palatino" w:hAnsi="Palatino"/>
          <w:sz w:val="20"/>
          <w:szCs w:val="20"/>
        </w:rPr>
        <w:fldChar w:fldCharType="separate"/>
      </w:r>
      <w:r w:rsidR="00DB0A39">
        <w:rPr>
          <w:rFonts w:ascii="Palatino" w:hAnsi="Palatino"/>
          <w:noProof/>
          <w:sz w:val="20"/>
          <w:szCs w:val="20"/>
        </w:rPr>
        <w:t>[22, 23]</w:t>
      </w:r>
      <w:r w:rsidR="00C6241B">
        <w:rPr>
          <w:rFonts w:ascii="Palatino" w:hAnsi="Palatino"/>
          <w:sz w:val="20"/>
          <w:szCs w:val="20"/>
        </w:rPr>
        <w:fldChar w:fldCharType="end"/>
      </w:r>
      <w:r w:rsidR="009D658E" w:rsidRPr="001E2543">
        <w:rPr>
          <w:rFonts w:ascii="Palatino" w:hAnsi="Palatino"/>
          <w:sz w:val="20"/>
          <w:szCs w:val="20"/>
        </w:rPr>
        <w:t xml:space="preserve">. All prediction accuracies reported in this paper are based on BLUP using REML-derived variance components, as this approach yielded higher prediction accuracies. </w:t>
      </w:r>
      <w:r w:rsidR="008C4909" w:rsidRPr="008C4909">
        <w:rPr>
          <w:rFonts w:ascii="Palatino" w:hAnsi="Palatino"/>
          <w:sz w:val="20"/>
          <w:szCs w:val="20"/>
        </w:rPr>
        <w:t>REML variance component estimation and BLUP predictions were carried out using the R package asreml (22, 23).</w:t>
      </w:r>
      <w:r w:rsidR="008C4909">
        <w:rPr>
          <w:rFonts w:ascii="Palatino" w:hAnsi="Palatino"/>
          <w:sz w:val="20"/>
          <w:szCs w:val="20"/>
        </w:rPr>
        <w:t xml:space="preserve"> </w:t>
      </w:r>
      <w:r w:rsidR="005B7CE4" w:rsidRPr="001E2543">
        <w:rPr>
          <w:rFonts w:ascii="Palatino" w:hAnsi="Palatino"/>
          <w:sz w:val="20"/>
          <w:szCs w:val="20"/>
        </w:rPr>
        <w:t xml:space="preserve">We note that variance components may have been affected by the fact that they are based on pre-corrected phenotypes </w:t>
      </w:r>
      <w:r w:rsidR="005B7CE4" w:rsidRPr="001E2543">
        <w:rPr>
          <w:rFonts w:ascii="Palatino" w:hAnsi="Palatino"/>
          <w:sz w:val="20"/>
          <w:szCs w:val="20"/>
        </w:rPr>
        <w:fldChar w:fldCharType="begin"/>
      </w:r>
      <w:r w:rsidR="00DB0A39">
        <w:rPr>
          <w:rFonts w:ascii="Palatino" w:hAnsi="Palatino"/>
          <w:sz w:val="20"/>
          <w:szCs w:val="20"/>
        </w:rPr>
        <w:instrText xml:space="preserve"> ADDIN EN.CITE &lt;EndNote&gt;&lt;Cite&gt;&lt;Author&gt;Duenk&lt;/Author&gt;&lt;Year&gt;2023&lt;/Year&gt;&lt;RecNum&gt;1553&lt;/RecNum&gt;&lt;DisplayText&gt;[24]&lt;/DisplayText&gt;&lt;record&gt;&lt;rec-number&gt;1553&lt;/rec-number&gt;&lt;foreign-keys&gt;&lt;key app="EN" db-id="af29dvpznfrdrke9a0uxa2eprdpvx02xa5es" timestamp="1773915840" guid="785aef65-686f-4a89-a3d4-1319d9a30ca0"&gt;1553&lt;/key&gt;&lt;/foreign-keys&gt;&lt;ref-type name="Conference Paper"&gt;47&lt;/ref-type&gt;&lt;contributors&gt;&lt;authors&gt;&lt;author&gt;Pascal Duenk&lt;/author&gt;&lt;author&gt;Piter Bijma&lt;/author&gt;&lt;/authors&gt;&lt;/contributors&gt;&lt;titles&gt;&lt;title&gt;Bias in estimated variance components and breeding values due to pre-correction of systematic effect&lt;/title&gt;&lt;secondary-title&gt;EAAP - 74th Annual Meeting&lt;/secondary-title&gt;&lt;tertiary-title&gt;Book of Abstracts&lt;/tertiary-title&gt;&lt;/titles&gt;&lt;pages&gt;785&lt;/pages&gt;&lt;dates&gt;&lt;year&gt;2023&lt;/year&gt;&lt;/dates&gt;&lt;pub-location&gt;Lyon&lt;/pub-location&gt;&lt;publisher&gt;Wageningen Academic Publishers&lt;/publisher&gt;&lt;isbn&gt;9789086863846&lt;/isbn&gt;&lt;urls&gt;&lt;/urls&gt;&lt;custom1&gt;Wageningen&lt;/custom1&gt;&lt;custom2&gt;2023&lt;/custom2&gt;&lt;custom3&gt;Book of Abstracts of the 74th Annual Meeting of the European Federation of Animal Science&lt;/custom3&gt;&lt;language&gt;English&lt;/language&gt;&lt;/record&gt;&lt;/Cite&gt;&lt;/EndNote&gt;</w:instrText>
      </w:r>
      <w:r w:rsidR="005B7CE4" w:rsidRPr="001E2543">
        <w:rPr>
          <w:rFonts w:ascii="Palatino" w:hAnsi="Palatino"/>
          <w:sz w:val="20"/>
          <w:szCs w:val="20"/>
        </w:rPr>
        <w:fldChar w:fldCharType="separate"/>
      </w:r>
      <w:r w:rsidR="00DB0A39">
        <w:rPr>
          <w:rFonts w:ascii="Palatino" w:hAnsi="Palatino"/>
          <w:noProof/>
          <w:sz w:val="20"/>
          <w:szCs w:val="20"/>
        </w:rPr>
        <w:t>[24]</w:t>
      </w:r>
      <w:r w:rsidR="005B7CE4" w:rsidRPr="001E2543">
        <w:rPr>
          <w:rFonts w:ascii="Palatino" w:hAnsi="Palatino"/>
          <w:sz w:val="20"/>
          <w:szCs w:val="20"/>
        </w:rPr>
        <w:fldChar w:fldCharType="end"/>
      </w:r>
      <w:r w:rsidR="005B7CE4" w:rsidRPr="001E2543">
        <w:rPr>
          <w:rFonts w:ascii="Palatino" w:hAnsi="Palatino"/>
          <w:sz w:val="20"/>
          <w:szCs w:val="20"/>
        </w:rPr>
        <w:t>.</w:t>
      </w:r>
    </w:p>
    <w:p w14:paraId="5AA3C30D" w14:textId="08BAD9A0" w:rsidR="00FB66BA" w:rsidRPr="001E2543" w:rsidRDefault="00FB66BA" w:rsidP="001F2462">
      <w:pPr>
        <w:jc w:val="both"/>
        <w:rPr>
          <w:rFonts w:ascii="Palatino" w:hAnsi="Palatino"/>
          <w:sz w:val="20"/>
          <w:szCs w:val="20"/>
        </w:rPr>
      </w:pPr>
      <w:r w:rsidRPr="001E2543">
        <w:rPr>
          <w:rFonts w:ascii="Palatino" w:hAnsi="Palatino"/>
          <w:sz w:val="20"/>
          <w:szCs w:val="20"/>
        </w:rPr>
        <w:t>Single-omic</w:t>
      </w:r>
      <w:r w:rsidR="004617F5" w:rsidRPr="001E2543">
        <w:rPr>
          <w:rFonts w:ascii="Palatino" w:hAnsi="Palatino"/>
          <w:sz w:val="20"/>
          <w:szCs w:val="20"/>
        </w:rPr>
        <w:t>s</w:t>
      </w:r>
      <w:r w:rsidRPr="001E2543">
        <w:rPr>
          <w:rFonts w:ascii="Palatino" w:hAnsi="Palatino"/>
          <w:sz w:val="20"/>
          <w:szCs w:val="20"/>
        </w:rPr>
        <w:t xml:space="preserve"> models included only one omic</w:t>
      </w:r>
      <w:r w:rsidR="004617F5" w:rsidRPr="001E2543">
        <w:rPr>
          <w:rFonts w:ascii="Palatino" w:hAnsi="Palatino"/>
          <w:sz w:val="20"/>
          <w:szCs w:val="20"/>
        </w:rPr>
        <w:t>s</w:t>
      </w:r>
      <w:r w:rsidRPr="001E2543">
        <w:rPr>
          <w:rFonts w:ascii="Palatino" w:hAnsi="Palatino"/>
          <w:sz w:val="20"/>
          <w:szCs w:val="20"/>
        </w:rPr>
        <w:t xml:space="preserve"> source at a time</w:t>
      </w:r>
      <w:r w:rsidR="00AC58EF" w:rsidRPr="001E2543">
        <w:rPr>
          <w:rFonts w:ascii="Palatino" w:hAnsi="Palatino"/>
          <w:sz w:val="20"/>
          <w:szCs w:val="20"/>
        </w:rPr>
        <w:t>, as indicated by the first letter of the model acronym.</w:t>
      </w:r>
      <w:r w:rsidRPr="001E2543">
        <w:rPr>
          <w:rFonts w:ascii="Palatino" w:hAnsi="Palatino"/>
          <w:sz w:val="20"/>
          <w:szCs w:val="20"/>
        </w:rPr>
        <w:t xml:space="preserve"> For example, the methylomic BLUP (MBLUP) model was defined as</w:t>
      </w:r>
    </w:p>
    <w:p w14:paraId="19BB1EAF" w14:textId="438CB8E5" w:rsidR="00FB66BA" w:rsidRPr="001E2543" w:rsidRDefault="00FB66BA" w:rsidP="0096436E">
      <w:pPr>
        <w:jc w:val="center"/>
        <w:rPr>
          <w:rFonts w:ascii="Palatino" w:hAnsi="Palatino"/>
          <w:bCs/>
          <w:sz w:val="20"/>
          <w:szCs w:val="20"/>
        </w:rPr>
      </w:pPr>
      <m:oMath>
        <m:r>
          <m:rPr>
            <m:sty m:val="b"/>
          </m:rPr>
          <w:rPr>
            <w:rFonts w:ascii="Cambria Math" w:hAnsi="Cambria Math"/>
            <w:sz w:val="20"/>
            <w:szCs w:val="20"/>
          </w:rPr>
          <m:t>y</m:t>
        </m:r>
        <m:r>
          <w:rPr>
            <w:rFonts w:ascii="Cambria Math" w:hAnsi="Cambria Math"/>
            <w:sz w:val="20"/>
            <w:szCs w:val="20"/>
          </w:rPr>
          <m:t>=</m:t>
        </m:r>
        <m:r>
          <m:rPr>
            <m:sty m:val="b"/>
          </m:rPr>
          <w:rPr>
            <w:rFonts w:ascii="Cambria Math" w:hAnsi="Cambria Math"/>
            <w:sz w:val="20"/>
            <w:szCs w:val="20"/>
          </w:rPr>
          <m:t>μ</m:t>
        </m:r>
        <m:r>
          <w:rPr>
            <w:rFonts w:ascii="Cambria Math" w:hAnsi="Cambria Math"/>
            <w:sz w:val="20"/>
            <w:szCs w:val="20"/>
          </w:rPr>
          <m:t>+</m:t>
        </m:r>
        <m:sSub>
          <m:sSubPr>
            <m:ctrlPr>
              <w:ins w:id="89" w:author="Lima Ayres, Levi" w:date="2026-04-07T13:24:00Z" w16du:dateUtc="2026-04-07T11:24:00Z">
                <w:rPr>
                  <w:rFonts w:ascii="Cambria Math" w:hAnsi="Cambria Math"/>
                  <w:i/>
                  <w:sz w:val="20"/>
                  <w:szCs w:val="20"/>
                </w:rPr>
              </w:ins>
            </m:ctrlPr>
          </m:sSubPr>
          <m:e>
            <m:sSub>
              <m:sSubPr>
                <m:ctrlPr>
                  <w:ins w:id="90"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m</m:t>
                </m:r>
              </m:sub>
            </m:sSub>
            <m:r>
              <m:rPr>
                <m:sty m:val="b"/>
              </m:rPr>
              <w:rPr>
                <w:rFonts w:ascii="Cambria Math" w:hAnsi="Cambria Math"/>
                <w:sz w:val="20"/>
                <w:szCs w:val="20"/>
              </w:rPr>
              <m:t>u</m:t>
            </m:r>
          </m:e>
          <m:sub>
            <m:r>
              <m:rPr>
                <m:sty m:val="p"/>
              </m:rPr>
              <w:rPr>
                <w:rFonts w:ascii="Cambria Math" w:hAnsi="Cambria Math"/>
                <w:sz w:val="20"/>
                <w:szCs w:val="20"/>
              </w:rPr>
              <m:t>m</m:t>
            </m:r>
          </m:sub>
        </m:sSub>
        <m:r>
          <w:rPr>
            <w:rFonts w:ascii="Cambria Math" w:hAnsi="Cambria Math"/>
            <w:sz w:val="20"/>
            <w:szCs w:val="20"/>
          </w:rPr>
          <m:t>+</m:t>
        </m:r>
        <m:r>
          <m:rPr>
            <m:sty m:val="b"/>
          </m:rPr>
          <w:rPr>
            <w:rFonts w:ascii="Cambria Math" w:hAnsi="Cambria Math"/>
            <w:sz w:val="20"/>
            <w:szCs w:val="20"/>
          </w:rPr>
          <m:t>e</m:t>
        </m:r>
      </m:oMath>
      <w:r w:rsidRPr="001E2543">
        <w:rPr>
          <w:rFonts w:ascii="Palatino" w:hAnsi="Palatino"/>
          <w:bCs/>
          <w:sz w:val="20"/>
          <w:szCs w:val="20"/>
        </w:rPr>
        <w:t>,</w:t>
      </w:r>
    </w:p>
    <w:p w14:paraId="514A7132" w14:textId="3467BD51" w:rsidR="00FB66BA" w:rsidRPr="001E2543" w:rsidRDefault="00FB66BA" w:rsidP="001F2462">
      <w:pPr>
        <w:jc w:val="both"/>
        <w:rPr>
          <w:rFonts w:ascii="Palatino" w:hAnsi="Palatino"/>
          <w:sz w:val="20"/>
          <w:szCs w:val="20"/>
        </w:rPr>
      </w:pPr>
      <w:r w:rsidRPr="001E2543">
        <w:rPr>
          <w:rFonts w:ascii="Palatino" w:hAnsi="Palatino"/>
          <w:bCs/>
          <w:sz w:val="20"/>
          <w:szCs w:val="20"/>
        </w:rPr>
        <w:t xml:space="preserve">with </w:t>
      </w:r>
      <m:oMath>
        <m:sSub>
          <m:sSubPr>
            <m:ctrlPr>
              <w:ins w:id="91" w:author="Lima Ayres, Levi" w:date="2026-04-07T13:24:00Z" w16du:dateUtc="2026-04-07T11:24:00Z">
                <w:rPr>
                  <w:rFonts w:ascii="Cambria Math" w:hAnsi="Cambria Math"/>
                  <w:b/>
                  <w:sz w:val="20"/>
                  <w:szCs w:val="20"/>
                </w:rPr>
              </w:ins>
            </m:ctrlPr>
          </m:sSubPr>
          <m:e>
            <m:r>
              <m:rPr>
                <m:sty m:val="b"/>
              </m:rPr>
              <w:rPr>
                <w:rFonts w:ascii="Cambria Math" w:hAnsi="Cambria Math"/>
                <w:sz w:val="20"/>
                <w:szCs w:val="20"/>
              </w:rPr>
              <m:t>u</m:t>
            </m:r>
          </m:e>
          <m:sub>
            <m:r>
              <m:rPr>
                <m:sty m:val="p"/>
              </m:rPr>
              <w:rPr>
                <w:rFonts w:ascii="Cambria Math" w:hAnsi="Cambria Math"/>
                <w:sz w:val="20"/>
                <w:szCs w:val="20"/>
              </w:rPr>
              <m:t>m</m:t>
            </m:r>
          </m:sub>
        </m:sSub>
        <m:r>
          <m:rPr>
            <m:scr m:val="script"/>
          </m:rPr>
          <w:rPr>
            <w:rFonts w:ascii="Cambria Math" w:hAnsi="Cambria Math"/>
            <w:sz w:val="20"/>
            <w:szCs w:val="20"/>
          </w:rPr>
          <m:t>∼N</m:t>
        </m:r>
        <m:d>
          <m:dPr>
            <m:ctrlPr>
              <w:ins w:id="92" w:author="Lima Ayres, Levi" w:date="2026-04-07T13:24:00Z" w16du:dateUtc="2026-04-07T11:24:00Z">
                <w:rPr>
                  <w:rFonts w:ascii="Cambria Math" w:hAnsi="Cambria Math"/>
                  <w:i/>
                  <w:sz w:val="20"/>
                  <w:szCs w:val="20"/>
                </w:rPr>
              </w:ins>
            </m:ctrlPr>
          </m:dPr>
          <m:e>
            <m:r>
              <m:rPr>
                <m:sty m:val="bi"/>
              </m:rPr>
              <w:rPr>
                <w:rFonts w:ascii="Cambria Math" w:hAnsi="Cambria Math"/>
                <w:sz w:val="20"/>
                <w:szCs w:val="20"/>
              </w:rPr>
              <m:t>0</m:t>
            </m:r>
            <m:r>
              <w:rPr>
                <w:rFonts w:ascii="Cambria Math" w:hAnsi="Cambria Math"/>
                <w:sz w:val="20"/>
                <w:szCs w:val="20"/>
              </w:rPr>
              <m:t>,</m:t>
            </m:r>
            <m:r>
              <m:rPr>
                <m:sty m:val="b"/>
              </m:rPr>
              <w:rPr>
                <w:rFonts w:ascii="Cambria Math" w:hAnsi="Cambria Math"/>
                <w:sz w:val="20"/>
                <w:szCs w:val="20"/>
              </w:rPr>
              <m:t>M</m:t>
            </m:r>
            <m:sSubSup>
              <m:sSubSupPr>
                <m:ctrlPr>
                  <w:ins w:id="93"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m</m:t>
                </m:r>
              </m:sub>
              <m:sup>
                <m:r>
                  <m:rPr>
                    <m:sty m:val="p"/>
                  </m:rPr>
                  <w:rPr>
                    <w:rFonts w:ascii="Cambria Math" w:hAnsi="Cambria Math"/>
                    <w:sz w:val="20"/>
                    <w:szCs w:val="20"/>
                  </w:rPr>
                  <m:t>2</m:t>
                </m:r>
              </m:sup>
            </m:sSubSup>
          </m:e>
        </m:d>
      </m:oMath>
      <w:r w:rsidRPr="001E2543">
        <w:rPr>
          <w:rFonts w:ascii="Palatino" w:hAnsi="Palatino"/>
          <w:sz w:val="20"/>
          <w:szCs w:val="20"/>
        </w:rPr>
        <w:t xml:space="preserve"> and </w:t>
      </w:r>
      <m:oMath>
        <m:r>
          <m:rPr>
            <m:sty m:val="b"/>
          </m:rPr>
          <w:rPr>
            <w:rFonts w:ascii="Cambria Math" w:hAnsi="Cambria Math"/>
            <w:sz w:val="20"/>
            <w:szCs w:val="20"/>
          </w:rPr>
          <m:t>e</m:t>
        </m:r>
        <m:r>
          <m:rPr>
            <m:scr m:val="script"/>
          </m:rPr>
          <w:rPr>
            <w:rFonts w:ascii="Cambria Math" w:hAnsi="Cambria Math"/>
            <w:sz w:val="20"/>
            <w:szCs w:val="20"/>
          </w:rPr>
          <m:t>∼N</m:t>
        </m:r>
        <m:r>
          <m:rPr>
            <m:sty m:val="p"/>
          </m:rPr>
          <w:rPr>
            <w:rFonts w:ascii="Cambria Math" w:hAnsi="Cambria Math"/>
            <w:sz w:val="20"/>
            <w:szCs w:val="20"/>
          </w:rPr>
          <m:t>(</m:t>
        </m:r>
        <m:r>
          <m:rPr>
            <m:sty m:val="b"/>
          </m:rPr>
          <w:rPr>
            <w:rFonts w:ascii="Cambria Math" w:hAnsi="Cambria Math"/>
            <w:sz w:val="20"/>
            <w:szCs w:val="20"/>
          </w:rPr>
          <m:t>0</m:t>
        </m:r>
        <m:r>
          <m:rPr>
            <m:sty m:val="p"/>
          </m:rPr>
          <w:rPr>
            <w:rFonts w:ascii="Cambria Math" w:hAnsi="Cambria Math"/>
            <w:sz w:val="20"/>
            <w:szCs w:val="20"/>
          </w:rPr>
          <m:t>,</m:t>
        </m:r>
        <m:r>
          <m:rPr>
            <m:sty m:val="b"/>
          </m:rPr>
          <w:rPr>
            <w:rFonts w:ascii="Cambria Math" w:hAnsi="Cambria Math"/>
            <w:sz w:val="20"/>
            <w:szCs w:val="20"/>
          </w:rPr>
          <m:t>I</m:t>
        </m:r>
        <m:sSubSup>
          <m:sSubSupPr>
            <m:ctrlPr>
              <w:ins w:id="94"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e</m:t>
            </m:r>
          </m:sub>
          <m:sup>
            <m:r>
              <m:rPr>
                <m:sty m:val="p"/>
              </m:rPr>
              <w:rPr>
                <w:rFonts w:ascii="Cambria Math" w:hAnsi="Cambria Math"/>
                <w:sz w:val="20"/>
                <w:szCs w:val="20"/>
              </w:rPr>
              <m:t>2</m:t>
            </m:r>
          </m:sup>
        </m:sSubSup>
        <m:r>
          <w:rPr>
            <w:rFonts w:ascii="Cambria Math" w:hAnsi="Cambria Math"/>
            <w:sz w:val="20"/>
            <w:szCs w:val="20"/>
          </w:rPr>
          <m:t>)</m:t>
        </m:r>
      </m:oMath>
      <w:r w:rsidRPr="001E2543">
        <w:rPr>
          <w:rFonts w:ascii="Palatino" w:hAnsi="Palatino"/>
          <w:sz w:val="20"/>
          <w:szCs w:val="20"/>
        </w:rPr>
        <w:t>. Multi-omic</w:t>
      </w:r>
      <w:r w:rsidR="007C5AA5" w:rsidRPr="001E2543">
        <w:rPr>
          <w:rFonts w:ascii="Palatino" w:hAnsi="Palatino"/>
          <w:sz w:val="20"/>
          <w:szCs w:val="20"/>
        </w:rPr>
        <w:t>s</w:t>
      </w:r>
      <w:r w:rsidRPr="001E2543">
        <w:rPr>
          <w:rFonts w:ascii="Palatino" w:hAnsi="Palatino"/>
          <w:sz w:val="20"/>
          <w:szCs w:val="20"/>
        </w:rPr>
        <w:t xml:space="preserve"> models</w:t>
      </w:r>
      <w:r w:rsidR="00F40415" w:rsidRPr="001E2543">
        <w:rPr>
          <w:rFonts w:ascii="Palatino" w:hAnsi="Palatino"/>
          <w:sz w:val="20"/>
          <w:szCs w:val="20"/>
        </w:rPr>
        <w:t xml:space="preserve"> (TMBLUP,  GTBLUP, GMBLUP, G</w:t>
      </w:r>
      <w:r w:rsidR="001F20F0" w:rsidRPr="001E2543">
        <w:rPr>
          <w:rFonts w:ascii="Palatino" w:hAnsi="Palatino"/>
          <w:sz w:val="20"/>
          <w:szCs w:val="20"/>
        </w:rPr>
        <w:t>x</w:t>
      </w:r>
      <w:r w:rsidR="00F40415" w:rsidRPr="001E2543">
        <w:rPr>
          <w:rFonts w:ascii="Palatino" w:hAnsi="Palatino"/>
          <w:sz w:val="20"/>
          <w:szCs w:val="20"/>
        </w:rPr>
        <w:t xml:space="preserve">MBLUP, </w:t>
      </w:r>
      <w:r w:rsidR="000C38FF" w:rsidRPr="001E2543">
        <w:rPr>
          <w:rFonts w:ascii="Palatino" w:hAnsi="Palatino"/>
          <w:sz w:val="20"/>
          <w:szCs w:val="20"/>
        </w:rPr>
        <w:t xml:space="preserve">and </w:t>
      </w:r>
      <w:r w:rsidR="00F40415" w:rsidRPr="001E2543">
        <w:rPr>
          <w:rFonts w:ascii="Palatino" w:hAnsi="Palatino"/>
          <w:sz w:val="20"/>
          <w:szCs w:val="20"/>
        </w:rPr>
        <w:t>GTMBLUP)</w:t>
      </w:r>
      <w:r w:rsidRPr="001E2543">
        <w:rPr>
          <w:rFonts w:ascii="Palatino" w:hAnsi="Palatino"/>
          <w:sz w:val="20"/>
          <w:szCs w:val="20"/>
        </w:rPr>
        <w:t xml:space="preserve"> </w:t>
      </w:r>
      <w:r w:rsidR="00862C0A" w:rsidRPr="001E2543">
        <w:rPr>
          <w:rFonts w:ascii="Palatino" w:hAnsi="Palatino"/>
          <w:sz w:val="20"/>
          <w:szCs w:val="20"/>
        </w:rPr>
        <w:t>combined more than one omics layer, again as indicated by the acronym</w:t>
      </w:r>
      <w:r w:rsidRPr="001E2543">
        <w:rPr>
          <w:rFonts w:ascii="Palatino" w:hAnsi="Palatino"/>
          <w:sz w:val="20"/>
          <w:szCs w:val="20"/>
        </w:rPr>
        <w:t xml:space="preserve">. </w:t>
      </w:r>
      <w:r w:rsidR="00862C0A" w:rsidRPr="001E2543">
        <w:rPr>
          <w:rFonts w:ascii="Palatino" w:hAnsi="Palatino"/>
          <w:sz w:val="20"/>
          <w:szCs w:val="20"/>
        </w:rPr>
        <w:t>For example, the GTMBLUP model incorporated genotypic, transcriptomic, and methylomic random effects:</w:t>
      </w:r>
    </w:p>
    <w:p w14:paraId="1C1C8506" w14:textId="5E78585B" w:rsidR="00FB66BA" w:rsidRPr="001E2543" w:rsidRDefault="00FB66BA" w:rsidP="008C4909">
      <w:pPr>
        <w:jc w:val="center"/>
        <w:rPr>
          <w:rFonts w:ascii="Palatino" w:hAnsi="Palatino"/>
          <w:sz w:val="20"/>
          <w:szCs w:val="20"/>
        </w:rPr>
      </w:pPr>
      <m:oMath>
        <m:r>
          <m:rPr>
            <m:sty m:val="b"/>
          </m:rPr>
          <w:rPr>
            <w:rFonts w:ascii="Cambria Math" w:hAnsi="Cambria Math"/>
            <w:sz w:val="20"/>
            <w:szCs w:val="20"/>
          </w:rPr>
          <m:t>y</m:t>
        </m:r>
        <m:r>
          <w:rPr>
            <w:rFonts w:ascii="Cambria Math" w:hAnsi="Cambria Math"/>
            <w:sz w:val="20"/>
            <w:szCs w:val="20"/>
          </w:rPr>
          <m:t>=</m:t>
        </m:r>
        <m:r>
          <m:rPr>
            <m:sty m:val="b"/>
          </m:rPr>
          <w:rPr>
            <w:rFonts w:ascii="Cambria Math" w:hAnsi="Cambria Math"/>
            <w:sz w:val="20"/>
            <w:szCs w:val="20"/>
          </w:rPr>
          <m:t>μ</m:t>
        </m:r>
        <m:r>
          <w:rPr>
            <w:rFonts w:ascii="Cambria Math" w:hAnsi="Cambria Math"/>
            <w:sz w:val="20"/>
            <w:szCs w:val="20"/>
          </w:rPr>
          <m:t>+</m:t>
        </m:r>
        <m:sSub>
          <m:sSubPr>
            <m:ctrlPr>
              <w:ins w:id="95" w:author="Lima Ayres, Levi" w:date="2026-04-07T13:24:00Z" w16du:dateUtc="2026-04-07T11:24:00Z">
                <w:rPr>
                  <w:rFonts w:ascii="Cambria Math" w:hAnsi="Cambria Math"/>
                  <w:i/>
                  <w:sz w:val="20"/>
                  <w:szCs w:val="20"/>
                </w:rPr>
              </w:ins>
            </m:ctrlPr>
          </m:sSubPr>
          <m:e>
            <m:sSub>
              <m:sSubPr>
                <m:ctrlPr>
                  <w:ins w:id="96"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g</m:t>
                </m:r>
              </m:sub>
            </m:sSub>
            <m:r>
              <m:rPr>
                <m:sty m:val="b"/>
              </m:rPr>
              <w:rPr>
                <w:rFonts w:ascii="Cambria Math" w:hAnsi="Cambria Math"/>
                <w:sz w:val="20"/>
                <w:szCs w:val="20"/>
              </w:rPr>
              <m:t>u</m:t>
            </m:r>
          </m:e>
          <m:sub>
            <m:r>
              <m:rPr>
                <m:sty m:val="p"/>
              </m:rPr>
              <w:rPr>
                <w:rFonts w:ascii="Cambria Math" w:hAnsi="Cambria Math"/>
                <w:sz w:val="20"/>
                <w:szCs w:val="20"/>
              </w:rPr>
              <m:t>g</m:t>
            </m:r>
          </m:sub>
        </m:sSub>
        <m:r>
          <w:rPr>
            <w:rFonts w:ascii="Cambria Math" w:hAnsi="Cambria Math"/>
            <w:sz w:val="20"/>
            <w:szCs w:val="20"/>
          </w:rPr>
          <m:t>+</m:t>
        </m:r>
        <m:sSub>
          <m:sSubPr>
            <m:ctrlPr>
              <w:ins w:id="97" w:author="Lima Ayres, Levi" w:date="2026-04-07T13:24:00Z" w16du:dateUtc="2026-04-07T11:24:00Z">
                <w:rPr>
                  <w:rFonts w:ascii="Cambria Math" w:hAnsi="Cambria Math"/>
                  <w:i/>
                  <w:sz w:val="20"/>
                  <w:szCs w:val="20"/>
                </w:rPr>
              </w:ins>
            </m:ctrlPr>
          </m:sSubPr>
          <m:e>
            <m:sSub>
              <m:sSubPr>
                <m:ctrlPr>
                  <w:ins w:id="98"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t</m:t>
                </m:r>
              </m:sub>
            </m:sSub>
            <m:r>
              <m:rPr>
                <m:sty m:val="b"/>
              </m:rPr>
              <w:rPr>
                <w:rFonts w:ascii="Cambria Math" w:hAnsi="Cambria Math"/>
                <w:sz w:val="20"/>
                <w:szCs w:val="20"/>
              </w:rPr>
              <m:t>u</m:t>
            </m:r>
          </m:e>
          <m:sub>
            <m:r>
              <m:rPr>
                <m:sty m:val="p"/>
              </m:rPr>
              <w:rPr>
                <w:rFonts w:ascii="Cambria Math" w:hAnsi="Cambria Math"/>
                <w:sz w:val="20"/>
                <w:szCs w:val="20"/>
              </w:rPr>
              <m:t>t</m:t>
            </m:r>
          </m:sub>
        </m:sSub>
        <m:r>
          <w:rPr>
            <w:rFonts w:ascii="Cambria Math" w:hAnsi="Cambria Math"/>
            <w:sz w:val="20"/>
            <w:szCs w:val="20"/>
          </w:rPr>
          <m:t>+</m:t>
        </m:r>
        <m:sSub>
          <m:sSubPr>
            <m:ctrlPr>
              <w:ins w:id="99" w:author="Lima Ayres, Levi" w:date="2026-04-07T13:24:00Z" w16du:dateUtc="2026-04-07T11:24:00Z">
                <w:rPr>
                  <w:rFonts w:ascii="Cambria Math" w:hAnsi="Cambria Math"/>
                  <w:i/>
                  <w:sz w:val="20"/>
                  <w:szCs w:val="20"/>
                </w:rPr>
              </w:ins>
            </m:ctrlPr>
          </m:sSubPr>
          <m:e>
            <m:sSub>
              <m:sSubPr>
                <m:ctrlPr>
                  <w:ins w:id="100"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m</m:t>
                </m:r>
              </m:sub>
            </m:sSub>
            <m:r>
              <m:rPr>
                <m:sty m:val="b"/>
              </m:rPr>
              <w:rPr>
                <w:rFonts w:ascii="Cambria Math" w:hAnsi="Cambria Math"/>
                <w:sz w:val="20"/>
                <w:szCs w:val="20"/>
              </w:rPr>
              <m:t>u</m:t>
            </m:r>
          </m:e>
          <m:sub>
            <m:r>
              <m:rPr>
                <m:sty m:val="p"/>
              </m:rPr>
              <w:rPr>
                <w:rFonts w:ascii="Cambria Math" w:hAnsi="Cambria Math"/>
                <w:sz w:val="20"/>
                <w:szCs w:val="20"/>
              </w:rPr>
              <m:t>m</m:t>
            </m:r>
          </m:sub>
        </m:sSub>
        <m:r>
          <w:rPr>
            <w:rFonts w:ascii="Cambria Math" w:hAnsi="Cambria Math"/>
            <w:sz w:val="20"/>
            <w:szCs w:val="20"/>
          </w:rPr>
          <m:t>+</m:t>
        </m:r>
        <m:r>
          <m:rPr>
            <m:sty m:val="b"/>
          </m:rPr>
          <w:rPr>
            <w:rFonts w:ascii="Cambria Math" w:hAnsi="Cambria Math"/>
            <w:sz w:val="20"/>
            <w:szCs w:val="20"/>
          </w:rPr>
          <m:t>e</m:t>
        </m:r>
      </m:oMath>
      <w:r w:rsidRPr="001E2543">
        <w:rPr>
          <w:rFonts w:ascii="Palatino" w:hAnsi="Palatino"/>
          <w:bCs/>
          <w:sz w:val="20"/>
          <w:szCs w:val="20"/>
        </w:rPr>
        <w:t>,</w:t>
      </w:r>
    </w:p>
    <w:p w14:paraId="7729D807" w14:textId="072130D4" w:rsidR="0006105C" w:rsidRPr="001E2543" w:rsidRDefault="00FB66BA" w:rsidP="001F2462">
      <w:pPr>
        <w:jc w:val="both"/>
        <w:rPr>
          <w:rFonts w:ascii="Palatino" w:hAnsi="Palatino"/>
          <w:sz w:val="20"/>
          <w:szCs w:val="20"/>
        </w:rPr>
      </w:pPr>
      <w:r w:rsidRPr="001E2543">
        <w:rPr>
          <w:rFonts w:ascii="Palatino" w:hAnsi="Palatino"/>
          <w:sz w:val="20"/>
          <w:szCs w:val="20"/>
        </w:rPr>
        <w:t xml:space="preserve">where </w:t>
      </w:r>
      <m:oMath>
        <m:sSub>
          <m:sSubPr>
            <m:ctrlPr>
              <w:ins w:id="101" w:author="Lima Ayres, Levi" w:date="2026-04-07T13:24:00Z" w16du:dateUtc="2026-04-07T11:24:00Z">
                <w:rPr>
                  <w:rFonts w:ascii="Cambria Math" w:hAnsi="Cambria Math"/>
                  <w:b/>
                  <w:sz w:val="20"/>
                  <w:szCs w:val="20"/>
                </w:rPr>
              </w:ins>
            </m:ctrlPr>
          </m:sSubPr>
          <m:e>
            <m:r>
              <m:rPr>
                <m:sty m:val="b"/>
              </m:rPr>
              <w:rPr>
                <w:rFonts w:ascii="Cambria Math" w:hAnsi="Cambria Math"/>
                <w:sz w:val="20"/>
                <w:szCs w:val="20"/>
              </w:rPr>
              <m:t>u</m:t>
            </m:r>
          </m:e>
          <m:sub>
            <m:r>
              <m:rPr>
                <m:sty m:val="p"/>
              </m:rPr>
              <w:rPr>
                <w:rFonts w:ascii="Cambria Math" w:hAnsi="Cambria Math"/>
                <w:sz w:val="20"/>
                <w:szCs w:val="20"/>
              </w:rPr>
              <m:t>g</m:t>
            </m:r>
          </m:sub>
        </m:sSub>
        <m:r>
          <m:rPr>
            <m:scr m:val="script"/>
          </m:rPr>
          <w:rPr>
            <w:rFonts w:ascii="Cambria Math" w:hAnsi="Cambria Math"/>
            <w:sz w:val="20"/>
            <w:szCs w:val="20"/>
          </w:rPr>
          <m:t>∼N</m:t>
        </m:r>
        <m:d>
          <m:dPr>
            <m:ctrlPr>
              <w:ins w:id="102" w:author="Lima Ayres, Levi" w:date="2026-04-07T13:24:00Z" w16du:dateUtc="2026-04-07T11:24:00Z">
                <w:rPr>
                  <w:rFonts w:ascii="Cambria Math" w:hAnsi="Cambria Math"/>
                  <w:iCs/>
                  <w:sz w:val="20"/>
                  <w:szCs w:val="20"/>
                </w:rPr>
              </w:ins>
            </m:ctrlPr>
          </m:dPr>
          <m:e>
            <m:r>
              <m:rPr>
                <m:sty m:val="b"/>
              </m:rPr>
              <w:rPr>
                <w:rFonts w:ascii="Cambria Math" w:hAnsi="Cambria Math"/>
                <w:sz w:val="20"/>
                <w:szCs w:val="20"/>
              </w:rPr>
              <m:t>0</m:t>
            </m:r>
            <m:r>
              <m:rPr>
                <m:sty m:val="p"/>
              </m:rPr>
              <w:rPr>
                <w:rFonts w:ascii="Cambria Math" w:hAnsi="Cambria Math"/>
                <w:sz w:val="20"/>
                <w:szCs w:val="20"/>
              </w:rPr>
              <m:t>,</m:t>
            </m:r>
            <m:r>
              <m:rPr>
                <m:sty m:val="b"/>
              </m:rPr>
              <w:rPr>
                <w:rFonts w:ascii="Cambria Math" w:hAnsi="Cambria Math"/>
                <w:sz w:val="20"/>
                <w:szCs w:val="20"/>
              </w:rPr>
              <m:t>G</m:t>
            </m:r>
            <m:sSubSup>
              <m:sSubSupPr>
                <m:ctrlPr>
                  <w:ins w:id="103"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g</m:t>
                </m:r>
              </m:sub>
              <m:sup>
                <m:r>
                  <m:rPr>
                    <m:sty m:val="p"/>
                  </m:rPr>
                  <w:rPr>
                    <w:rFonts w:ascii="Cambria Math" w:hAnsi="Cambria Math"/>
                    <w:sz w:val="20"/>
                    <w:szCs w:val="20"/>
                  </w:rPr>
                  <m:t>2</m:t>
                </m:r>
              </m:sup>
            </m:sSubSup>
          </m:e>
        </m:d>
      </m:oMath>
      <w:r w:rsidRPr="00AC4E0A">
        <w:rPr>
          <w:rFonts w:ascii="Palatino" w:hAnsi="Palatino"/>
          <w:iCs/>
          <w:sz w:val="20"/>
          <w:szCs w:val="20"/>
        </w:rPr>
        <w:t>,</w:t>
      </w:r>
      <w:r w:rsidRPr="001E2543">
        <w:rPr>
          <w:rFonts w:ascii="Palatino" w:hAnsi="Palatino"/>
          <w:sz w:val="20"/>
          <w:szCs w:val="20"/>
        </w:rPr>
        <w:t xml:space="preserve"> </w:t>
      </w:r>
      <m:oMath>
        <m:sSub>
          <m:sSubPr>
            <m:ctrlPr>
              <w:ins w:id="104" w:author="Lima Ayres, Levi" w:date="2026-04-07T13:24:00Z" w16du:dateUtc="2026-04-07T11:24:00Z">
                <w:rPr>
                  <w:rFonts w:ascii="Cambria Math" w:hAnsi="Cambria Math"/>
                  <w:b/>
                  <w:sz w:val="20"/>
                  <w:szCs w:val="20"/>
                </w:rPr>
              </w:ins>
            </m:ctrlPr>
          </m:sSubPr>
          <m:e>
            <m:r>
              <m:rPr>
                <m:sty m:val="b"/>
              </m:rPr>
              <w:rPr>
                <w:rFonts w:ascii="Cambria Math" w:hAnsi="Cambria Math"/>
                <w:sz w:val="20"/>
                <w:szCs w:val="20"/>
              </w:rPr>
              <m:t>u</m:t>
            </m:r>
          </m:e>
          <m:sub>
            <m:r>
              <m:rPr>
                <m:sty m:val="p"/>
              </m:rPr>
              <w:rPr>
                <w:rFonts w:ascii="Cambria Math" w:hAnsi="Cambria Math"/>
                <w:sz w:val="20"/>
                <w:szCs w:val="20"/>
              </w:rPr>
              <m:t>t</m:t>
            </m:r>
          </m:sub>
        </m:sSub>
        <m:r>
          <m:rPr>
            <m:scr m:val="script"/>
          </m:rPr>
          <w:rPr>
            <w:rFonts w:ascii="Cambria Math" w:hAnsi="Cambria Math"/>
            <w:sz w:val="20"/>
            <w:szCs w:val="20"/>
          </w:rPr>
          <m:t>∼N</m:t>
        </m:r>
        <m:d>
          <m:dPr>
            <m:ctrlPr>
              <w:ins w:id="105" w:author="Lima Ayres, Levi" w:date="2026-04-07T13:24:00Z" w16du:dateUtc="2026-04-07T11:24:00Z">
                <w:rPr>
                  <w:rFonts w:ascii="Cambria Math" w:hAnsi="Cambria Math"/>
                  <w:i/>
                  <w:sz w:val="20"/>
                  <w:szCs w:val="20"/>
                </w:rPr>
              </w:ins>
            </m:ctrlPr>
          </m:dPr>
          <m:e>
            <m:r>
              <m:rPr>
                <m:sty m:val="bi"/>
              </m:rPr>
              <w:rPr>
                <w:rFonts w:ascii="Cambria Math" w:hAnsi="Cambria Math"/>
                <w:sz w:val="20"/>
                <w:szCs w:val="20"/>
              </w:rPr>
              <m:t>0</m:t>
            </m:r>
            <m:r>
              <m:rPr>
                <m:sty m:val="p"/>
              </m:rPr>
              <w:rPr>
                <w:rFonts w:ascii="Cambria Math" w:hAnsi="Cambria Math"/>
                <w:sz w:val="20"/>
                <w:szCs w:val="20"/>
              </w:rPr>
              <m:t>,</m:t>
            </m:r>
            <m:r>
              <m:rPr>
                <m:sty m:val="b"/>
              </m:rPr>
              <w:rPr>
                <w:rFonts w:ascii="Cambria Math" w:hAnsi="Cambria Math"/>
                <w:sz w:val="20"/>
                <w:szCs w:val="20"/>
              </w:rPr>
              <m:t>T</m:t>
            </m:r>
            <m:sSubSup>
              <m:sSubSupPr>
                <m:ctrlPr>
                  <w:ins w:id="106"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t</m:t>
                </m:r>
              </m:sub>
              <m:sup>
                <m:r>
                  <m:rPr>
                    <m:sty m:val="p"/>
                  </m:rPr>
                  <w:rPr>
                    <w:rFonts w:ascii="Cambria Math" w:hAnsi="Cambria Math"/>
                    <w:sz w:val="20"/>
                    <w:szCs w:val="20"/>
                  </w:rPr>
                  <m:t>2</m:t>
                </m:r>
              </m:sup>
            </m:sSubSup>
          </m:e>
        </m:d>
      </m:oMath>
      <w:r w:rsidRPr="001E2543">
        <w:rPr>
          <w:rFonts w:ascii="Palatino" w:hAnsi="Palatino"/>
          <w:sz w:val="20"/>
          <w:szCs w:val="20"/>
        </w:rPr>
        <w:t xml:space="preserve">, </w:t>
      </w:r>
      <m:oMath>
        <m:sSub>
          <m:sSubPr>
            <m:ctrlPr>
              <w:ins w:id="107" w:author="Lima Ayres, Levi" w:date="2026-04-07T13:24:00Z" w16du:dateUtc="2026-04-07T11:24:00Z">
                <w:rPr>
                  <w:rFonts w:ascii="Cambria Math" w:hAnsi="Cambria Math"/>
                  <w:b/>
                  <w:sz w:val="20"/>
                  <w:szCs w:val="20"/>
                </w:rPr>
              </w:ins>
            </m:ctrlPr>
          </m:sSubPr>
          <m:e>
            <m:r>
              <m:rPr>
                <m:sty m:val="b"/>
              </m:rPr>
              <w:rPr>
                <w:rFonts w:ascii="Cambria Math" w:hAnsi="Cambria Math"/>
                <w:sz w:val="20"/>
                <w:szCs w:val="20"/>
              </w:rPr>
              <m:t>u</m:t>
            </m:r>
          </m:e>
          <m:sub>
            <m:r>
              <m:rPr>
                <m:sty m:val="p"/>
              </m:rPr>
              <w:rPr>
                <w:rFonts w:ascii="Cambria Math" w:hAnsi="Cambria Math"/>
                <w:sz w:val="20"/>
                <w:szCs w:val="20"/>
              </w:rPr>
              <m:t>m</m:t>
            </m:r>
          </m:sub>
        </m:sSub>
        <m:r>
          <m:rPr>
            <m:scr m:val="script"/>
          </m:rPr>
          <w:rPr>
            <w:rFonts w:ascii="Cambria Math" w:hAnsi="Cambria Math"/>
            <w:sz w:val="20"/>
            <w:szCs w:val="20"/>
          </w:rPr>
          <m:t>∼N</m:t>
        </m:r>
        <m:d>
          <m:dPr>
            <m:ctrlPr>
              <w:ins w:id="108" w:author="Lima Ayres, Levi" w:date="2026-04-07T13:24:00Z" w16du:dateUtc="2026-04-07T11:24:00Z">
                <w:rPr>
                  <w:rFonts w:ascii="Cambria Math" w:hAnsi="Cambria Math"/>
                  <w:i/>
                  <w:sz w:val="20"/>
                  <w:szCs w:val="20"/>
                </w:rPr>
              </w:ins>
            </m:ctrlPr>
          </m:dPr>
          <m:e>
            <m:r>
              <m:rPr>
                <m:sty m:val="bi"/>
              </m:rPr>
              <w:rPr>
                <w:rFonts w:ascii="Cambria Math" w:hAnsi="Cambria Math"/>
                <w:sz w:val="20"/>
                <w:szCs w:val="20"/>
              </w:rPr>
              <m:t>0</m:t>
            </m:r>
            <m:r>
              <w:rPr>
                <w:rFonts w:ascii="Cambria Math" w:hAnsi="Cambria Math"/>
                <w:sz w:val="20"/>
                <w:szCs w:val="20"/>
              </w:rPr>
              <m:t>,</m:t>
            </m:r>
            <m:r>
              <m:rPr>
                <m:sty m:val="b"/>
              </m:rPr>
              <w:rPr>
                <w:rFonts w:ascii="Cambria Math" w:hAnsi="Cambria Math"/>
                <w:sz w:val="20"/>
                <w:szCs w:val="20"/>
              </w:rPr>
              <m:t>M</m:t>
            </m:r>
            <m:sSubSup>
              <m:sSubSupPr>
                <m:ctrlPr>
                  <w:ins w:id="109"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m</m:t>
                </m:r>
              </m:sub>
              <m:sup>
                <m:r>
                  <m:rPr>
                    <m:sty m:val="p"/>
                  </m:rPr>
                  <w:rPr>
                    <w:rFonts w:ascii="Cambria Math" w:hAnsi="Cambria Math"/>
                    <w:sz w:val="20"/>
                    <w:szCs w:val="20"/>
                  </w:rPr>
                  <m:t>2</m:t>
                </m:r>
              </m:sup>
            </m:sSubSup>
          </m:e>
        </m:d>
      </m:oMath>
      <w:r w:rsidR="00570BEA" w:rsidRPr="001E2543">
        <w:rPr>
          <w:rFonts w:ascii="Palatino" w:hAnsi="Palatino"/>
          <w:sz w:val="20"/>
          <w:szCs w:val="20"/>
        </w:rPr>
        <w:t xml:space="preserve">, and </w:t>
      </w:r>
      <m:oMath>
        <m:r>
          <m:rPr>
            <m:sty m:val="b"/>
          </m:rPr>
          <w:rPr>
            <w:rFonts w:ascii="Cambria Math" w:hAnsi="Cambria Math"/>
            <w:sz w:val="20"/>
            <w:szCs w:val="20"/>
          </w:rPr>
          <m:t>e</m:t>
        </m:r>
        <m:r>
          <m:rPr>
            <m:scr m:val="script"/>
          </m:rPr>
          <w:rPr>
            <w:rFonts w:ascii="Cambria Math" w:hAnsi="Cambria Math"/>
            <w:sz w:val="20"/>
            <w:szCs w:val="20"/>
          </w:rPr>
          <m:t>∼N</m:t>
        </m:r>
        <m:d>
          <m:dPr>
            <m:ctrlPr>
              <w:ins w:id="110" w:author="Lima Ayres, Levi" w:date="2026-04-07T13:24:00Z" w16du:dateUtc="2026-04-07T11:24:00Z">
                <w:rPr>
                  <w:rFonts w:ascii="Cambria Math" w:hAnsi="Cambria Math"/>
                  <w:iCs/>
                  <w:sz w:val="20"/>
                  <w:szCs w:val="20"/>
                </w:rPr>
              </w:ins>
            </m:ctrlPr>
          </m:dPr>
          <m:e>
            <m:r>
              <m:rPr>
                <m:sty m:val="b"/>
              </m:rPr>
              <w:rPr>
                <w:rFonts w:ascii="Cambria Math" w:hAnsi="Cambria Math"/>
                <w:sz w:val="20"/>
                <w:szCs w:val="20"/>
              </w:rPr>
              <m:t>0</m:t>
            </m:r>
            <m:r>
              <m:rPr>
                <m:sty m:val="p"/>
              </m:rPr>
              <w:rPr>
                <w:rFonts w:ascii="Cambria Math" w:hAnsi="Cambria Math"/>
                <w:sz w:val="20"/>
                <w:szCs w:val="20"/>
              </w:rPr>
              <m:t>,</m:t>
            </m:r>
            <m:r>
              <m:rPr>
                <m:sty m:val="b"/>
              </m:rPr>
              <w:rPr>
                <w:rFonts w:ascii="Cambria Math" w:hAnsi="Cambria Math"/>
                <w:sz w:val="20"/>
                <w:szCs w:val="20"/>
              </w:rPr>
              <m:t>I</m:t>
            </m:r>
            <m:sSubSup>
              <m:sSubSupPr>
                <m:ctrlPr>
                  <w:ins w:id="111"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e</m:t>
                </m:r>
              </m:sub>
              <m:sup>
                <m:r>
                  <m:rPr>
                    <m:sty m:val="p"/>
                  </m:rPr>
                  <w:rPr>
                    <w:rFonts w:ascii="Cambria Math" w:hAnsi="Cambria Math"/>
                    <w:sz w:val="20"/>
                    <w:szCs w:val="20"/>
                  </w:rPr>
                  <m:t>2</m:t>
                </m:r>
              </m:sup>
            </m:sSubSup>
          </m:e>
        </m:d>
      </m:oMath>
      <w:r w:rsidR="00570BEA" w:rsidRPr="001E2543">
        <w:rPr>
          <w:rFonts w:ascii="Palatino" w:hAnsi="Palatino"/>
          <w:sz w:val="20"/>
          <w:szCs w:val="20"/>
        </w:rPr>
        <w:t>.</w:t>
      </w:r>
    </w:p>
    <w:p w14:paraId="335034A2" w14:textId="51264BAB" w:rsidR="00570BEA" w:rsidRPr="001E2543" w:rsidRDefault="00570BEA" w:rsidP="001F2462">
      <w:pPr>
        <w:jc w:val="both"/>
        <w:rPr>
          <w:rFonts w:ascii="Palatino" w:hAnsi="Palatino"/>
          <w:sz w:val="20"/>
          <w:szCs w:val="20"/>
        </w:rPr>
      </w:pPr>
      <w:r w:rsidRPr="001E2543">
        <w:rPr>
          <w:rFonts w:ascii="Palatino" w:hAnsi="Palatino"/>
          <w:sz w:val="20"/>
          <w:szCs w:val="20"/>
        </w:rPr>
        <w:t>To account for potential interaction effects between genomic and methylomic effects, we also fitted a G×MBLUP model including a genomic-by-methylomic interaction term:</w:t>
      </w:r>
    </w:p>
    <w:p w14:paraId="1012882E" w14:textId="79846226" w:rsidR="0049195B" w:rsidRPr="001E2543" w:rsidRDefault="0049195B" w:rsidP="001F2462">
      <w:pPr>
        <w:jc w:val="both"/>
        <w:rPr>
          <w:rFonts w:ascii="Palatino" w:hAnsi="Palatino"/>
          <w:sz w:val="20"/>
          <w:szCs w:val="20"/>
        </w:rPr>
      </w:pPr>
      <m:oMathPara>
        <m:oMath>
          <m:r>
            <m:rPr>
              <m:sty m:val="b"/>
            </m:rPr>
            <w:rPr>
              <w:rFonts w:ascii="Cambria Math" w:hAnsi="Cambria Math"/>
              <w:sz w:val="20"/>
              <w:szCs w:val="20"/>
            </w:rPr>
            <m:t>y</m:t>
          </m:r>
          <m:r>
            <w:rPr>
              <w:rFonts w:ascii="Cambria Math" w:hAnsi="Cambria Math"/>
              <w:sz w:val="20"/>
              <w:szCs w:val="20"/>
            </w:rPr>
            <m:t>=</m:t>
          </m:r>
          <m:r>
            <m:rPr>
              <m:sty m:val="b"/>
            </m:rPr>
            <w:rPr>
              <w:rFonts w:ascii="Cambria Math" w:hAnsi="Cambria Math"/>
              <w:sz w:val="20"/>
              <w:szCs w:val="20"/>
            </w:rPr>
            <m:t>μ</m:t>
          </m:r>
          <m:r>
            <w:rPr>
              <w:rFonts w:ascii="Cambria Math" w:hAnsi="Cambria Math"/>
              <w:sz w:val="20"/>
              <w:szCs w:val="20"/>
            </w:rPr>
            <m:t>+</m:t>
          </m:r>
          <m:sSub>
            <m:sSubPr>
              <m:ctrlPr>
                <w:ins w:id="112" w:author="Lima Ayres, Levi" w:date="2026-04-07T13:24:00Z" w16du:dateUtc="2026-04-07T11:24:00Z">
                  <w:rPr>
                    <w:rFonts w:ascii="Cambria Math" w:hAnsi="Cambria Math"/>
                    <w:i/>
                    <w:sz w:val="20"/>
                    <w:szCs w:val="20"/>
                  </w:rPr>
                </w:ins>
              </m:ctrlPr>
            </m:sSubPr>
            <m:e>
              <m:sSub>
                <m:sSubPr>
                  <m:ctrlPr>
                    <w:ins w:id="113"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g</m:t>
                  </m:r>
                </m:sub>
              </m:sSub>
              <m:r>
                <m:rPr>
                  <m:sty m:val="b"/>
                </m:rPr>
                <w:rPr>
                  <w:rFonts w:ascii="Cambria Math" w:hAnsi="Cambria Math"/>
                  <w:sz w:val="20"/>
                  <w:szCs w:val="20"/>
                </w:rPr>
                <m:t>u</m:t>
              </m:r>
            </m:e>
            <m:sub>
              <m:r>
                <m:rPr>
                  <m:sty m:val="p"/>
                </m:rPr>
                <w:rPr>
                  <w:rFonts w:ascii="Cambria Math" w:hAnsi="Cambria Math"/>
                  <w:sz w:val="20"/>
                  <w:szCs w:val="20"/>
                </w:rPr>
                <m:t>g</m:t>
              </m:r>
            </m:sub>
          </m:sSub>
          <m:r>
            <w:rPr>
              <w:rFonts w:ascii="Cambria Math" w:hAnsi="Cambria Math"/>
              <w:sz w:val="20"/>
              <w:szCs w:val="20"/>
            </w:rPr>
            <m:t>+</m:t>
          </m:r>
          <m:sSub>
            <m:sSubPr>
              <m:ctrlPr>
                <w:ins w:id="114" w:author="Lima Ayres, Levi" w:date="2026-04-07T13:24:00Z" w16du:dateUtc="2026-04-07T11:24:00Z">
                  <w:rPr>
                    <w:rFonts w:ascii="Cambria Math" w:hAnsi="Cambria Math"/>
                    <w:i/>
                    <w:sz w:val="20"/>
                    <w:szCs w:val="20"/>
                  </w:rPr>
                </w:ins>
              </m:ctrlPr>
            </m:sSubPr>
            <m:e>
              <m:sSub>
                <m:sSubPr>
                  <m:ctrlPr>
                    <w:ins w:id="115"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m</m:t>
                  </m:r>
                </m:sub>
              </m:sSub>
              <m:r>
                <m:rPr>
                  <m:sty m:val="b"/>
                </m:rPr>
                <w:rPr>
                  <w:rFonts w:ascii="Cambria Math" w:hAnsi="Cambria Math"/>
                  <w:sz w:val="20"/>
                  <w:szCs w:val="20"/>
                </w:rPr>
                <m:t>u</m:t>
              </m:r>
            </m:e>
            <m:sub>
              <m:r>
                <m:rPr>
                  <m:sty m:val="p"/>
                </m:rPr>
                <w:rPr>
                  <w:rFonts w:ascii="Cambria Math" w:hAnsi="Cambria Math"/>
                  <w:sz w:val="20"/>
                  <w:szCs w:val="20"/>
                </w:rPr>
                <m:t>m</m:t>
              </m:r>
            </m:sub>
          </m:sSub>
          <m:r>
            <w:rPr>
              <w:rFonts w:ascii="Cambria Math" w:hAnsi="Cambria Math"/>
              <w:sz w:val="20"/>
              <w:szCs w:val="20"/>
            </w:rPr>
            <m:t>+</m:t>
          </m:r>
          <m:sSub>
            <m:sSubPr>
              <m:ctrlPr>
                <w:ins w:id="116" w:author="Lima Ayres, Levi" w:date="2026-04-07T13:24:00Z" w16du:dateUtc="2026-04-07T11:24:00Z">
                  <w:rPr>
                    <w:rFonts w:ascii="Cambria Math" w:hAnsi="Cambria Math"/>
                    <w:i/>
                    <w:sz w:val="20"/>
                    <w:szCs w:val="20"/>
                  </w:rPr>
                </w:ins>
              </m:ctrlPr>
            </m:sSubPr>
            <m:e>
              <m:sSub>
                <m:sSubPr>
                  <m:ctrlPr>
                    <w:ins w:id="117" w:author="Lima Ayres, Levi" w:date="2026-04-07T13:24:00Z" w16du:dateUtc="2026-04-07T11:24:00Z">
                      <w:rPr>
                        <w:rFonts w:ascii="Cambria Math" w:hAnsi="Cambria Math"/>
                        <w:b/>
                        <w:bCs/>
                        <w:iCs/>
                        <w:sz w:val="20"/>
                        <w:szCs w:val="20"/>
                      </w:rPr>
                    </w:ins>
                  </m:ctrlPr>
                </m:sSubPr>
                <m:e>
                  <m:r>
                    <m:rPr>
                      <m:sty m:val="b"/>
                    </m:rPr>
                    <w:rPr>
                      <w:rFonts w:ascii="Cambria Math" w:hAnsi="Cambria Math"/>
                      <w:sz w:val="20"/>
                      <w:szCs w:val="20"/>
                    </w:rPr>
                    <m:t>W</m:t>
                  </m:r>
                </m:e>
                <m:sub>
                  <m:r>
                    <m:rPr>
                      <m:sty m:val="p"/>
                    </m:rPr>
                    <w:rPr>
                      <w:rFonts w:ascii="Cambria Math" w:hAnsi="Cambria Math"/>
                      <w:sz w:val="20"/>
                      <w:szCs w:val="20"/>
                    </w:rPr>
                    <m:t>gm</m:t>
                  </m:r>
                </m:sub>
              </m:sSub>
              <m:r>
                <m:rPr>
                  <m:sty m:val="b"/>
                </m:rPr>
                <w:rPr>
                  <w:rFonts w:ascii="Cambria Math" w:hAnsi="Cambria Math"/>
                  <w:sz w:val="20"/>
                  <w:szCs w:val="20"/>
                </w:rPr>
                <m:t>u</m:t>
              </m:r>
            </m:e>
            <m:sub>
              <m:r>
                <m:rPr>
                  <m:sty m:val="p"/>
                </m:rPr>
                <w:rPr>
                  <w:rFonts w:ascii="Cambria Math" w:hAnsi="Cambria Math"/>
                  <w:sz w:val="20"/>
                  <w:szCs w:val="20"/>
                </w:rPr>
                <m:t>gm</m:t>
              </m:r>
            </m:sub>
          </m:sSub>
          <m:r>
            <w:rPr>
              <w:rFonts w:ascii="Cambria Math" w:hAnsi="Cambria Math"/>
              <w:sz w:val="20"/>
              <w:szCs w:val="20"/>
            </w:rPr>
            <m:t>+</m:t>
          </m:r>
          <m:r>
            <m:rPr>
              <m:sty m:val="b"/>
            </m:rPr>
            <w:rPr>
              <w:rFonts w:ascii="Cambria Math" w:hAnsi="Cambria Math"/>
              <w:sz w:val="20"/>
              <w:szCs w:val="20"/>
            </w:rPr>
            <m:t>e</m:t>
          </m:r>
          <m:r>
            <m:rPr>
              <m:sty m:val="p"/>
            </m:rPr>
            <w:rPr>
              <w:rFonts w:ascii="Cambria Math" w:hAnsi="Cambria Math"/>
              <w:sz w:val="20"/>
              <w:szCs w:val="20"/>
            </w:rPr>
            <m:t>,</m:t>
          </m:r>
        </m:oMath>
      </m:oMathPara>
    </w:p>
    <w:p w14:paraId="77EC3CB8" w14:textId="591864D8" w:rsidR="001F2462" w:rsidRPr="001E2543" w:rsidRDefault="00570BEA" w:rsidP="001F2462">
      <w:pPr>
        <w:jc w:val="both"/>
        <w:rPr>
          <w:rFonts w:ascii="Palatino" w:hAnsi="Palatino"/>
          <w:sz w:val="20"/>
          <w:szCs w:val="20"/>
        </w:rPr>
      </w:pPr>
      <w:r w:rsidRPr="001E2543">
        <w:rPr>
          <w:rFonts w:ascii="Palatino" w:hAnsi="Palatino"/>
          <w:sz w:val="20"/>
          <w:szCs w:val="20"/>
        </w:rPr>
        <w:t xml:space="preserve">where the interaction effects were assumed to follow </w:t>
      </w:r>
      <m:oMath>
        <m:sSub>
          <m:sSubPr>
            <m:ctrlPr>
              <w:ins w:id="118" w:author="Lima Ayres, Levi" w:date="2026-04-07T13:24:00Z" w16du:dateUtc="2026-04-07T11:24:00Z">
                <w:rPr>
                  <w:rFonts w:ascii="Cambria Math" w:hAnsi="Cambria Math"/>
                  <w:b/>
                  <w:sz w:val="20"/>
                  <w:szCs w:val="20"/>
                </w:rPr>
              </w:ins>
            </m:ctrlPr>
          </m:sSubPr>
          <m:e>
            <m:r>
              <m:rPr>
                <m:sty m:val="b"/>
              </m:rPr>
              <w:rPr>
                <w:rFonts w:ascii="Cambria Math" w:hAnsi="Cambria Math"/>
                <w:sz w:val="20"/>
                <w:szCs w:val="20"/>
              </w:rPr>
              <m:t>u</m:t>
            </m:r>
          </m:e>
          <m:sub>
            <m:r>
              <m:rPr>
                <m:sty m:val="p"/>
              </m:rPr>
              <w:rPr>
                <w:rFonts w:ascii="Cambria Math" w:hAnsi="Cambria Math"/>
                <w:sz w:val="20"/>
                <w:szCs w:val="20"/>
              </w:rPr>
              <m:t>gm</m:t>
            </m:r>
          </m:sub>
        </m:sSub>
        <m:r>
          <m:rPr>
            <m:scr m:val="script"/>
          </m:rPr>
          <w:rPr>
            <w:rFonts w:ascii="Cambria Math" w:hAnsi="Cambria Math"/>
            <w:sz w:val="20"/>
            <w:szCs w:val="20"/>
          </w:rPr>
          <m:t>∼N</m:t>
        </m:r>
        <m:d>
          <m:dPr>
            <m:ctrlPr>
              <w:ins w:id="119" w:author="Lima Ayres, Levi" w:date="2026-04-07T13:24:00Z" w16du:dateUtc="2026-04-07T11:24:00Z">
                <w:rPr>
                  <w:rFonts w:ascii="Cambria Math" w:hAnsi="Cambria Math"/>
                  <w:i/>
                  <w:sz w:val="20"/>
                  <w:szCs w:val="20"/>
                </w:rPr>
              </w:ins>
            </m:ctrlPr>
          </m:dPr>
          <m:e>
            <m:r>
              <m:rPr>
                <m:sty m:val="bi"/>
              </m:rPr>
              <w:rPr>
                <w:rFonts w:ascii="Cambria Math" w:hAnsi="Cambria Math"/>
                <w:sz w:val="20"/>
                <w:szCs w:val="20"/>
              </w:rPr>
              <m:t>0</m:t>
            </m:r>
            <m:r>
              <w:rPr>
                <w:rFonts w:ascii="Cambria Math" w:hAnsi="Cambria Math"/>
                <w:sz w:val="20"/>
                <w:szCs w:val="20"/>
              </w:rPr>
              <m:t>,</m:t>
            </m:r>
            <m:d>
              <m:dPr>
                <m:ctrlPr>
                  <w:ins w:id="120" w:author="Lima Ayres, Levi" w:date="2026-04-07T13:24:00Z" w16du:dateUtc="2026-04-07T11:24:00Z">
                    <w:rPr>
                      <w:rFonts w:ascii="Cambria Math" w:hAnsi="Cambria Math"/>
                      <w:iCs/>
                      <w:sz w:val="20"/>
                      <w:szCs w:val="20"/>
                    </w:rPr>
                  </w:ins>
                </m:ctrlPr>
              </m:dPr>
              <m:e>
                <m:r>
                  <m:rPr>
                    <m:sty m:val="b"/>
                  </m:rPr>
                  <w:rPr>
                    <w:rFonts w:ascii="Cambria Math" w:hAnsi="Cambria Math"/>
                    <w:sz w:val="20"/>
                    <w:szCs w:val="20"/>
                  </w:rPr>
                  <m:t>G</m:t>
                </m:r>
                <m:r>
                  <m:rPr>
                    <m:sty m:val="p"/>
                  </m:rPr>
                  <w:rPr>
                    <w:rFonts w:ascii="Cambria Math" w:hAnsi="Cambria Math"/>
                    <w:sz w:val="20"/>
                    <w:szCs w:val="20"/>
                  </w:rPr>
                  <m:t>⨀</m:t>
                </m:r>
                <m:r>
                  <m:rPr>
                    <m:sty m:val="b"/>
                  </m:rPr>
                  <w:rPr>
                    <w:rFonts w:ascii="Cambria Math" w:hAnsi="Cambria Math"/>
                    <w:sz w:val="20"/>
                    <w:szCs w:val="20"/>
                  </w:rPr>
                  <m:t>M</m:t>
                </m:r>
                <m:ctrlPr>
                  <w:ins w:id="121" w:author="Lima Ayres, Levi" w:date="2026-04-07T13:24:00Z" w16du:dateUtc="2026-04-07T11:24:00Z">
                    <w:rPr>
                      <w:rFonts w:ascii="Cambria Math" w:hAnsi="Cambria Math"/>
                      <w:b/>
                      <w:iCs/>
                      <w:sz w:val="20"/>
                      <w:szCs w:val="20"/>
                    </w:rPr>
                  </w:ins>
                </m:ctrlPr>
              </m:e>
            </m:d>
            <m:sSubSup>
              <m:sSubSupPr>
                <m:ctrlPr>
                  <w:ins w:id="122"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gm</m:t>
                </m:r>
              </m:sub>
              <m:sup>
                <m:r>
                  <m:rPr>
                    <m:sty m:val="p"/>
                  </m:rPr>
                  <w:rPr>
                    <w:rFonts w:ascii="Cambria Math" w:hAnsi="Cambria Math"/>
                    <w:sz w:val="20"/>
                    <w:szCs w:val="20"/>
                  </w:rPr>
                  <m:t>2</m:t>
                </m:r>
              </m:sup>
            </m:sSubSup>
          </m:e>
        </m:d>
      </m:oMath>
      <w:r w:rsidRPr="001E2543">
        <w:rPr>
          <w:rFonts w:ascii="Palatino" w:hAnsi="Palatino"/>
          <w:sz w:val="20"/>
          <w:szCs w:val="20"/>
        </w:rPr>
        <w:t>, with</w:t>
      </w:r>
    </w:p>
    <w:p w14:paraId="38A38F05" w14:textId="74D26214" w:rsidR="00A0719A" w:rsidRPr="001E2543" w:rsidRDefault="001F2462" w:rsidP="00D14CA9">
      <w:pPr>
        <w:jc w:val="both"/>
        <w:rPr>
          <w:rFonts w:ascii="Palatino" w:hAnsi="Palatino"/>
          <w:sz w:val="20"/>
          <w:szCs w:val="20"/>
        </w:rPr>
      </w:pPr>
      <m:oMath>
        <m:r>
          <m:rPr>
            <m:sty m:val="b"/>
          </m:rPr>
          <w:rPr>
            <w:rFonts w:ascii="Cambria Math" w:hAnsi="Cambria Math"/>
            <w:sz w:val="20"/>
            <w:szCs w:val="20"/>
          </w:rPr>
          <m:t>G</m:t>
        </m:r>
        <m:r>
          <w:rPr>
            <w:rFonts w:ascii="Cambria Math" w:hAnsi="Cambria Math"/>
            <w:sz w:val="20"/>
            <w:szCs w:val="20"/>
          </w:rPr>
          <m:t>⨀</m:t>
        </m:r>
        <m:r>
          <m:rPr>
            <m:sty m:val="b"/>
          </m:rPr>
          <w:rPr>
            <w:rFonts w:ascii="Cambria Math" w:hAnsi="Cambria Math"/>
            <w:sz w:val="20"/>
            <w:szCs w:val="20"/>
          </w:rPr>
          <m:t>M</m:t>
        </m:r>
      </m:oMath>
      <w:r w:rsidR="00570BEA" w:rsidRPr="001E2543">
        <w:rPr>
          <w:rFonts w:ascii="Palatino" w:hAnsi="Palatino"/>
          <w:bCs/>
          <w:sz w:val="20"/>
          <w:szCs w:val="20"/>
        </w:rPr>
        <w:t xml:space="preserve"> d</w:t>
      </w:r>
      <w:r w:rsidR="00570BEA" w:rsidRPr="001E2543">
        <w:rPr>
          <w:rFonts w:ascii="Palatino" w:hAnsi="Palatino"/>
          <w:sz w:val="20"/>
          <w:szCs w:val="20"/>
        </w:rPr>
        <w:t xml:space="preserve">enoting the Hadamard (element-wise) product between the genomic and methylomic relationship matrices </w:t>
      </w:r>
      <w:r w:rsidR="001B719C" w:rsidRPr="001E2543">
        <w:rPr>
          <w:rFonts w:ascii="Palatino" w:hAnsi="Palatino"/>
          <w:sz w:val="20"/>
          <w:szCs w:val="20"/>
        </w:rPr>
        <w:fldChar w:fldCharType="begin"/>
      </w:r>
      <w:r w:rsidR="00DB0A39">
        <w:rPr>
          <w:rFonts w:ascii="Palatino" w:hAnsi="Palatino"/>
          <w:sz w:val="20"/>
          <w:szCs w:val="20"/>
        </w:rPr>
        <w:instrText xml:space="preserve"> ADDIN EN.CITE &lt;EndNote&gt;&lt;Cite&gt;&lt;Author&gt;Henderson&lt;/Author&gt;&lt;Year&gt;1985&lt;/Year&gt;&lt;RecNum&gt;167&lt;/RecNum&gt;&lt;DisplayText&gt;[25, 26]&lt;/DisplayText&gt;&lt;record&gt;&lt;rec-number&gt;167&lt;/rec-number&gt;&lt;foreign-keys&gt;&lt;key app="EN" db-id="af29dvpznfrdrke9a0uxa2eprdpvx02xa5es" timestamp="1767033527" guid="398ab35b-985e-4026-b4d8-3a0fcfc17e1b"&gt;167&lt;/key&gt;&lt;/foreign-keys&gt;&lt;ref-type name="Journal Article"&gt;17&lt;/ref-type&gt;&lt;contributors&gt;&lt;authors&gt;&lt;author&gt;Henderson, C. R.&lt;/author&gt;&lt;/authors&gt;&lt;/contributors&gt;&lt;titles&gt;&lt;title&gt;Best linear unbiased prediction of nonadditive genetic merits in noninbred populations&lt;/title&gt;&lt;secondary-title&gt;Journal of Animal Science&lt;/secondary-title&gt;&lt;/titles&gt;&lt;periodical&gt;&lt;full-title&gt;Journal of Animal Science&lt;/full-title&gt;&lt;/periodical&gt;&lt;pages&gt;111-117&lt;/pages&gt;&lt;volume&gt;60&lt;/volume&gt;&lt;number&gt;1&lt;/number&gt;&lt;dates&gt;&lt;year&gt;1985&lt;/year&gt;&lt;/dates&gt;&lt;isbn&gt;0021-8812&lt;/isbn&gt;&lt;urls&gt;&lt;related-urls&gt;&lt;url&gt;https://doi.org/10.2527/jas1985.601111x&lt;/url&gt;&lt;/related-urls&gt;&lt;/urls&gt;&lt;electronic-resource-num&gt;10.2527/jas1985.601111x&lt;/electronic-resource-num&gt;&lt;access-date&gt;8/21/2024&lt;/access-date&gt;&lt;/record&gt;&lt;/Cite&gt;&lt;Cite&gt;&lt;Author&gt;Jiang&lt;/Author&gt;&lt;Year&gt;2015&lt;/Year&gt;&lt;RecNum&gt;1508&lt;/RecNum&gt;&lt;record&gt;&lt;rec-number&gt;1508&lt;/rec-number&gt;&lt;foreign-keys&gt;&lt;key app="EN" db-id="af29dvpznfrdrke9a0uxa2eprdpvx02xa5es" timestamp="1771517979" guid="2dec7708-6e3c-4b2c-be55-8103ec0976a4"&gt;1508&lt;/key&gt;&lt;/foreign-keys&gt;&lt;ref-type name="Journal Article"&gt;17&lt;/ref-type&gt;&lt;contributors&gt;&lt;authors&gt;&lt;author&gt;Jiang, Yong&lt;/author&gt;&lt;author&gt;Reif, Jochen C&lt;/author&gt;&lt;/authors&gt;&lt;/contributors&gt;&lt;titles&gt;&lt;title&gt;Modeling epistasis in genomic selection&lt;/title&gt;&lt;secondary-title&gt;Genetics&lt;/secondary-title&gt;&lt;/titles&gt;&lt;periodical&gt;&lt;full-title&gt;Genetics&lt;/full-title&gt;&lt;/periodical&gt;&lt;pages&gt;759-768&lt;/pages&gt;&lt;volume&gt;201&lt;/volume&gt;&lt;number&gt;2&lt;/number&gt;&lt;dates&gt;&lt;year&gt;2015&lt;/year&gt;&lt;/dates&gt;&lt;orig-pub&gt;Genetics&lt;/orig-pub&gt;&lt;isbn&gt;1943-2631&lt;/isbn&gt;&lt;urls&gt;&lt;related-urls&gt;&lt;url&gt;https://doi.org/10.1534/genetics.115.177907 &lt;/url&gt;&lt;/related-urls&gt;&lt;/urls&gt;&lt;electronic-resource-num&gt;10.1534/genetics.115.177907&lt;/electronic-resource-num&gt;&lt;access-date&gt;2/19/2026&lt;/access-date&gt;&lt;/record&gt;&lt;/Cite&gt;&lt;/EndNote&gt;</w:instrText>
      </w:r>
      <w:r w:rsidR="001B719C" w:rsidRPr="001E2543">
        <w:rPr>
          <w:rFonts w:ascii="Palatino" w:hAnsi="Palatino"/>
          <w:sz w:val="20"/>
          <w:szCs w:val="20"/>
        </w:rPr>
        <w:fldChar w:fldCharType="separate"/>
      </w:r>
      <w:r w:rsidR="00DB0A39">
        <w:rPr>
          <w:rFonts w:ascii="Palatino" w:hAnsi="Palatino"/>
          <w:noProof/>
          <w:sz w:val="20"/>
          <w:szCs w:val="20"/>
        </w:rPr>
        <w:t>[25, 26]</w:t>
      </w:r>
      <w:r w:rsidR="001B719C" w:rsidRPr="001E2543">
        <w:rPr>
          <w:rFonts w:ascii="Palatino" w:hAnsi="Palatino"/>
          <w:sz w:val="20"/>
          <w:szCs w:val="20"/>
        </w:rPr>
        <w:fldChar w:fldCharType="end"/>
      </w:r>
      <w:r w:rsidR="007C6699" w:rsidRPr="001E2543">
        <w:rPr>
          <w:rFonts w:ascii="Palatino" w:hAnsi="Palatino"/>
          <w:sz w:val="20"/>
          <w:szCs w:val="20"/>
        </w:rPr>
        <w:t>.</w:t>
      </w:r>
      <w:r w:rsidR="00570BEA" w:rsidRPr="001E2543">
        <w:rPr>
          <w:rFonts w:ascii="Palatino" w:hAnsi="Palatino"/>
          <w:sz w:val="20"/>
          <w:szCs w:val="20"/>
        </w:rPr>
        <w:t xml:space="preserve"> All r</w:t>
      </w:r>
      <w:r w:rsidRPr="001E2543">
        <w:rPr>
          <w:rFonts w:ascii="Palatino" w:hAnsi="Palatino"/>
          <w:sz w:val="20"/>
          <w:szCs w:val="20"/>
        </w:rPr>
        <w:t>andom effects were assumed to be independent</w:t>
      </w:r>
      <w:r w:rsidR="00852832" w:rsidRPr="001E2543">
        <w:rPr>
          <w:rFonts w:ascii="Palatino" w:hAnsi="Palatino"/>
          <w:sz w:val="20"/>
          <w:szCs w:val="20"/>
        </w:rPr>
        <w:t>.</w:t>
      </w:r>
    </w:p>
    <w:p w14:paraId="1331C360" w14:textId="6603C65B" w:rsidR="001F2462" w:rsidRPr="001E2543" w:rsidRDefault="00570BEA" w:rsidP="00D14CA9">
      <w:pPr>
        <w:jc w:val="both"/>
        <w:rPr>
          <w:rFonts w:ascii="Palatino" w:hAnsi="Palatino"/>
          <w:sz w:val="20"/>
          <w:szCs w:val="20"/>
        </w:rPr>
      </w:pPr>
      <w:r w:rsidRPr="001E2543">
        <w:rPr>
          <w:rFonts w:ascii="Palatino" w:hAnsi="Palatino"/>
          <w:sz w:val="20"/>
          <w:szCs w:val="20"/>
        </w:rPr>
        <w:t>The proportion of phenotypic variance due to omic</w:t>
      </w:r>
      <w:r w:rsidR="007C5AA5" w:rsidRPr="001E2543">
        <w:rPr>
          <w:rFonts w:ascii="Palatino" w:hAnsi="Palatino"/>
          <w:sz w:val="20"/>
          <w:szCs w:val="20"/>
        </w:rPr>
        <w:t>s</w:t>
      </w:r>
      <w:r w:rsidRPr="001E2543">
        <w:rPr>
          <w:rFonts w:ascii="Palatino" w:hAnsi="Palatino"/>
          <w:sz w:val="20"/>
          <w:szCs w:val="20"/>
        </w:rPr>
        <w:t xml:space="preserve"> layer </w:t>
      </w:r>
      <w:r w:rsidRPr="00957B68">
        <w:rPr>
          <w:rFonts w:ascii="Cambria Math" w:hAnsi="Cambria Math"/>
          <w:sz w:val="20"/>
          <w:szCs w:val="20"/>
        </w:rPr>
        <w:t>i</w:t>
      </w:r>
      <w:r w:rsidRPr="001E2543">
        <w:rPr>
          <w:rFonts w:ascii="Palatino" w:hAnsi="Palatino"/>
          <w:sz w:val="20"/>
          <w:szCs w:val="20"/>
        </w:rPr>
        <w:t xml:space="preserve"> was calculated as</w:t>
      </w:r>
    </w:p>
    <w:p w14:paraId="765DD251" w14:textId="24002947" w:rsidR="00F246BA" w:rsidRPr="001E2543" w:rsidRDefault="00000000" w:rsidP="008C4909">
      <w:pPr>
        <w:jc w:val="center"/>
        <w:rPr>
          <w:rFonts w:ascii="Palatino" w:eastAsia="Times New Roman" w:hAnsi="Palatino" w:cs="Times New Roman"/>
          <w:sz w:val="20"/>
          <w:szCs w:val="20"/>
        </w:rPr>
      </w:pPr>
      <m:oMath>
        <m:sSubSup>
          <m:sSubSupPr>
            <m:ctrlPr>
              <w:ins w:id="123"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c</m:t>
            </m:r>
          </m:e>
          <m:sub>
            <m:r>
              <m:rPr>
                <m:sty m:val="p"/>
              </m:rPr>
              <w:rPr>
                <w:rFonts w:ascii="Cambria Math" w:hAnsi="Cambria Math"/>
                <w:sz w:val="20"/>
                <w:szCs w:val="20"/>
              </w:rPr>
              <m:t>i</m:t>
            </m:r>
          </m:sub>
          <m:sup>
            <m:r>
              <m:rPr>
                <m:sty m:val="p"/>
              </m:rPr>
              <w:rPr>
                <w:rFonts w:ascii="Cambria Math" w:hAnsi="Cambria Math"/>
                <w:sz w:val="20"/>
                <w:szCs w:val="20"/>
              </w:rPr>
              <m:t>2</m:t>
            </m:r>
          </m:sup>
        </m:sSubSup>
        <m:r>
          <m:rPr>
            <m:sty m:val="p"/>
          </m:rPr>
          <w:rPr>
            <w:rFonts w:ascii="Cambria Math" w:hAnsi="Cambria Math"/>
            <w:sz w:val="20"/>
            <w:szCs w:val="20"/>
          </w:rPr>
          <m:t>=</m:t>
        </m:r>
        <m:f>
          <m:fPr>
            <m:ctrlPr>
              <w:ins w:id="124" w:author="Lima Ayres, Levi" w:date="2026-04-07T13:24:00Z" w16du:dateUtc="2026-04-07T11:24:00Z">
                <w:rPr>
                  <w:rFonts w:ascii="Cambria Math" w:hAnsi="Cambria Math"/>
                  <w:iCs/>
                  <w:sz w:val="20"/>
                  <w:szCs w:val="20"/>
                </w:rPr>
              </w:ins>
            </m:ctrlPr>
          </m:fPr>
          <m:num>
            <m:sSubSup>
              <m:sSubSupPr>
                <m:ctrlPr>
                  <w:ins w:id="125"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i</m:t>
                </m:r>
              </m:sub>
              <m:sup>
                <m:r>
                  <m:rPr>
                    <m:sty m:val="p"/>
                  </m:rPr>
                  <w:rPr>
                    <w:rFonts w:ascii="Cambria Math" w:hAnsi="Cambria Math"/>
                    <w:sz w:val="20"/>
                    <w:szCs w:val="20"/>
                  </w:rPr>
                  <m:t>2</m:t>
                </m:r>
              </m:sup>
            </m:sSubSup>
          </m:num>
          <m:den>
            <m:nary>
              <m:naryPr>
                <m:chr m:val="∑"/>
                <m:limLoc m:val="undOvr"/>
                <m:grow m:val="1"/>
                <m:supHide m:val="1"/>
                <m:ctrlPr>
                  <w:ins w:id="126" w:author="Lima Ayres, Levi" w:date="2026-04-07T13:24:00Z" w16du:dateUtc="2026-04-07T11:24:00Z">
                    <w:rPr>
                      <w:rFonts w:ascii="Cambria Math" w:hAnsi="Cambria Math"/>
                      <w:iCs/>
                      <w:sz w:val="20"/>
                      <w:szCs w:val="20"/>
                    </w:rPr>
                  </w:ins>
                </m:ctrlPr>
              </m:naryPr>
              <m:sub>
                <m:r>
                  <m:rPr>
                    <m:sty m:val="p"/>
                  </m:rPr>
                  <w:rPr>
                    <w:rFonts w:ascii="Cambria Math" w:hAnsi="Cambria Math"/>
                    <w:sz w:val="20"/>
                    <w:szCs w:val="20"/>
                  </w:rPr>
                  <m:t>j</m:t>
                </m:r>
              </m:sub>
              <m:sup/>
              <m:e>
                <m:sSubSup>
                  <m:sSubSupPr>
                    <m:ctrlPr>
                      <w:ins w:id="127"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j</m:t>
                    </m:r>
                  </m:sub>
                  <m:sup>
                    <m:r>
                      <m:rPr>
                        <m:sty m:val="p"/>
                      </m:rPr>
                      <w:rPr>
                        <w:rFonts w:ascii="Cambria Math" w:hAnsi="Cambria Math"/>
                        <w:sz w:val="20"/>
                        <w:szCs w:val="20"/>
                      </w:rPr>
                      <m:t>2</m:t>
                    </m:r>
                  </m:sup>
                </m:sSubSup>
              </m:e>
            </m:nary>
            <m:r>
              <m:rPr>
                <m:sty m:val="p"/>
              </m:rPr>
              <w:rPr>
                <w:rFonts w:ascii="Cambria Math" w:hAnsi="Cambria Math"/>
                <w:sz w:val="20"/>
                <w:szCs w:val="20"/>
              </w:rPr>
              <m:t>+</m:t>
            </m:r>
            <m:sSubSup>
              <m:sSubSupPr>
                <m:ctrlPr>
                  <w:ins w:id="128" w:author="Lima Ayres, Levi" w:date="2026-04-07T13:24:00Z" w16du:dateUtc="2026-04-07T11:24:00Z">
                    <w:rPr>
                      <w:rFonts w:ascii="Cambria Math" w:hAnsi="Cambria Math"/>
                      <w:iCs/>
                      <w:sz w:val="20"/>
                      <w:szCs w:val="20"/>
                    </w:rPr>
                  </w:ins>
                </m:ctrlPr>
              </m:sSubSupPr>
              <m:e>
                <m:r>
                  <m:rPr>
                    <m:sty m:val="p"/>
                  </m:rPr>
                  <w:rPr>
                    <w:rFonts w:ascii="Cambria Math" w:hAnsi="Cambria Math"/>
                    <w:sz w:val="20"/>
                    <w:szCs w:val="20"/>
                  </w:rPr>
                  <m:t>σ</m:t>
                </m:r>
              </m:e>
              <m:sub>
                <m:r>
                  <m:rPr>
                    <m:sty m:val="p"/>
                  </m:rPr>
                  <w:rPr>
                    <w:rFonts w:ascii="Cambria Math" w:hAnsi="Cambria Math"/>
                    <w:sz w:val="20"/>
                    <w:szCs w:val="20"/>
                  </w:rPr>
                  <m:t>e</m:t>
                </m:r>
              </m:sub>
              <m:sup>
                <m:r>
                  <m:rPr>
                    <m:sty m:val="p"/>
                  </m:rPr>
                  <w:rPr>
                    <w:rFonts w:ascii="Cambria Math" w:hAnsi="Cambria Math"/>
                    <w:sz w:val="20"/>
                    <w:szCs w:val="20"/>
                  </w:rPr>
                  <m:t>2</m:t>
                </m:r>
              </m:sup>
            </m:sSubSup>
          </m:den>
        </m:f>
      </m:oMath>
      <w:r w:rsidR="00570BEA" w:rsidRPr="001E2543">
        <w:rPr>
          <w:rFonts w:ascii="Palatino" w:eastAsia="Times New Roman" w:hAnsi="Palatino" w:cs="Times New Roman"/>
          <w:sz w:val="20"/>
          <w:szCs w:val="20"/>
        </w:rPr>
        <w:t>,</w:t>
      </w:r>
    </w:p>
    <w:p w14:paraId="11152598" w14:textId="343B8589" w:rsidR="00570BEA" w:rsidRPr="001E2543" w:rsidRDefault="00862C0A" w:rsidP="005A3471">
      <w:pPr>
        <w:jc w:val="both"/>
        <w:rPr>
          <w:rFonts w:ascii="Palatino" w:eastAsia="Times New Roman" w:hAnsi="Palatino" w:cs="Times New Roman"/>
          <w:kern w:val="0"/>
          <w:sz w:val="20"/>
          <w:szCs w:val="20"/>
          <w14:ligatures w14:val="none"/>
        </w:rPr>
      </w:pPr>
      <w:r w:rsidRPr="001E2543">
        <w:rPr>
          <w:rFonts w:ascii="Palatino" w:hAnsi="Palatino"/>
          <w:sz w:val="20"/>
          <w:szCs w:val="20"/>
        </w:rPr>
        <w:t xml:space="preserve">where the denominator includes all variance components </w:t>
      </w:r>
      <w:r w:rsidR="00512026">
        <w:rPr>
          <w:rFonts w:ascii="Palatino" w:hAnsi="Palatino"/>
          <w:sz w:val="20"/>
          <w:szCs w:val="20"/>
        </w:rPr>
        <w:t xml:space="preserve">j </w:t>
      </w:r>
      <w:r w:rsidRPr="001E2543">
        <w:rPr>
          <w:rFonts w:ascii="Palatino" w:hAnsi="Palatino"/>
          <w:sz w:val="20"/>
          <w:szCs w:val="20"/>
        </w:rPr>
        <w:t xml:space="preserve">in the model. For REML, </w:t>
      </w:r>
      <m:oMath>
        <m:sSubSup>
          <m:sSubSupPr>
            <m:ctrlPr>
              <w:ins w:id="129" w:author="Lima Ayres, Levi" w:date="2026-04-07T13:24:00Z" w16du:dateUtc="2026-04-07T11:24:00Z">
                <w:rPr>
                  <w:rFonts w:ascii="Cambria Math" w:hAnsi="Cambria Math"/>
                  <w:iCs/>
                  <w:color w:val="000000" w:themeColor="text1"/>
                  <w:sz w:val="20"/>
                  <w:szCs w:val="20"/>
                </w:rPr>
              </w:ins>
            </m:ctrlPr>
          </m:sSubSupPr>
          <m:e>
            <m:r>
              <m:rPr>
                <m:sty m:val="p"/>
              </m:rPr>
              <w:rPr>
                <w:rFonts w:ascii="Cambria Math" w:hAnsi="Cambria Math"/>
                <w:color w:val="000000" w:themeColor="text1"/>
                <w:sz w:val="20"/>
                <w:szCs w:val="20"/>
              </w:rPr>
              <m:t>σ</m:t>
            </m:r>
          </m:e>
          <m:sub>
            <m:r>
              <m:rPr>
                <m:sty m:val="p"/>
              </m:rPr>
              <w:rPr>
                <w:rFonts w:ascii="Cambria Math" w:hAnsi="Cambria Math"/>
                <w:color w:val="000000" w:themeColor="text1"/>
                <w:sz w:val="20"/>
                <w:szCs w:val="20"/>
              </w:rPr>
              <m:t>i</m:t>
            </m:r>
          </m:sub>
          <m:sup>
            <m:r>
              <m:rPr>
                <m:sty m:val="p"/>
              </m:rPr>
              <w:rPr>
                <w:rFonts w:ascii="Cambria Math" w:hAnsi="Cambria Math"/>
                <w:color w:val="000000" w:themeColor="text1"/>
                <w:sz w:val="20"/>
                <w:szCs w:val="20"/>
              </w:rPr>
              <m:t>2</m:t>
            </m:r>
          </m:sup>
        </m:sSubSup>
      </m:oMath>
      <w:r w:rsidR="007C5AA5" w:rsidRPr="001E2543">
        <w:rPr>
          <w:rFonts w:ascii="Palatino" w:eastAsia="Times New Roman" w:hAnsi="Palatino" w:cs="Times New Roman"/>
          <w:kern w:val="0"/>
          <w:sz w:val="20"/>
          <w:szCs w:val="20"/>
          <w14:ligatures w14:val="none"/>
        </w:rPr>
        <w:t xml:space="preserve"> i</w:t>
      </w:r>
      <w:r w:rsidR="00106C0D" w:rsidRPr="001E2543">
        <w:rPr>
          <w:rFonts w:ascii="Palatino" w:eastAsia="Times New Roman" w:hAnsi="Palatino" w:cs="Times New Roman"/>
          <w:kern w:val="0"/>
          <w:sz w:val="20"/>
          <w:szCs w:val="20"/>
          <w14:ligatures w14:val="none"/>
        </w:rPr>
        <w:t xml:space="preserve">s </w:t>
      </w:r>
      <w:r w:rsidR="006A1A81" w:rsidRPr="001E2543">
        <w:rPr>
          <w:rFonts w:ascii="Palatino" w:eastAsia="Times New Roman" w:hAnsi="Palatino" w:cs="Times New Roman"/>
          <w:kern w:val="0"/>
          <w:sz w:val="20"/>
          <w:szCs w:val="20"/>
          <w14:ligatures w14:val="none"/>
        </w:rPr>
        <w:t>the point estimate</w:t>
      </w:r>
      <w:r w:rsidR="00FC6D52">
        <w:rPr>
          <w:rFonts w:ascii="Palatino" w:eastAsia="Times New Roman" w:hAnsi="Palatino" w:cs="Times New Roman"/>
          <w:kern w:val="0"/>
          <w:sz w:val="20"/>
          <w:szCs w:val="20"/>
          <w14:ligatures w14:val="none"/>
        </w:rPr>
        <w:t>.</w:t>
      </w:r>
    </w:p>
    <w:p w14:paraId="3983E92D" w14:textId="132B14B3" w:rsidR="003F6FAF" w:rsidRPr="00A01FBC" w:rsidRDefault="003F6FAF" w:rsidP="00A01FBC">
      <w:pPr>
        <w:pStyle w:val="Heading2"/>
        <w:rPr>
          <w:rFonts w:ascii="Segoe UI Semibold" w:hAnsi="Segoe UI Semibold" w:cs="Segoe UI Semibold"/>
          <w:color w:val="000000" w:themeColor="text1"/>
          <w:sz w:val="22"/>
          <w:szCs w:val="22"/>
        </w:rPr>
      </w:pPr>
      <w:r w:rsidRPr="00A01FBC">
        <w:rPr>
          <w:rStyle w:val="s3"/>
          <w:rFonts w:ascii="Segoe UI Semibold" w:hAnsi="Segoe UI Semibold" w:cs="Segoe UI Semibold"/>
          <w:color w:val="000000" w:themeColor="text1"/>
          <w:sz w:val="22"/>
          <w:szCs w:val="22"/>
        </w:rPr>
        <w:t xml:space="preserve">Prediction </w:t>
      </w:r>
      <w:r w:rsidR="004469CB" w:rsidRPr="00A01FBC">
        <w:rPr>
          <w:rStyle w:val="s3"/>
          <w:rFonts w:ascii="Segoe UI Semibold" w:hAnsi="Segoe UI Semibold" w:cs="Segoe UI Semibold"/>
          <w:color w:val="000000" w:themeColor="text1"/>
          <w:sz w:val="22"/>
          <w:szCs w:val="22"/>
        </w:rPr>
        <w:t>s</w:t>
      </w:r>
      <w:r w:rsidRPr="00A01FBC">
        <w:rPr>
          <w:rStyle w:val="s3"/>
          <w:rFonts w:ascii="Segoe UI Semibold" w:hAnsi="Segoe UI Semibold" w:cs="Segoe UI Semibold"/>
          <w:color w:val="000000" w:themeColor="text1"/>
          <w:sz w:val="22"/>
          <w:szCs w:val="22"/>
        </w:rPr>
        <w:t>cenarios</w:t>
      </w:r>
    </w:p>
    <w:p w14:paraId="27BE706A" w14:textId="221D60D9" w:rsidR="005852A0" w:rsidRDefault="003F6FAF" w:rsidP="00245B78">
      <w:pPr>
        <w:pStyle w:val="s4"/>
        <w:spacing w:before="0" w:beforeAutospacing="0" w:after="120" w:afterAutospacing="0"/>
        <w:jc w:val="both"/>
        <w:rPr>
          <w:rFonts w:ascii="Palatino" w:hAnsi="Palatino"/>
          <w:color w:val="000000"/>
          <w:sz w:val="20"/>
          <w:szCs w:val="20"/>
        </w:rPr>
      </w:pPr>
      <w:commentRangeStart w:id="130"/>
      <w:r w:rsidRPr="001E2543">
        <w:rPr>
          <w:rFonts w:ascii="Palatino" w:hAnsi="Palatino"/>
          <w:color w:val="000000"/>
          <w:sz w:val="20"/>
          <w:szCs w:val="20"/>
        </w:rPr>
        <w:t xml:space="preserve">Three cross-validation (CV) schemes were applied: </w:t>
      </w:r>
      <w:r w:rsidR="00ED0711" w:rsidRPr="001E2543">
        <w:rPr>
          <w:rFonts w:ascii="Palatino" w:hAnsi="Palatino"/>
          <w:color w:val="000000"/>
          <w:sz w:val="20"/>
          <w:szCs w:val="20"/>
        </w:rPr>
        <w:t xml:space="preserve">stratified </w:t>
      </w:r>
      <w:r w:rsidRPr="001E2543">
        <w:rPr>
          <w:rFonts w:ascii="Palatino" w:hAnsi="Palatino"/>
          <w:color w:val="000000"/>
          <w:sz w:val="20"/>
          <w:szCs w:val="20"/>
        </w:rPr>
        <w:t>five-fold cross-validation; leave-one-out (LOO)</w:t>
      </w:r>
      <w:r w:rsidR="00ED0711" w:rsidRPr="001E2543">
        <w:rPr>
          <w:rFonts w:ascii="Palatino" w:hAnsi="Palatino"/>
          <w:color w:val="000000"/>
          <w:sz w:val="20"/>
          <w:szCs w:val="20"/>
        </w:rPr>
        <w:t xml:space="preserve"> cross-validation</w:t>
      </w:r>
      <w:r w:rsidRPr="001E2543">
        <w:rPr>
          <w:rFonts w:ascii="Palatino" w:hAnsi="Palatino"/>
          <w:color w:val="000000"/>
          <w:sz w:val="20"/>
          <w:szCs w:val="20"/>
        </w:rPr>
        <w:t>; and leave-one-breed-out (LOBO)</w:t>
      </w:r>
      <w:r w:rsidR="00ED0711" w:rsidRPr="001E2543">
        <w:rPr>
          <w:rFonts w:ascii="Palatino" w:hAnsi="Palatino"/>
          <w:color w:val="000000"/>
          <w:sz w:val="20"/>
          <w:szCs w:val="20"/>
        </w:rPr>
        <w:t xml:space="preserve"> cross-validation</w:t>
      </w:r>
      <w:r w:rsidRPr="001E2543">
        <w:rPr>
          <w:rFonts w:ascii="Palatino" w:hAnsi="Palatino"/>
          <w:color w:val="000000"/>
          <w:sz w:val="20"/>
          <w:szCs w:val="20"/>
        </w:rPr>
        <w:t xml:space="preserve">. </w:t>
      </w:r>
      <w:commentRangeEnd w:id="130"/>
      <w:r w:rsidR="00234742" w:rsidRPr="001E2543">
        <w:rPr>
          <w:rStyle w:val="CommentReference"/>
          <w:rFonts w:ascii="Palatino" w:hAnsi="Palatino"/>
          <w:color w:val="000000"/>
          <w:sz w:val="20"/>
          <w:szCs w:val="20"/>
        </w:rPr>
        <w:commentReference w:id="130"/>
      </w:r>
      <w:r w:rsidRPr="001E2543">
        <w:rPr>
          <w:rFonts w:ascii="Palatino" w:hAnsi="Palatino"/>
          <w:color w:val="000000"/>
          <w:sz w:val="20"/>
          <w:szCs w:val="20"/>
        </w:rPr>
        <w:t>In</w:t>
      </w:r>
      <w:r w:rsidR="00C3119F" w:rsidRPr="001E2543">
        <w:rPr>
          <w:rFonts w:ascii="Palatino" w:hAnsi="Palatino"/>
          <w:color w:val="000000"/>
          <w:sz w:val="20"/>
          <w:szCs w:val="20"/>
        </w:rPr>
        <w:t xml:space="preserve"> </w:t>
      </w:r>
      <w:r w:rsidR="00ED0711" w:rsidRPr="001E2543">
        <w:rPr>
          <w:rFonts w:ascii="Palatino" w:hAnsi="Palatino"/>
          <w:color w:val="000000"/>
          <w:sz w:val="20"/>
          <w:szCs w:val="20"/>
        </w:rPr>
        <w:t>(</w:t>
      </w:r>
      <w:r w:rsidR="00C3119F" w:rsidRPr="001E2543">
        <w:rPr>
          <w:rFonts w:ascii="Palatino" w:hAnsi="Palatino"/>
          <w:color w:val="000000"/>
          <w:sz w:val="20"/>
          <w:szCs w:val="20"/>
        </w:rPr>
        <w:t>stratified</w:t>
      </w:r>
      <w:r w:rsidR="00ED0711" w:rsidRPr="001E2543">
        <w:rPr>
          <w:rFonts w:ascii="Palatino" w:hAnsi="Palatino"/>
          <w:color w:val="000000"/>
          <w:sz w:val="20"/>
          <w:szCs w:val="20"/>
        </w:rPr>
        <w:t>)</w:t>
      </w:r>
      <w:r w:rsidRPr="001E2543">
        <w:rPr>
          <w:rFonts w:ascii="Palatino" w:hAnsi="Palatino"/>
          <w:color w:val="000000"/>
          <w:sz w:val="20"/>
          <w:szCs w:val="20"/>
        </w:rPr>
        <w:t xml:space="preserve"> five-fold cross-validation, the dataset was partitioned into five sets of</w:t>
      </w:r>
      <w:r w:rsidR="006A2B20">
        <w:rPr>
          <w:rStyle w:val="apple-converted-space"/>
          <w:rFonts w:ascii="Palatino" w:eastAsiaTheme="majorEastAsia" w:hAnsi="Palatino"/>
          <w:color w:val="000000"/>
          <w:sz w:val="20"/>
          <w:szCs w:val="20"/>
        </w:rPr>
        <w:t xml:space="preserve"> </w:t>
      </w:r>
      <w:r w:rsidRPr="001E2543">
        <w:rPr>
          <w:rFonts w:ascii="Palatino" w:hAnsi="Palatino"/>
          <w:color w:val="000000"/>
          <w:sz w:val="20"/>
          <w:szCs w:val="20"/>
        </w:rPr>
        <w:t>animals</w:t>
      </w:r>
      <w:r w:rsidR="006A2B20">
        <w:rPr>
          <w:rStyle w:val="apple-converted-space"/>
          <w:rFonts w:ascii="Palatino" w:eastAsiaTheme="majorEastAsia" w:hAnsi="Palatino"/>
          <w:color w:val="000000"/>
          <w:sz w:val="20"/>
          <w:szCs w:val="20"/>
        </w:rPr>
        <w:t xml:space="preserve"> </w:t>
      </w:r>
      <w:r w:rsidRPr="001E2543">
        <w:rPr>
          <w:rFonts w:ascii="Palatino" w:hAnsi="Palatino"/>
          <w:color w:val="000000"/>
          <w:sz w:val="20"/>
          <w:szCs w:val="20"/>
        </w:rPr>
        <w:t>and the model was fitted five times, each time using four sets for training and one set for validation.</w:t>
      </w:r>
      <w:r w:rsidR="00C54967" w:rsidRPr="001E2543">
        <w:rPr>
          <w:rFonts w:ascii="Palatino" w:hAnsi="Palatino"/>
          <w:color w:val="000000"/>
          <w:sz w:val="20"/>
          <w:szCs w:val="20"/>
        </w:rPr>
        <w:t xml:space="preserve"> The partition of the folds is the same as those in </w:t>
      </w:r>
      <w:r w:rsidR="009D348F">
        <w:rPr>
          <w:rFonts w:ascii="Palatino" w:hAnsi="Palatino"/>
          <w:color w:val="000000"/>
          <w:sz w:val="20"/>
          <w:szCs w:val="20"/>
        </w:rPr>
        <w:t>Vourlaki et al.</w:t>
      </w:r>
      <w:r w:rsidR="009D348F">
        <w:rPr>
          <w:rFonts w:ascii="Palatino" w:hAnsi="Palatino"/>
          <w:color w:val="000000"/>
          <w:sz w:val="20"/>
          <w:szCs w:val="20"/>
        </w:rPr>
        <w:fldChar w:fldCharType="begin"/>
      </w:r>
      <w:r w:rsidR="009D348F">
        <w:rPr>
          <w:rFonts w:ascii="Palatino" w:hAnsi="Palatino"/>
          <w:color w:val="000000"/>
          <w:sz w:val="20"/>
          <w:szCs w:val="20"/>
        </w:rPr>
        <w:instrText xml:space="preserve"> ADDIN EN.CITE &lt;EndNote&gt;&lt;Cite&gt;&lt;Author&gt;Vourlaki&lt;/Author&gt;&lt;Year&gt;2026&lt;/Year&gt;&lt;RecNum&gt;1517&lt;/RecNum&gt;&lt;DisplayText&gt;[27]&lt;/DisplayText&gt;&lt;record&gt;&lt;rec-number&gt;1517&lt;/rec-number&gt;&lt;foreign-keys&gt;&lt;key app="EN" db-id="af29dvpznfrdrke9a0uxa2eprdpvx02xa5es" timestamp="1772029795" guid="51436272-833e-417b-a0fb-aaee30cb31fc"&gt;1517&lt;/key&gt;&lt;/foreign-keys&gt;&lt;ref-type name="Journal Article"&gt;17&lt;/ref-type&gt;&lt;contributors&gt;&lt;authors&gt;&lt;author&gt;Vourlaki, Ioanna-Theoni&lt;/author&gt;&lt;author&gt;Luigi-Sierra, Maria Gracia&lt;/author&gt;&lt;author&gt;Ayres, Levi&lt;/author&gt;&lt;author&gt;Ramayo-Caldas, Yuliaxis&lt;/author&gt;&lt;author&gt;Calus, Mario P. L.&lt;/author&gt;&lt;author&gt;Karlskov-Mortensen, Peter&lt;/author&gt;&lt;author&gt;Piles, Miriam&lt;/author&gt;&lt;/authors&gt;&lt;/contributors&gt;&lt;titles&gt;&lt;title&gt;Integrating multi-omics data for deep learning–based prediction of production and feed efficiency traits in pigs&lt;/title&gt;&lt;secondary-title&gt;Genetics Selection Evolution&lt;/secondary-title&gt;&lt;/titles&gt;&lt;periodical&gt;&lt;full-title&gt;Genetics Selection Evolution&lt;/full-title&gt;&lt;/periodical&gt;&lt;dates&gt;&lt;year&gt;2026&lt;/year&gt;&lt;/dates&gt;&lt;urls&gt;&lt;/urls&gt;&lt;/record&gt;&lt;/Cite&gt;&lt;/EndNote&gt;</w:instrText>
      </w:r>
      <w:r w:rsidR="009D348F">
        <w:rPr>
          <w:rFonts w:ascii="Palatino" w:hAnsi="Palatino"/>
          <w:color w:val="000000"/>
          <w:sz w:val="20"/>
          <w:szCs w:val="20"/>
        </w:rPr>
        <w:fldChar w:fldCharType="separate"/>
      </w:r>
      <w:r w:rsidR="009D348F">
        <w:rPr>
          <w:rFonts w:ascii="Palatino" w:hAnsi="Palatino"/>
          <w:noProof/>
          <w:color w:val="000000"/>
          <w:sz w:val="20"/>
          <w:szCs w:val="20"/>
        </w:rPr>
        <w:t>[27]</w:t>
      </w:r>
      <w:r w:rsidR="009D348F">
        <w:rPr>
          <w:rFonts w:ascii="Palatino" w:hAnsi="Palatino"/>
          <w:color w:val="000000"/>
          <w:sz w:val="20"/>
          <w:szCs w:val="20"/>
        </w:rPr>
        <w:fldChar w:fldCharType="end"/>
      </w:r>
      <w:r w:rsidR="00C54967" w:rsidRPr="001E2543">
        <w:rPr>
          <w:rFonts w:ascii="Palatino" w:hAnsi="Palatino"/>
          <w:color w:val="000000"/>
          <w:sz w:val="20"/>
          <w:szCs w:val="20"/>
        </w:rPr>
        <w:t xml:space="preserve">, which used deep learning to </w:t>
      </w:r>
      <w:r w:rsidR="00BE3B8C" w:rsidRPr="001E2543">
        <w:rPr>
          <w:rFonts w:ascii="Palatino" w:hAnsi="Palatino"/>
          <w:color w:val="000000"/>
          <w:sz w:val="20"/>
          <w:szCs w:val="20"/>
        </w:rPr>
        <w:t xml:space="preserve">predict </w:t>
      </w:r>
      <w:r w:rsidR="00C54967" w:rsidRPr="001E2543">
        <w:rPr>
          <w:rFonts w:ascii="Palatino" w:hAnsi="Palatino"/>
          <w:color w:val="000000"/>
          <w:sz w:val="20"/>
          <w:szCs w:val="20"/>
        </w:rPr>
        <w:t>phenotype</w:t>
      </w:r>
      <w:r w:rsidR="00BE3B8C" w:rsidRPr="001E2543">
        <w:rPr>
          <w:rFonts w:ascii="Palatino" w:hAnsi="Palatino"/>
          <w:color w:val="000000"/>
          <w:sz w:val="20"/>
          <w:szCs w:val="20"/>
        </w:rPr>
        <w:t>s</w:t>
      </w:r>
      <w:r w:rsidR="00C54967" w:rsidRPr="001E2543">
        <w:rPr>
          <w:rFonts w:ascii="Palatino" w:hAnsi="Palatino"/>
          <w:color w:val="000000"/>
          <w:sz w:val="20"/>
          <w:szCs w:val="20"/>
        </w:rPr>
        <w:t>.</w:t>
      </w:r>
      <w:r w:rsidRPr="001E2543">
        <w:rPr>
          <w:rFonts w:ascii="Palatino" w:hAnsi="Palatino"/>
          <w:color w:val="000000"/>
          <w:sz w:val="20"/>
          <w:szCs w:val="20"/>
        </w:rPr>
        <w:t xml:space="preserve"> </w:t>
      </w:r>
      <w:commentRangeStart w:id="131"/>
      <w:commentRangeStart w:id="132"/>
      <w:r w:rsidR="00073827" w:rsidRPr="001E2543">
        <w:rPr>
          <w:rFonts w:ascii="Palatino" w:hAnsi="Palatino"/>
          <w:color w:val="000000"/>
          <w:sz w:val="20"/>
          <w:szCs w:val="20"/>
        </w:rPr>
        <w:t>A fixed effect for breed was included in model</w:t>
      </w:r>
      <w:commentRangeEnd w:id="131"/>
      <w:r w:rsidR="00441EC1">
        <w:rPr>
          <w:rStyle w:val="CommentReference"/>
          <w:rFonts w:ascii="Palatino" w:hAnsi="Palatino"/>
          <w:color w:val="000000"/>
          <w:sz w:val="20"/>
          <w:szCs w:val="20"/>
        </w:rPr>
        <w:commentReference w:id="131"/>
      </w:r>
      <w:commentRangeEnd w:id="132"/>
      <w:r w:rsidR="000E42BE">
        <w:rPr>
          <w:rStyle w:val="CommentReference"/>
          <w:rFonts w:ascii="Palatino" w:hAnsi="Palatino"/>
          <w:color w:val="000000"/>
          <w:sz w:val="20"/>
          <w:szCs w:val="20"/>
        </w:rPr>
        <w:commentReference w:id="132"/>
      </w:r>
      <w:r w:rsidR="000E42BE">
        <w:rPr>
          <w:rFonts w:ascii="Palatino" w:hAnsi="Palatino"/>
          <w:color w:val="000000"/>
          <w:sz w:val="20"/>
          <w:szCs w:val="20"/>
        </w:rPr>
        <w:t xml:space="preserve">s that contained </w:t>
      </w:r>
      <w:r w:rsidR="0065282F">
        <w:rPr>
          <w:rFonts w:ascii="Palatino" w:hAnsi="Palatino"/>
          <w:color w:val="000000"/>
          <w:sz w:val="20"/>
          <w:szCs w:val="20"/>
        </w:rPr>
        <w:t xml:space="preserve">animals from </w:t>
      </w:r>
      <w:r w:rsidR="000E42BE">
        <w:rPr>
          <w:rFonts w:ascii="Palatino" w:hAnsi="Palatino"/>
          <w:color w:val="000000"/>
          <w:sz w:val="20"/>
          <w:szCs w:val="20"/>
        </w:rPr>
        <w:t>more than one breed</w:t>
      </w:r>
      <w:r w:rsidR="00073827" w:rsidRPr="001E2543">
        <w:rPr>
          <w:rFonts w:ascii="Palatino" w:hAnsi="Palatino"/>
          <w:color w:val="000000"/>
          <w:sz w:val="20"/>
          <w:szCs w:val="20"/>
        </w:rPr>
        <w:t>.</w:t>
      </w:r>
    </w:p>
    <w:p w14:paraId="14953FE3" w14:textId="13E90366" w:rsidR="003F6FAF" w:rsidRPr="001E2543" w:rsidRDefault="005852A0" w:rsidP="00245B78">
      <w:pPr>
        <w:pStyle w:val="s4"/>
        <w:spacing w:before="0" w:beforeAutospacing="0" w:after="120" w:afterAutospacing="0"/>
        <w:jc w:val="both"/>
        <w:rPr>
          <w:rFonts w:ascii="Palatino" w:hAnsi="Palatino"/>
          <w:color w:val="000000"/>
          <w:sz w:val="20"/>
          <w:szCs w:val="20"/>
        </w:rPr>
      </w:pPr>
      <w:r w:rsidRPr="005852A0">
        <w:rPr>
          <w:rFonts w:ascii="Palatino" w:hAnsi="Palatino"/>
          <w:color w:val="000000"/>
          <w:sz w:val="20"/>
          <w:szCs w:val="20"/>
        </w:rPr>
        <w:t xml:space="preserve">The five correlation coefficients were summarized </w:t>
      </w:r>
      <w:r>
        <w:rPr>
          <w:rFonts w:ascii="Palatino" w:hAnsi="Palatino"/>
          <w:color w:val="000000"/>
          <w:sz w:val="20"/>
          <w:szCs w:val="20"/>
        </w:rPr>
        <w:t xml:space="preserve">by </w:t>
      </w:r>
      <w:r w:rsidRPr="005852A0">
        <w:rPr>
          <w:rFonts w:ascii="Palatino" w:hAnsi="Palatino"/>
          <w:color w:val="000000"/>
          <w:sz w:val="20"/>
          <w:szCs w:val="20"/>
        </w:rPr>
        <w:t>using their median</w:t>
      </w:r>
      <w:r>
        <w:rPr>
          <w:rFonts w:ascii="Palatino" w:hAnsi="Palatino"/>
          <w:color w:val="000000"/>
          <w:sz w:val="20"/>
          <w:szCs w:val="20"/>
        </w:rPr>
        <w:t>.</w:t>
      </w:r>
      <w:r w:rsidR="003F6FAF" w:rsidRPr="001E2543">
        <w:rPr>
          <w:rFonts w:ascii="Palatino" w:hAnsi="Palatino"/>
          <w:color w:val="000000"/>
          <w:sz w:val="20"/>
          <w:szCs w:val="20"/>
        </w:rPr>
        <w:t xml:space="preserve"> In leave-one-out </w:t>
      </w:r>
      <w:r w:rsidR="00BE3B8C" w:rsidRPr="001E2543">
        <w:rPr>
          <w:rFonts w:ascii="Palatino" w:hAnsi="Palatino"/>
          <w:color w:val="000000"/>
          <w:sz w:val="20"/>
          <w:szCs w:val="20"/>
        </w:rPr>
        <w:t xml:space="preserve">(LOO) </w:t>
      </w:r>
      <w:r w:rsidR="003F6FAF" w:rsidRPr="001E2543">
        <w:rPr>
          <w:rFonts w:ascii="Palatino" w:hAnsi="Palatino"/>
          <w:color w:val="000000"/>
          <w:sz w:val="20"/>
          <w:szCs w:val="20"/>
        </w:rPr>
        <w:t>cross-validation, one animal was removed from the dataset at a time and predicted using a model trained on all remaining animals. In leave-one-breed-out (LOBO)</w:t>
      </w:r>
      <w:r w:rsidR="004D1CEC" w:rsidRPr="001E2543">
        <w:rPr>
          <w:rFonts w:ascii="Palatino" w:hAnsi="Palatino"/>
          <w:color w:val="000000"/>
          <w:sz w:val="20"/>
          <w:szCs w:val="20"/>
        </w:rPr>
        <w:t xml:space="preserve"> cross-validation</w:t>
      </w:r>
      <w:r w:rsidR="003F6FAF" w:rsidRPr="001E2543">
        <w:rPr>
          <w:rFonts w:ascii="Palatino" w:hAnsi="Palatino"/>
          <w:color w:val="000000"/>
          <w:sz w:val="20"/>
          <w:szCs w:val="20"/>
        </w:rPr>
        <w:t>, one breed was entirely excluded during training and used as an independent validation set.</w:t>
      </w:r>
    </w:p>
    <w:p w14:paraId="47C5F201" w14:textId="4EBFCB1F" w:rsidR="00F73171" w:rsidRPr="001E2543" w:rsidRDefault="00432672" w:rsidP="00245B78">
      <w:pPr>
        <w:pStyle w:val="s4"/>
        <w:spacing w:before="0" w:beforeAutospacing="0" w:after="120" w:afterAutospacing="0"/>
        <w:jc w:val="both"/>
        <w:rPr>
          <w:rFonts w:ascii="Palatino" w:hAnsi="Palatino"/>
          <w:color w:val="000000"/>
          <w:sz w:val="20"/>
          <w:szCs w:val="20"/>
        </w:rPr>
      </w:pPr>
      <w:r w:rsidRPr="001E2543">
        <w:rPr>
          <w:rFonts w:ascii="Palatino" w:hAnsi="Palatino"/>
          <w:color w:val="000000"/>
          <w:sz w:val="20"/>
          <w:szCs w:val="20"/>
        </w:rPr>
        <w:lastRenderedPageBreak/>
        <w:t>Two</w:t>
      </w:r>
      <w:r w:rsidR="00F73171" w:rsidRPr="001E2543">
        <w:rPr>
          <w:rFonts w:ascii="Palatino" w:hAnsi="Palatino"/>
          <w:color w:val="000000"/>
          <w:sz w:val="20"/>
          <w:szCs w:val="20"/>
        </w:rPr>
        <w:t xml:space="preserve"> of the cross-validation schemes here presented are also present in</w:t>
      </w:r>
      <w:r w:rsidR="001730A0" w:rsidRPr="001E2543">
        <w:rPr>
          <w:rFonts w:ascii="Palatino" w:hAnsi="Palatino"/>
          <w:color w:val="000000"/>
          <w:sz w:val="20"/>
          <w:szCs w:val="20"/>
        </w:rPr>
        <w:t xml:space="preserve"> </w:t>
      </w:r>
      <w:r w:rsidR="001730A0" w:rsidRPr="001E2543">
        <w:rPr>
          <w:rFonts w:ascii="Palatino" w:hAnsi="Palatino"/>
          <w:color w:val="000000"/>
          <w:sz w:val="20"/>
          <w:szCs w:val="20"/>
        </w:rPr>
        <w:fldChar w:fldCharType="begin"/>
      </w:r>
      <w:r w:rsidR="00DB0A39">
        <w:rPr>
          <w:rFonts w:ascii="Palatino" w:hAnsi="Palatino"/>
          <w:color w:val="000000"/>
          <w:sz w:val="20"/>
          <w:szCs w:val="20"/>
        </w:rPr>
        <w:instrText xml:space="preserve"> ADDIN EN.CITE &lt;EndNote&gt;&lt;Cite&gt;&lt;Author&gt;Vourlaki&lt;/Author&gt;&lt;Year&gt;2026&lt;/Year&gt;&lt;RecNum&gt;1517&lt;/RecNum&gt;&lt;DisplayText&gt;[27]&lt;/DisplayText&gt;&lt;record&gt;&lt;rec-number&gt;1517&lt;/rec-number&gt;&lt;foreign-keys&gt;&lt;key app="EN" db-id="af29dvpznfrdrke9a0uxa2eprdpvx02xa5es" timestamp="1772029795" guid="51436272-833e-417b-a0fb-aaee30cb31fc"&gt;1517&lt;/key&gt;&lt;/foreign-keys&gt;&lt;ref-type name="Journal Article"&gt;17&lt;/ref-type&gt;&lt;contributors&gt;&lt;authors&gt;&lt;author&gt;Vourlaki, Ioanna-Theoni&lt;/author&gt;&lt;author&gt;Luigi-Sierra, Maria Gracia&lt;/author&gt;&lt;author&gt;Ayres, Levi&lt;/author&gt;&lt;author&gt;Ramayo-Caldas, Yuliaxis&lt;/author&gt;&lt;author&gt;Calus, Mario P. L.&lt;/author&gt;&lt;author&gt;Karlskov-Mortensen, Peter&lt;/author&gt;&lt;author&gt;Piles, Miriam&lt;/author&gt;&lt;/authors&gt;&lt;/contributors&gt;&lt;titles&gt;&lt;title&gt;Integrating multi-omics data for deep learning–based prediction of production and feed efficiency traits in pigs&lt;/title&gt;&lt;secondary-title&gt;Genetics Selection Evolution&lt;/secondary-title&gt;&lt;/titles&gt;&lt;periodical&gt;&lt;full-title&gt;Genetics Selection Evolution&lt;/full-title&gt;&lt;/periodical&gt;&lt;dates&gt;&lt;year&gt;2026&lt;/year&gt;&lt;/dates&gt;&lt;urls&gt;&lt;/urls&gt;&lt;/record&gt;&lt;/Cite&gt;&lt;/EndNote&gt;</w:instrText>
      </w:r>
      <w:r w:rsidR="001730A0" w:rsidRPr="001E2543">
        <w:rPr>
          <w:rFonts w:ascii="Palatino" w:hAnsi="Palatino"/>
          <w:color w:val="000000"/>
          <w:sz w:val="20"/>
          <w:szCs w:val="20"/>
        </w:rPr>
        <w:fldChar w:fldCharType="separate"/>
      </w:r>
      <w:r w:rsidR="00DB0A39">
        <w:rPr>
          <w:rFonts w:ascii="Palatino" w:hAnsi="Palatino"/>
          <w:noProof/>
          <w:color w:val="000000"/>
          <w:sz w:val="20"/>
          <w:szCs w:val="20"/>
        </w:rPr>
        <w:t>[27]</w:t>
      </w:r>
      <w:r w:rsidR="001730A0" w:rsidRPr="001E2543">
        <w:rPr>
          <w:rFonts w:ascii="Palatino" w:hAnsi="Palatino"/>
          <w:color w:val="000000"/>
          <w:sz w:val="20"/>
          <w:szCs w:val="20"/>
        </w:rPr>
        <w:fldChar w:fldCharType="end"/>
      </w:r>
      <w:r w:rsidR="00F73171" w:rsidRPr="001E2543">
        <w:rPr>
          <w:rFonts w:ascii="Palatino" w:hAnsi="Palatino"/>
          <w:color w:val="000000"/>
          <w:sz w:val="20"/>
          <w:szCs w:val="20"/>
        </w:rPr>
        <w:t xml:space="preserve">, namely LOBO and </w:t>
      </w:r>
      <w:r w:rsidR="00ED0711" w:rsidRPr="001E2543">
        <w:rPr>
          <w:rFonts w:ascii="Palatino" w:hAnsi="Palatino"/>
          <w:color w:val="000000"/>
          <w:sz w:val="20"/>
          <w:szCs w:val="20"/>
        </w:rPr>
        <w:t xml:space="preserve">stratified </w:t>
      </w:r>
      <w:r w:rsidRPr="001E2543">
        <w:rPr>
          <w:rFonts w:ascii="Palatino" w:hAnsi="Palatino"/>
          <w:color w:val="000000"/>
          <w:sz w:val="20"/>
          <w:szCs w:val="20"/>
        </w:rPr>
        <w:t>f</w:t>
      </w:r>
      <w:r w:rsidR="00F73171" w:rsidRPr="001E2543">
        <w:rPr>
          <w:rFonts w:ascii="Palatino" w:hAnsi="Palatino"/>
          <w:color w:val="000000"/>
          <w:sz w:val="20"/>
          <w:szCs w:val="20"/>
        </w:rPr>
        <w:t>ive-fold cross validation.</w:t>
      </w:r>
    </w:p>
    <w:p w14:paraId="799DE34E" w14:textId="1A5B6561" w:rsidR="00A766D1" w:rsidRPr="001E2543" w:rsidRDefault="00A766D1" w:rsidP="00245B78">
      <w:pPr>
        <w:pStyle w:val="s4"/>
        <w:spacing w:before="0" w:beforeAutospacing="0" w:after="120" w:afterAutospacing="0"/>
        <w:jc w:val="both"/>
        <w:rPr>
          <w:rFonts w:ascii="Palatino" w:hAnsi="Palatino"/>
          <w:color w:val="000000"/>
          <w:sz w:val="20"/>
          <w:szCs w:val="20"/>
        </w:rPr>
      </w:pPr>
      <w:r w:rsidRPr="001E2543">
        <w:rPr>
          <w:rFonts w:ascii="Palatino" w:hAnsi="Palatino"/>
          <w:color w:val="000000"/>
          <w:sz w:val="20"/>
          <w:szCs w:val="20"/>
        </w:rPr>
        <w:t>For the LOO cross-validation scenario, two cases were evaluated: within breeds and all breeds.</w:t>
      </w:r>
    </w:p>
    <w:p w14:paraId="5082C51E" w14:textId="77777777" w:rsidR="00245B78" w:rsidRPr="00FA34C9" w:rsidRDefault="003F6FAF" w:rsidP="00245B78">
      <w:pPr>
        <w:pStyle w:val="s4"/>
        <w:spacing w:before="0" w:beforeAutospacing="0" w:after="120" w:afterAutospacing="0"/>
        <w:jc w:val="both"/>
        <w:rPr>
          <w:rFonts w:ascii="Segoe UI Semibold" w:hAnsi="Segoe UI Semibold" w:cs="Segoe UI Semibold"/>
          <w:i/>
          <w:iCs/>
          <w:color w:val="000000" w:themeColor="text1"/>
          <w:sz w:val="18"/>
          <w:szCs w:val="18"/>
        </w:rPr>
      </w:pPr>
      <w:r w:rsidRPr="00FA34C9">
        <w:rPr>
          <w:rStyle w:val="Heading3Char"/>
          <w:rFonts w:ascii="Segoe UI Semibold" w:hAnsi="Segoe UI Semibold" w:cs="Segoe UI Semibold"/>
          <w:i/>
          <w:iCs/>
          <w:color w:val="000000" w:themeColor="text1"/>
          <w:sz w:val="20"/>
          <w:szCs w:val="20"/>
        </w:rPr>
        <w:t>Within-breed models</w:t>
      </w:r>
    </w:p>
    <w:p w14:paraId="45E4EBA0" w14:textId="0485873E" w:rsidR="003F6FAF" w:rsidRPr="001E2543" w:rsidRDefault="0008191D" w:rsidP="00245B78">
      <w:pPr>
        <w:pStyle w:val="s4"/>
        <w:spacing w:before="0" w:beforeAutospacing="0" w:after="120" w:afterAutospacing="0"/>
        <w:jc w:val="both"/>
        <w:rPr>
          <w:rFonts w:ascii="Palatino" w:hAnsi="Palatino"/>
          <w:color w:val="000000"/>
          <w:sz w:val="20"/>
          <w:szCs w:val="20"/>
        </w:rPr>
      </w:pPr>
      <w:r w:rsidRPr="001E2543">
        <w:rPr>
          <w:rFonts w:ascii="Palatino" w:hAnsi="Palatino"/>
          <w:color w:val="000000"/>
          <w:sz w:val="20"/>
          <w:szCs w:val="20"/>
        </w:rPr>
        <w:t>In th</w:t>
      </w:r>
      <w:r w:rsidR="00660021">
        <w:rPr>
          <w:rFonts w:ascii="Palatino" w:hAnsi="Palatino"/>
          <w:color w:val="000000"/>
          <w:sz w:val="20"/>
          <w:szCs w:val="20"/>
        </w:rPr>
        <w:t>ese</w:t>
      </w:r>
      <w:r w:rsidRPr="001E2543">
        <w:rPr>
          <w:rFonts w:ascii="Palatino" w:hAnsi="Palatino"/>
          <w:color w:val="000000"/>
          <w:sz w:val="20"/>
          <w:szCs w:val="20"/>
        </w:rPr>
        <w:t xml:space="preserve"> scheme</w:t>
      </w:r>
      <w:r w:rsidR="00660021">
        <w:rPr>
          <w:rFonts w:ascii="Palatino" w:hAnsi="Palatino"/>
          <w:color w:val="000000"/>
          <w:sz w:val="20"/>
          <w:szCs w:val="20"/>
        </w:rPr>
        <w:t>s</w:t>
      </w:r>
      <w:r w:rsidRPr="001E2543">
        <w:rPr>
          <w:rFonts w:ascii="Palatino" w:hAnsi="Palatino"/>
          <w:color w:val="000000"/>
          <w:sz w:val="20"/>
          <w:szCs w:val="20"/>
        </w:rPr>
        <w:t>, we</w:t>
      </w:r>
      <w:r w:rsidR="00F534E0" w:rsidRPr="001E2543">
        <w:rPr>
          <w:rFonts w:ascii="Palatino" w:hAnsi="Palatino"/>
          <w:color w:val="000000"/>
          <w:sz w:val="20"/>
          <w:szCs w:val="20"/>
        </w:rPr>
        <w:t xml:space="preserve"> anal</w:t>
      </w:r>
      <w:r w:rsidRPr="001E2543">
        <w:rPr>
          <w:rFonts w:ascii="Palatino" w:hAnsi="Palatino"/>
          <w:color w:val="000000"/>
          <w:sz w:val="20"/>
          <w:szCs w:val="20"/>
        </w:rPr>
        <w:t xml:space="preserve">yzed each </w:t>
      </w:r>
      <w:r w:rsidR="003F6FAF" w:rsidRPr="001E2543">
        <w:rPr>
          <w:rFonts w:ascii="Palatino" w:hAnsi="Palatino"/>
          <w:color w:val="000000"/>
          <w:sz w:val="20"/>
          <w:szCs w:val="20"/>
        </w:rPr>
        <w:t>breed</w:t>
      </w:r>
      <w:r w:rsidR="00897941">
        <w:rPr>
          <w:rStyle w:val="apple-converted-space"/>
          <w:rFonts w:ascii="Palatino" w:eastAsiaTheme="majorEastAsia" w:hAnsi="Palatino"/>
          <w:color w:val="000000"/>
          <w:sz w:val="20"/>
          <w:szCs w:val="20"/>
        </w:rPr>
        <w:t xml:space="preserve"> </w:t>
      </w:r>
      <w:r w:rsidR="003F6FAF" w:rsidRPr="001E2543">
        <w:rPr>
          <w:rFonts w:ascii="Palatino" w:hAnsi="Palatino"/>
          <w:color w:val="000000"/>
          <w:sz w:val="20"/>
          <w:szCs w:val="20"/>
        </w:rPr>
        <w:t xml:space="preserve">separately to </w:t>
      </w:r>
      <w:r w:rsidR="00E07812" w:rsidRPr="001E2543">
        <w:rPr>
          <w:rFonts w:ascii="Palatino" w:hAnsi="Palatino"/>
          <w:color w:val="000000"/>
          <w:sz w:val="20"/>
          <w:szCs w:val="20"/>
        </w:rPr>
        <w:t>train</w:t>
      </w:r>
      <w:r w:rsidR="00AD1B3A" w:rsidRPr="001E2543">
        <w:rPr>
          <w:rFonts w:ascii="Palatino" w:hAnsi="Palatino"/>
          <w:color w:val="000000"/>
          <w:sz w:val="20"/>
          <w:szCs w:val="20"/>
        </w:rPr>
        <w:t xml:space="preserve"> and test</w:t>
      </w:r>
      <w:r w:rsidR="00E07812" w:rsidRPr="001E2543">
        <w:rPr>
          <w:rFonts w:ascii="Palatino" w:hAnsi="Palatino"/>
          <w:color w:val="000000"/>
          <w:sz w:val="20"/>
          <w:szCs w:val="20"/>
        </w:rPr>
        <w:t xml:space="preserve"> the model</w:t>
      </w:r>
      <w:r w:rsidR="00AD1B3A" w:rsidRPr="001E2543">
        <w:rPr>
          <w:rFonts w:ascii="Palatino" w:hAnsi="Palatino"/>
          <w:color w:val="000000"/>
          <w:sz w:val="20"/>
          <w:szCs w:val="20"/>
        </w:rPr>
        <w:t>s.</w:t>
      </w:r>
      <w:r w:rsidR="00E07812" w:rsidRPr="001E2543">
        <w:rPr>
          <w:rFonts w:ascii="Palatino" w:hAnsi="Palatino"/>
          <w:color w:val="000000"/>
          <w:sz w:val="20"/>
          <w:szCs w:val="20"/>
        </w:rPr>
        <w:t xml:space="preserve"> </w:t>
      </w:r>
      <w:r w:rsidR="00E01877" w:rsidRPr="001E2543">
        <w:rPr>
          <w:rFonts w:ascii="Palatino" w:hAnsi="Palatino"/>
          <w:color w:val="000000"/>
          <w:sz w:val="20"/>
          <w:szCs w:val="20"/>
        </w:rPr>
        <w:t>We estimated v</w:t>
      </w:r>
      <w:r w:rsidR="00CD382A" w:rsidRPr="001E2543">
        <w:rPr>
          <w:rFonts w:ascii="Palatino" w:hAnsi="Palatino"/>
          <w:color w:val="000000"/>
          <w:sz w:val="20"/>
          <w:szCs w:val="20"/>
        </w:rPr>
        <w:t xml:space="preserve">ariance </w:t>
      </w:r>
      <w:r w:rsidR="003F6FAF" w:rsidRPr="001E2543">
        <w:rPr>
          <w:rFonts w:ascii="Palatino" w:hAnsi="Palatino"/>
          <w:color w:val="000000"/>
          <w:sz w:val="20"/>
          <w:szCs w:val="20"/>
        </w:rPr>
        <w:t xml:space="preserve">components </w:t>
      </w:r>
      <w:r w:rsidR="00E07812" w:rsidRPr="001E2543">
        <w:rPr>
          <w:rFonts w:ascii="Palatino" w:hAnsi="Palatino"/>
          <w:color w:val="000000"/>
          <w:sz w:val="20"/>
          <w:szCs w:val="20"/>
        </w:rPr>
        <w:t>either from all data or within breeds</w:t>
      </w:r>
      <w:r w:rsidR="003F6FAF" w:rsidRPr="001E2543">
        <w:rPr>
          <w:rFonts w:ascii="Palatino" w:hAnsi="Palatino"/>
          <w:color w:val="000000"/>
          <w:sz w:val="20"/>
          <w:szCs w:val="20"/>
        </w:rPr>
        <w:t xml:space="preserve">. </w:t>
      </w:r>
      <w:commentRangeStart w:id="133"/>
      <w:r w:rsidR="005C51C3" w:rsidRPr="001E2543">
        <w:rPr>
          <w:rFonts w:ascii="Palatino" w:hAnsi="Palatino"/>
          <w:color w:val="000000"/>
          <w:sz w:val="20"/>
          <w:szCs w:val="20"/>
        </w:rPr>
        <w:t xml:space="preserve">For prediction, </w:t>
      </w:r>
      <w:r w:rsidR="00A6310B" w:rsidRPr="001E2543">
        <w:rPr>
          <w:rFonts w:ascii="Palatino" w:hAnsi="Palatino"/>
          <w:color w:val="000000"/>
          <w:sz w:val="20"/>
          <w:szCs w:val="20"/>
        </w:rPr>
        <w:t xml:space="preserve">we </w:t>
      </w:r>
      <w:r w:rsidR="00F052F6" w:rsidRPr="001E2543">
        <w:rPr>
          <w:rFonts w:ascii="Palatino" w:hAnsi="Palatino"/>
          <w:color w:val="000000"/>
          <w:sz w:val="20"/>
          <w:szCs w:val="20"/>
        </w:rPr>
        <w:t>applied</w:t>
      </w:r>
      <w:r w:rsidR="00A6310B" w:rsidRPr="001E2543">
        <w:rPr>
          <w:rFonts w:ascii="Palatino" w:hAnsi="Palatino"/>
          <w:color w:val="000000"/>
          <w:sz w:val="20"/>
          <w:szCs w:val="20"/>
        </w:rPr>
        <w:t xml:space="preserve"> </w:t>
      </w:r>
      <w:r w:rsidR="005C51C3" w:rsidRPr="001E2543">
        <w:rPr>
          <w:rFonts w:ascii="Palatino" w:hAnsi="Palatino"/>
          <w:color w:val="000000"/>
          <w:sz w:val="20"/>
          <w:szCs w:val="20"/>
        </w:rPr>
        <w:t>BLUP</w:t>
      </w:r>
      <w:r w:rsidR="00764123" w:rsidRPr="001E2543">
        <w:rPr>
          <w:rFonts w:ascii="Palatino" w:hAnsi="Palatino"/>
          <w:color w:val="000000"/>
          <w:sz w:val="20"/>
          <w:szCs w:val="20"/>
        </w:rPr>
        <w:t xml:space="preserve"> and</w:t>
      </w:r>
      <w:r w:rsidR="00F052F6" w:rsidRPr="001E2543">
        <w:rPr>
          <w:rFonts w:ascii="Palatino" w:hAnsi="Palatino"/>
          <w:color w:val="000000"/>
          <w:sz w:val="20"/>
          <w:szCs w:val="20"/>
        </w:rPr>
        <w:t xml:space="preserve"> conducted </w:t>
      </w:r>
      <w:r w:rsidR="00764123" w:rsidRPr="001E2543">
        <w:rPr>
          <w:rFonts w:ascii="Palatino" w:hAnsi="Palatino"/>
          <w:color w:val="000000"/>
          <w:sz w:val="20"/>
          <w:szCs w:val="20"/>
        </w:rPr>
        <w:t xml:space="preserve">LOO cross-validation </w:t>
      </w:r>
      <w:r w:rsidR="003F6FAF" w:rsidRPr="001E2543">
        <w:rPr>
          <w:rFonts w:ascii="Palatino" w:hAnsi="Palatino"/>
          <w:color w:val="000000"/>
          <w:sz w:val="20"/>
          <w:szCs w:val="20"/>
        </w:rPr>
        <w:t>within breed</w:t>
      </w:r>
      <w:r w:rsidR="00F73171" w:rsidRPr="001E2543">
        <w:rPr>
          <w:rFonts w:ascii="Palatino" w:hAnsi="Palatino"/>
          <w:color w:val="000000"/>
          <w:sz w:val="20"/>
          <w:szCs w:val="20"/>
        </w:rPr>
        <w:t>s</w:t>
      </w:r>
      <w:r w:rsidR="003F6FAF" w:rsidRPr="001E2543">
        <w:rPr>
          <w:rFonts w:ascii="Palatino" w:hAnsi="Palatino"/>
          <w:color w:val="000000"/>
          <w:sz w:val="20"/>
          <w:szCs w:val="20"/>
        </w:rPr>
        <w:t>.</w:t>
      </w:r>
      <w:commentRangeEnd w:id="133"/>
      <w:r w:rsidR="00EF1294" w:rsidRPr="001E2543">
        <w:rPr>
          <w:rStyle w:val="CommentReference"/>
          <w:rFonts w:ascii="Palatino" w:hAnsi="Palatino"/>
          <w:color w:val="000000"/>
          <w:sz w:val="20"/>
          <w:szCs w:val="20"/>
        </w:rPr>
        <w:commentReference w:id="133"/>
      </w:r>
    </w:p>
    <w:p w14:paraId="677D34CF" w14:textId="77777777" w:rsidR="00245B78" w:rsidRPr="00FA34C9" w:rsidRDefault="003F6FAF" w:rsidP="00245B78">
      <w:pPr>
        <w:pStyle w:val="s4"/>
        <w:spacing w:before="0" w:beforeAutospacing="0" w:after="120" w:afterAutospacing="0"/>
        <w:jc w:val="both"/>
        <w:rPr>
          <w:rStyle w:val="Heading3Char"/>
          <w:rFonts w:ascii="Segoe UI Semibold" w:hAnsi="Segoe UI Semibold" w:cs="Segoe UI Semibold"/>
          <w:i/>
          <w:iCs/>
          <w:color w:val="000000" w:themeColor="text1"/>
          <w:sz w:val="20"/>
          <w:szCs w:val="20"/>
        </w:rPr>
      </w:pPr>
      <w:commentRangeStart w:id="134"/>
      <w:r w:rsidRPr="00FA34C9">
        <w:rPr>
          <w:rStyle w:val="Heading3Char"/>
          <w:rFonts w:ascii="Segoe UI Semibold" w:hAnsi="Segoe UI Semibold" w:cs="Segoe UI Semibold"/>
          <w:i/>
          <w:iCs/>
          <w:color w:val="000000" w:themeColor="text1"/>
          <w:sz w:val="20"/>
          <w:szCs w:val="20"/>
        </w:rPr>
        <w:t>All-breeds models</w:t>
      </w:r>
      <w:commentRangeEnd w:id="134"/>
      <w:r w:rsidR="00EF1294" w:rsidRPr="00FA34C9">
        <w:rPr>
          <w:rStyle w:val="CommentReference"/>
          <w:rFonts w:ascii="Segoe UI Semibold" w:eastAsiaTheme="majorEastAsia" w:hAnsi="Segoe UI Semibold" w:cs="Segoe UI Semibold"/>
          <w:i/>
          <w:iCs/>
          <w:color w:val="000000" w:themeColor="text1"/>
          <w:sz w:val="20"/>
          <w:szCs w:val="20"/>
        </w:rPr>
        <w:commentReference w:id="134"/>
      </w:r>
    </w:p>
    <w:p w14:paraId="67CE641C" w14:textId="4CC78F74" w:rsidR="0020037F" w:rsidRDefault="000F2371" w:rsidP="00FB3AF5">
      <w:pPr>
        <w:pStyle w:val="s4"/>
        <w:spacing w:before="0" w:beforeAutospacing="0" w:after="120" w:afterAutospacing="0"/>
        <w:jc w:val="both"/>
        <w:rPr>
          <w:rFonts w:ascii="Palatino" w:hAnsi="Palatino"/>
          <w:color w:val="000000"/>
          <w:sz w:val="20"/>
          <w:szCs w:val="20"/>
        </w:rPr>
      </w:pPr>
      <w:r w:rsidRPr="001E2543">
        <w:rPr>
          <w:rFonts w:ascii="Palatino" w:hAnsi="Palatino"/>
          <w:color w:val="000000"/>
          <w:sz w:val="20"/>
          <w:szCs w:val="20"/>
        </w:rPr>
        <w:t>In th</w:t>
      </w:r>
      <w:r w:rsidR="00660021">
        <w:rPr>
          <w:rFonts w:ascii="Palatino" w:hAnsi="Palatino"/>
          <w:color w:val="000000"/>
          <w:sz w:val="20"/>
          <w:szCs w:val="20"/>
        </w:rPr>
        <w:t>ese</w:t>
      </w:r>
      <w:r w:rsidRPr="001E2543">
        <w:rPr>
          <w:rFonts w:ascii="Palatino" w:hAnsi="Palatino"/>
          <w:color w:val="000000"/>
          <w:sz w:val="20"/>
          <w:szCs w:val="20"/>
        </w:rPr>
        <w:t xml:space="preserve"> scenario</w:t>
      </w:r>
      <w:r w:rsidR="00660021">
        <w:rPr>
          <w:rFonts w:ascii="Palatino" w:hAnsi="Palatino"/>
          <w:color w:val="000000"/>
          <w:sz w:val="20"/>
          <w:szCs w:val="20"/>
        </w:rPr>
        <w:t>s</w:t>
      </w:r>
      <w:r w:rsidRPr="001E2543">
        <w:rPr>
          <w:rFonts w:ascii="Palatino" w:hAnsi="Palatino"/>
          <w:color w:val="000000"/>
          <w:sz w:val="20"/>
          <w:szCs w:val="20"/>
        </w:rPr>
        <w:t xml:space="preserve">, </w:t>
      </w:r>
      <w:r w:rsidR="004265DE" w:rsidRPr="001E2543">
        <w:rPr>
          <w:rFonts w:ascii="Palatino" w:hAnsi="Palatino"/>
          <w:color w:val="000000"/>
          <w:sz w:val="20"/>
          <w:szCs w:val="20"/>
        </w:rPr>
        <w:t xml:space="preserve">we </w:t>
      </w:r>
      <w:r w:rsidR="00A37E0B" w:rsidRPr="001E2543">
        <w:rPr>
          <w:rFonts w:ascii="Palatino" w:hAnsi="Palatino"/>
          <w:color w:val="000000"/>
          <w:sz w:val="20"/>
          <w:szCs w:val="20"/>
        </w:rPr>
        <w:t xml:space="preserve">jointly </w:t>
      </w:r>
      <w:r w:rsidR="004265DE" w:rsidRPr="001E2543">
        <w:rPr>
          <w:rFonts w:ascii="Palatino" w:hAnsi="Palatino"/>
          <w:color w:val="000000"/>
          <w:sz w:val="20"/>
          <w:szCs w:val="20"/>
        </w:rPr>
        <w:t xml:space="preserve">analyzed </w:t>
      </w:r>
      <w:r w:rsidRPr="001E2543">
        <w:rPr>
          <w:rFonts w:ascii="Palatino" w:hAnsi="Palatino"/>
          <w:color w:val="000000"/>
          <w:sz w:val="20"/>
          <w:szCs w:val="20"/>
        </w:rPr>
        <w:t>a</w:t>
      </w:r>
      <w:commentRangeStart w:id="135"/>
      <w:commentRangeStart w:id="136"/>
      <w:commentRangeStart w:id="137"/>
      <w:commentRangeStart w:id="138"/>
      <w:r w:rsidR="003F6FAF" w:rsidRPr="001E2543">
        <w:rPr>
          <w:rFonts w:ascii="Palatino" w:hAnsi="Palatino"/>
          <w:color w:val="000000"/>
          <w:sz w:val="20"/>
          <w:szCs w:val="20"/>
        </w:rPr>
        <w:t xml:space="preserve">nimals from all three breeds </w:t>
      </w:r>
      <w:r w:rsidR="00341FD2" w:rsidRPr="001E2543">
        <w:rPr>
          <w:rFonts w:ascii="Palatino" w:hAnsi="Palatino"/>
          <w:color w:val="000000"/>
          <w:sz w:val="20"/>
          <w:szCs w:val="20"/>
        </w:rPr>
        <w:t>(</w:t>
      </w:r>
      <w:r w:rsidR="003F6FAF" w:rsidRPr="001E2543">
        <w:rPr>
          <w:rFonts w:ascii="Palatino" w:hAnsi="Palatino"/>
          <w:color w:val="000000"/>
          <w:sz w:val="20"/>
          <w:szCs w:val="20"/>
        </w:rPr>
        <w:t>with</w:t>
      </w:r>
      <w:r w:rsidR="00E50E6F">
        <w:rPr>
          <w:rStyle w:val="apple-converted-space"/>
          <w:rFonts w:ascii="Palatino" w:eastAsiaTheme="majorEastAsia" w:hAnsi="Palatino"/>
          <w:color w:val="000000"/>
          <w:sz w:val="20"/>
          <w:szCs w:val="20"/>
        </w:rPr>
        <w:t xml:space="preserve"> </w:t>
      </w:r>
      <w:r w:rsidR="003F6FAF" w:rsidRPr="001E2543">
        <w:rPr>
          <w:rFonts w:ascii="Palatino" w:hAnsi="Palatino"/>
          <w:color w:val="000000"/>
          <w:sz w:val="20"/>
          <w:szCs w:val="20"/>
        </w:rPr>
        <w:t xml:space="preserve">breed </w:t>
      </w:r>
      <w:r w:rsidR="00341FD2" w:rsidRPr="001E2543">
        <w:rPr>
          <w:rFonts w:ascii="Palatino" w:hAnsi="Palatino"/>
          <w:color w:val="000000"/>
          <w:sz w:val="20"/>
          <w:szCs w:val="20"/>
        </w:rPr>
        <w:t>as a fixed effect)</w:t>
      </w:r>
      <w:r w:rsidR="003F6FAF" w:rsidRPr="001E2543">
        <w:rPr>
          <w:rFonts w:ascii="Palatino" w:hAnsi="Palatino"/>
          <w:color w:val="000000"/>
          <w:sz w:val="20"/>
          <w:szCs w:val="20"/>
        </w:rPr>
        <w:t>, to estimate variance components and</w:t>
      </w:r>
      <w:r w:rsidR="00EC10D7" w:rsidRPr="001E2543">
        <w:rPr>
          <w:rFonts w:ascii="Palatino" w:hAnsi="Palatino"/>
          <w:color w:val="000000"/>
          <w:sz w:val="20"/>
          <w:szCs w:val="20"/>
        </w:rPr>
        <w:t xml:space="preserve"> obtain</w:t>
      </w:r>
      <w:r w:rsidR="003F6FAF" w:rsidRPr="001E2543">
        <w:rPr>
          <w:rFonts w:ascii="Palatino" w:hAnsi="Palatino"/>
          <w:color w:val="000000"/>
          <w:sz w:val="20"/>
          <w:szCs w:val="20"/>
        </w:rPr>
        <w:t xml:space="preserve"> prediction accuracies. </w:t>
      </w:r>
      <w:r w:rsidR="004C0600" w:rsidRPr="001E2543">
        <w:rPr>
          <w:rFonts w:ascii="Palatino" w:hAnsi="Palatino"/>
          <w:color w:val="000000"/>
          <w:sz w:val="20"/>
          <w:szCs w:val="20"/>
        </w:rPr>
        <w:t>W</w:t>
      </w:r>
      <w:r w:rsidR="004201AF" w:rsidRPr="001E2543">
        <w:rPr>
          <w:rFonts w:ascii="Palatino" w:hAnsi="Palatino"/>
          <w:color w:val="000000"/>
          <w:sz w:val="20"/>
          <w:szCs w:val="20"/>
        </w:rPr>
        <w:t xml:space="preserve">e applied two types of cross-validation: </w:t>
      </w:r>
      <w:r w:rsidR="003F6FAF" w:rsidRPr="001E2543">
        <w:rPr>
          <w:rFonts w:ascii="Palatino" w:hAnsi="Palatino"/>
          <w:color w:val="000000"/>
          <w:sz w:val="20"/>
          <w:szCs w:val="20"/>
        </w:rPr>
        <w:t xml:space="preserve">five-fold and </w:t>
      </w:r>
      <w:r w:rsidR="004201AF" w:rsidRPr="001E2543">
        <w:rPr>
          <w:rFonts w:ascii="Palatino" w:hAnsi="Palatino"/>
          <w:color w:val="000000"/>
          <w:sz w:val="20"/>
          <w:szCs w:val="20"/>
        </w:rPr>
        <w:t>LOO cross-validation</w:t>
      </w:r>
      <w:r w:rsidR="003F6FAF" w:rsidRPr="001E2543">
        <w:rPr>
          <w:rFonts w:ascii="Palatino" w:hAnsi="Palatino"/>
          <w:color w:val="000000"/>
          <w:sz w:val="20"/>
          <w:szCs w:val="20"/>
        </w:rPr>
        <w:t>.</w:t>
      </w:r>
      <w:r w:rsidR="00D449BD" w:rsidRPr="001E2543">
        <w:rPr>
          <w:rFonts w:ascii="Palatino" w:hAnsi="Palatino"/>
          <w:color w:val="000000"/>
          <w:sz w:val="20"/>
          <w:szCs w:val="20"/>
        </w:rPr>
        <w:t xml:space="preserve"> </w:t>
      </w:r>
      <w:r w:rsidR="009D348F" w:rsidRPr="009D348F">
        <w:rPr>
          <w:rFonts w:ascii="Palatino" w:hAnsi="Palatino"/>
          <w:color w:val="000000"/>
          <w:sz w:val="20"/>
          <w:szCs w:val="20"/>
        </w:rPr>
        <w:t xml:space="preserve">Five-fold cross-validation partitions were identical to those </w:t>
      </w:r>
      <w:r w:rsidR="009D348F">
        <w:rPr>
          <w:rFonts w:ascii="Palatino" w:hAnsi="Palatino"/>
          <w:color w:val="000000"/>
          <w:sz w:val="20"/>
          <w:szCs w:val="20"/>
        </w:rPr>
        <w:t>in</w:t>
      </w:r>
      <w:r w:rsidR="00D449BD" w:rsidRPr="001E2543">
        <w:rPr>
          <w:rFonts w:ascii="Palatino" w:hAnsi="Palatino"/>
          <w:color w:val="000000"/>
          <w:sz w:val="20"/>
          <w:szCs w:val="20"/>
        </w:rPr>
        <w:t xml:space="preserve"> Vourlaki et al</w:t>
      </w:r>
      <w:r w:rsidR="008733A1">
        <w:rPr>
          <w:rFonts w:ascii="Palatino" w:hAnsi="Palatino"/>
          <w:color w:val="000000"/>
          <w:sz w:val="20"/>
          <w:szCs w:val="20"/>
        </w:rPr>
        <w:t xml:space="preserve">. </w:t>
      </w:r>
      <w:r w:rsidR="008733A1">
        <w:rPr>
          <w:rFonts w:ascii="Palatino" w:hAnsi="Palatino"/>
          <w:color w:val="000000"/>
          <w:sz w:val="20"/>
          <w:szCs w:val="20"/>
        </w:rPr>
        <w:fldChar w:fldCharType="begin"/>
      </w:r>
      <w:r w:rsidR="00DB0A39">
        <w:rPr>
          <w:rFonts w:ascii="Palatino" w:hAnsi="Palatino"/>
          <w:color w:val="000000"/>
          <w:sz w:val="20"/>
          <w:szCs w:val="20"/>
        </w:rPr>
        <w:instrText xml:space="preserve"> ADDIN EN.CITE &lt;EndNote&gt;&lt;Cite&gt;&lt;Author&gt;Vourlaki&lt;/Author&gt;&lt;Year&gt;2026&lt;/Year&gt;&lt;RecNum&gt;1517&lt;/RecNum&gt;&lt;DisplayText&gt;[27]&lt;/DisplayText&gt;&lt;record&gt;&lt;rec-number&gt;1517&lt;/rec-number&gt;&lt;foreign-keys&gt;&lt;key app="EN" db-id="af29dvpznfrdrke9a0uxa2eprdpvx02xa5es" timestamp="1772029795" guid="51436272-833e-417b-a0fb-aaee30cb31fc"&gt;1517&lt;/key&gt;&lt;/foreign-keys&gt;&lt;ref-type name="Journal Article"&gt;17&lt;/ref-type&gt;&lt;contributors&gt;&lt;authors&gt;&lt;author&gt;Vourlaki, Ioanna-Theoni&lt;/author&gt;&lt;author&gt;Luigi-Sierra, Maria Gracia&lt;/author&gt;&lt;author&gt;Ayres, Levi&lt;/author&gt;&lt;author&gt;Ramayo-Caldas, Yuliaxis&lt;/author&gt;&lt;author&gt;Calus, Mario P. L.&lt;/author&gt;&lt;author&gt;Karlskov-Mortensen, Peter&lt;/author&gt;&lt;author&gt;Piles, Miriam&lt;/author&gt;&lt;/authors&gt;&lt;/contributors&gt;&lt;titles&gt;&lt;title&gt;Integrating multi-omics data for deep learning–based prediction of production and feed efficiency traits in pigs&lt;/title&gt;&lt;secondary-title&gt;Genetics Selection Evolution&lt;/secondary-title&gt;&lt;/titles&gt;&lt;periodical&gt;&lt;full-title&gt;Genetics Selection Evolution&lt;/full-title&gt;&lt;/periodical&gt;&lt;dates&gt;&lt;year&gt;2026&lt;/year&gt;&lt;/dates&gt;&lt;urls&gt;&lt;/urls&gt;&lt;/record&gt;&lt;/Cite&gt;&lt;/EndNote&gt;</w:instrText>
      </w:r>
      <w:r w:rsidR="008733A1">
        <w:rPr>
          <w:rFonts w:ascii="Palatino" w:hAnsi="Palatino"/>
          <w:color w:val="000000"/>
          <w:sz w:val="20"/>
          <w:szCs w:val="20"/>
        </w:rPr>
        <w:fldChar w:fldCharType="separate"/>
      </w:r>
      <w:r w:rsidR="00DB0A39">
        <w:rPr>
          <w:rFonts w:ascii="Palatino" w:hAnsi="Palatino"/>
          <w:noProof/>
          <w:color w:val="000000"/>
          <w:sz w:val="20"/>
          <w:szCs w:val="20"/>
        </w:rPr>
        <w:t>[27]</w:t>
      </w:r>
      <w:r w:rsidR="008733A1">
        <w:rPr>
          <w:rFonts w:ascii="Palatino" w:hAnsi="Palatino"/>
          <w:color w:val="000000"/>
          <w:sz w:val="20"/>
          <w:szCs w:val="20"/>
        </w:rPr>
        <w:fldChar w:fldCharType="end"/>
      </w:r>
      <w:r w:rsidR="00D449BD" w:rsidRPr="001E2543">
        <w:rPr>
          <w:rFonts w:ascii="Palatino" w:hAnsi="Palatino"/>
          <w:color w:val="000000"/>
          <w:sz w:val="20"/>
          <w:szCs w:val="20"/>
        </w:rPr>
        <w:t>.</w:t>
      </w:r>
      <w:commentRangeEnd w:id="135"/>
      <w:r w:rsidR="00EF1294" w:rsidRPr="001E2543">
        <w:rPr>
          <w:rStyle w:val="CommentReference"/>
          <w:rFonts w:ascii="Palatino" w:hAnsi="Palatino"/>
          <w:color w:val="000000"/>
          <w:sz w:val="20"/>
          <w:szCs w:val="20"/>
        </w:rPr>
        <w:commentReference w:id="135"/>
      </w:r>
      <w:commentRangeEnd w:id="136"/>
      <w:r w:rsidR="0094235F" w:rsidRPr="001E2543">
        <w:rPr>
          <w:rStyle w:val="CommentReference"/>
          <w:rFonts w:ascii="Palatino" w:hAnsi="Palatino"/>
          <w:color w:val="000000"/>
          <w:sz w:val="20"/>
          <w:szCs w:val="20"/>
        </w:rPr>
        <w:commentReference w:id="136"/>
      </w:r>
      <w:commentRangeEnd w:id="137"/>
      <w:r w:rsidR="00B93C23" w:rsidRPr="001E2543">
        <w:rPr>
          <w:rStyle w:val="CommentReference"/>
          <w:rFonts w:ascii="Palatino" w:hAnsi="Palatino"/>
          <w:color w:val="000000"/>
          <w:sz w:val="20"/>
          <w:szCs w:val="20"/>
        </w:rPr>
        <w:commentReference w:id="137"/>
      </w:r>
      <w:commentRangeEnd w:id="138"/>
      <w:r w:rsidR="005C51C3" w:rsidRPr="001E2543">
        <w:rPr>
          <w:rStyle w:val="CommentReference"/>
          <w:rFonts w:ascii="Palatino" w:hAnsi="Palatino"/>
          <w:color w:val="000000"/>
          <w:sz w:val="20"/>
          <w:szCs w:val="20"/>
        </w:rPr>
        <w:commentReference w:id="138"/>
      </w:r>
      <w:r w:rsidR="005C51C3" w:rsidRPr="001E2543">
        <w:rPr>
          <w:rFonts w:ascii="Palatino" w:hAnsi="Palatino"/>
          <w:color w:val="000000"/>
          <w:sz w:val="20"/>
          <w:szCs w:val="20"/>
        </w:rPr>
        <w:t xml:space="preserve"> </w:t>
      </w:r>
      <w:r w:rsidR="003F6FAF" w:rsidRPr="001E2543">
        <w:rPr>
          <w:rFonts w:ascii="Palatino" w:hAnsi="Palatino"/>
          <w:color w:val="000000"/>
          <w:sz w:val="20"/>
          <w:szCs w:val="20"/>
        </w:rPr>
        <w:t xml:space="preserve">Prediction accuracy was assessed as the Pearson correlation </w:t>
      </w:r>
      <w:r w:rsidR="00C35876" w:rsidRPr="001E2543">
        <w:rPr>
          <w:rFonts w:ascii="Palatino" w:hAnsi="Palatino"/>
          <w:color w:val="000000"/>
          <w:sz w:val="20"/>
          <w:szCs w:val="20"/>
        </w:rPr>
        <w:t xml:space="preserve">coefficient </w:t>
      </w:r>
      <w:r w:rsidR="003F6FAF" w:rsidRPr="001E2543">
        <w:rPr>
          <w:rFonts w:ascii="Palatino" w:hAnsi="Palatino"/>
          <w:color w:val="000000"/>
          <w:sz w:val="20"/>
          <w:szCs w:val="20"/>
        </w:rPr>
        <w:t xml:space="preserve">between </w:t>
      </w:r>
      <w:r w:rsidR="00E07812" w:rsidRPr="001E2543">
        <w:rPr>
          <w:rFonts w:ascii="Palatino" w:hAnsi="Palatino"/>
          <w:color w:val="000000"/>
          <w:sz w:val="20"/>
          <w:szCs w:val="20"/>
        </w:rPr>
        <w:t>the</w:t>
      </w:r>
      <w:r w:rsidR="003F6FAF" w:rsidRPr="001E2543">
        <w:rPr>
          <w:rFonts w:ascii="Palatino" w:hAnsi="Palatino"/>
          <w:color w:val="000000"/>
          <w:sz w:val="20"/>
          <w:szCs w:val="20"/>
        </w:rPr>
        <w:t xml:space="preserve"> </w:t>
      </w:r>
      <w:r w:rsidR="00D348DE" w:rsidRPr="001E2543">
        <w:rPr>
          <w:rFonts w:ascii="Palatino" w:hAnsi="Palatino"/>
          <w:color w:val="000000"/>
          <w:sz w:val="20"/>
          <w:szCs w:val="20"/>
        </w:rPr>
        <w:t xml:space="preserve">adjusted </w:t>
      </w:r>
      <w:r w:rsidR="003F6FAF" w:rsidRPr="001E2543">
        <w:rPr>
          <w:rFonts w:ascii="Palatino" w:hAnsi="Palatino"/>
          <w:color w:val="000000"/>
          <w:sz w:val="20"/>
          <w:szCs w:val="20"/>
        </w:rPr>
        <w:t>phenotypes</w:t>
      </w:r>
      <w:r w:rsidR="00E07812" w:rsidRPr="001E2543">
        <w:rPr>
          <w:rFonts w:ascii="Palatino" w:hAnsi="Palatino"/>
          <w:color w:val="000000"/>
          <w:sz w:val="20"/>
          <w:szCs w:val="20"/>
        </w:rPr>
        <w:t xml:space="preserve"> and their predictions.</w:t>
      </w:r>
      <w:r w:rsidR="005C51C3" w:rsidRPr="001E2543">
        <w:rPr>
          <w:rFonts w:ascii="Palatino" w:hAnsi="Palatino"/>
          <w:color w:val="000000"/>
          <w:sz w:val="20"/>
          <w:szCs w:val="20"/>
        </w:rPr>
        <w:t xml:space="preserve"> Once variance components were obtained using all animals, BLUP was applied to the animal or animals in the validation set as if they had no data available, even though their phenotypes were used to </w:t>
      </w:r>
      <w:r w:rsidR="00B60A17" w:rsidRPr="001E2543">
        <w:rPr>
          <w:rFonts w:ascii="Palatino" w:hAnsi="Palatino"/>
          <w:color w:val="000000"/>
          <w:sz w:val="20"/>
          <w:szCs w:val="20"/>
        </w:rPr>
        <w:t>obtain</w:t>
      </w:r>
      <w:r w:rsidR="005C51C3" w:rsidRPr="001E2543">
        <w:rPr>
          <w:rFonts w:ascii="Palatino" w:hAnsi="Palatino"/>
          <w:color w:val="000000"/>
          <w:sz w:val="20"/>
          <w:szCs w:val="20"/>
        </w:rPr>
        <w:t xml:space="preserve"> the variance components used in the mixed model equations.</w:t>
      </w:r>
    </w:p>
    <w:p w14:paraId="333D387E" w14:textId="77777777" w:rsidR="0020037F" w:rsidRPr="00BE5804" w:rsidRDefault="0020037F" w:rsidP="00FB3AF5">
      <w:pPr>
        <w:pStyle w:val="s4"/>
        <w:spacing w:before="0" w:beforeAutospacing="0" w:after="120" w:afterAutospacing="0"/>
        <w:jc w:val="both"/>
        <w:rPr>
          <w:rFonts w:ascii="Palatino" w:eastAsiaTheme="majorEastAsia" w:hAnsi="Palatino" w:cstheme="majorBidi"/>
          <w:noProof/>
          <w:color w:val="0F4761" w:themeColor="accent1" w:themeShade="BF"/>
        </w:rPr>
      </w:pPr>
    </w:p>
    <w:p w14:paraId="55665E3B" w14:textId="5B242BC1" w:rsidR="00EE13D7" w:rsidRPr="00BE5804" w:rsidRDefault="00EE13D7" w:rsidP="00BE5804">
      <w:pPr>
        <w:pStyle w:val="s4"/>
        <w:spacing w:before="0" w:beforeAutospacing="0" w:after="120" w:afterAutospacing="0"/>
        <w:jc w:val="both"/>
        <w:rPr>
          <w:rFonts w:ascii="Segoe UI" w:hAnsi="Segoe UI" w:cs="Segoe UI"/>
          <w:b/>
          <w:bCs/>
          <w:noProof/>
        </w:rPr>
      </w:pPr>
      <w:r w:rsidRPr="00BE5804">
        <w:rPr>
          <w:rFonts w:ascii="Segoe UI" w:hAnsi="Segoe UI" w:cs="Segoe UI"/>
          <w:b/>
          <w:bCs/>
          <w:noProof/>
        </w:rPr>
        <w:t>Results</w:t>
      </w:r>
    </w:p>
    <w:p w14:paraId="1C752C45" w14:textId="6CC625B4" w:rsidR="00EE13D7" w:rsidRPr="00FA34C9" w:rsidRDefault="00EE13D7" w:rsidP="00245B78">
      <w:pPr>
        <w:pStyle w:val="Heading2"/>
        <w:jc w:val="both"/>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D</w:t>
      </w:r>
      <w:r w:rsidR="00F1274E" w:rsidRPr="00FA34C9">
        <w:rPr>
          <w:rFonts w:ascii="Segoe UI Semibold" w:hAnsi="Segoe UI Semibold" w:cs="Segoe UI Semibold"/>
          <w:color w:val="000000" w:themeColor="text1"/>
          <w:sz w:val="22"/>
          <w:szCs w:val="22"/>
        </w:rPr>
        <w:t>escriptive statistics</w:t>
      </w:r>
    </w:p>
    <w:p w14:paraId="3A8DE82D" w14:textId="05FD5B20" w:rsidR="008032B7" w:rsidRPr="006A75D3" w:rsidRDefault="00EE13D7" w:rsidP="006E075B">
      <w:pPr>
        <w:jc w:val="both"/>
        <w:rPr>
          <w:rFonts w:ascii="Palatino" w:hAnsi="Palatino"/>
          <w:sz w:val="20"/>
          <w:szCs w:val="20"/>
        </w:rPr>
      </w:pPr>
      <w:r w:rsidRPr="001E2543">
        <w:rPr>
          <w:rFonts w:ascii="Palatino" w:hAnsi="Palatino"/>
          <w:sz w:val="20"/>
          <w:szCs w:val="20"/>
        </w:rPr>
        <w:t xml:space="preserve">All four </w:t>
      </w:r>
      <w:r w:rsidR="005852A0">
        <w:rPr>
          <w:rFonts w:ascii="Palatino" w:hAnsi="Palatino"/>
          <w:sz w:val="20"/>
          <w:szCs w:val="20"/>
        </w:rPr>
        <w:t xml:space="preserve">adjusted </w:t>
      </w:r>
      <w:r w:rsidRPr="001E2543">
        <w:rPr>
          <w:rFonts w:ascii="Palatino" w:hAnsi="Palatino"/>
          <w:sz w:val="20"/>
          <w:szCs w:val="20"/>
        </w:rPr>
        <w:t>traits</w:t>
      </w:r>
      <w:r w:rsidR="005852A0">
        <w:rPr>
          <w:rFonts w:ascii="Palatino" w:hAnsi="Palatino"/>
          <w:sz w:val="20"/>
          <w:szCs w:val="20"/>
        </w:rPr>
        <w:t xml:space="preserve">, </w:t>
      </w:r>
      <w:r w:rsidR="004A4A81" w:rsidRPr="001E2543">
        <w:rPr>
          <w:rFonts w:ascii="Palatino" w:hAnsi="Palatino"/>
          <w:sz w:val="20"/>
          <w:szCs w:val="20"/>
        </w:rPr>
        <w:t>a</w:t>
      </w:r>
      <w:r w:rsidRPr="001E2543">
        <w:rPr>
          <w:rFonts w:ascii="Palatino" w:hAnsi="Palatino"/>
          <w:sz w:val="20"/>
          <w:szCs w:val="20"/>
        </w:rPr>
        <w:t xml:space="preserve">verage </w:t>
      </w:r>
      <w:r w:rsidR="004A4A81" w:rsidRPr="001E2543">
        <w:rPr>
          <w:rFonts w:ascii="Palatino" w:hAnsi="Palatino"/>
          <w:sz w:val="20"/>
          <w:szCs w:val="20"/>
        </w:rPr>
        <w:t>d</w:t>
      </w:r>
      <w:r w:rsidRPr="001E2543">
        <w:rPr>
          <w:rFonts w:ascii="Palatino" w:hAnsi="Palatino"/>
          <w:sz w:val="20"/>
          <w:szCs w:val="20"/>
        </w:rPr>
        <w:t xml:space="preserve">aily </w:t>
      </w:r>
      <w:r w:rsidR="004A4A81" w:rsidRPr="001E2543">
        <w:rPr>
          <w:rFonts w:ascii="Palatino" w:hAnsi="Palatino"/>
          <w:sz w:val="20"/>
          <w:szCs w:val="20"/>
        </w:rPr>
        <w:t>g</w:t>
      </w:r>
      <w:r w:rsidRPr="001E2543">
        <w:rPr>
          <w:rFonts w:ascii="Palatino" w:hAnsi="Palatino"/>
          <w:sz w:val="20"/>
          <w:szCs w:val="20"/>
        </w:rPr>
        <w:t>ain</w:t>
      </w:r>
      <w:r w:rsidR="00D449BD" w:rsidRPr="001E2543">
        <w:rPr>
          <w:rFonts w:ascii="Palatino" w:hAnsi="Palatino"/>
          <w:sz w:val="20"/>
          <w:szCs w:val="20"/>
        </w:rPr>
        <w:t xml:space="preserve"> (g</w:t>
      </w:r>
      <w:r w:rsidR="00C3119F" w:rsidRPr="001E2543">
        <w:rPr>
          <w:rFonts w:ascii="Palatino" w:hAnsi="Palatino"/>
          <w:sz w:val="20"/>
          <w:szCs w:val="20"/>
        </w:rPr>
        <w:t>/day</w:t>
      </w:r>
      <w:r w:rsidR="00D449BD" w:rsidRPr="001E2543">
        <w:rPr>
          <w:rFonts w:ascii="Palatino" w:hAnsi="Palatino"/>
          <w:sz w:val="20"/>
          <w:szCs w:val="20"/>
        </w:rPr>
        <w:t>)</w:t>
      </w:r>
      <w:r w:rsidRPr="001E2543">
        <w:rPr>
          <w:rFonts w:ascii="Palatino" w:hAnsi="Palatino"/>
          <w:sz w:val="20"/>
          <w:szCs w:val="20"/>
        </w:rPr>
        <w:t xml:space="preserve">, </w:t>
      </w:r>
      <w:r w:rsidR="004A4A81" w:rsidRPr="001E2543">
        <w:rPr>
          <w:rFonts w:ascii="Palatino" w:hAnsi="Palatino"/>
          <w:sz w:val="20"/>
          <w:szCs w:val="20"/>
        </w:rPr>
        <w:t>b</w:t>
      </w:r>
      <w:r w:rsidRPr="001E2543">
        <w:rPr>
          <w:rFonts w:ascii="Palatino" w:hAnsi="Palatino"/>
          <w:sz w:val="20"/>
          <w:szCs w:val="20"/>
        </w:rPr>
        <w:t xml:space="preserve">ackfat </w:t>
      </w:r>
      <w:r w:rsidR="004A4A81" w:rsidRPr="001E2543">
        <w:rPr>
          <w:rFonts w:ascii="Palatino" w:hAnsi="Palatino"/>
          <w:sz w:val="20"/>
          <w:szCs w:val="20"/>
        </w:rPr>
        <w:t>t</w:t>
      </w:r>
      <w:r w:rsidRPr="001E2543">
        <w:rPr>
          <w:rFonts w:ascii="Palatino" w:hAnsi="Palatino"/>
          <w:sz w:val="20"/>
          <w:szCs w:val="20"/>
        </w:rPr>
        <w:t>hickness</w:t>
      </w:r>
      <w:r w:rsidR="00D449BD" w:rsidRPr="001E2543">
        <w:rPr>
          <w:rFonts w:ascii="Palatino" w:hAnsi="Palatino"/>
          <w:sz w:val="20"/>
          <w:szCs w:val="20"/>
        </w:rPr>
        <w:t xml:space="preserve"> (mm)</w:t>
      </w:r>
      <w:r w:rsidRPr="001E2543">
        <w:rPr>
          <w:rFonts w:ascii="Palatino" w:hAnsi="Palatino"/>
          <w:sz w:val="20"/>
          <w:szCs w:val="20"/>
        </w:rPr>
        <w:t xml:space="preserve">, </w:t>
      </w:r>
      <w:r w:rsidR="004A4A81" w:rsidRPr="001E2543">
        <w:rPr>
          <w:rFonts w:ascii="Palatino" w:hAnsi="Palatino"/>
          <w:sz w:val="20"/>
          <w:szCs w:val="20"/>
        </w:rPr>
        <w:t>r</w:t>
      </w:r>
      <w:r w:rsidRPr="001E2543">
        <w:rPr>
          <w:rFonts w:ascii="Palatino" w:hAnsi="Palatino"/>
          <w:sz w:val="20"/>
          <w:szCs w:val="20"/>
        </w:rPr>
        <w:t xml:space="preserve">esidual </w:t>
      </w:r>
      <w:r w:rsidR="004A4A81" w:rsidRPr="001E2543">
        <w:rPr>
          <w:rFonts w:ascii="Palatino" w:hAnsi="Palatino"/>
          <w:sz w:val="20"/>
          <w:szCs w:val="20"/>
        </w:rPr>
        <w:t>f</w:t>
      </w:r>
      <w:r w:rsidRPr="001E2543">
        <w:rPr>
          <w:rFonts w:ascii="Palatino" w:hAnsi="Palatino"/>
          <w:sz w:val="20"/>
          <w:szCs w:val="20"/>
        </w:rPr>
        <w:t xml:space="preserve">eed </w:t>
      </w:r>
      <w:r w:rsidR="004A4A81" w:rsidRPr="001E2543">
        <w:rPr>
          <w:rFonts w:ascii="Palatino" w:hAnsi="Palatino"/>
          <w:sz w:val="20"/>
          <w:szCs w:val="20"/>
        </w:rPr>
        <w:t>i</w:t>
      </w:r>
      <w:r w:rsidRPr="001E2543">
        <w:rPr>
          <w:rFonts w:ascii="Palatino" w:hAnsi="Palatino"/>
          <w:sz w:val="20"/>
          <w:szCs w:val="20"/>
        </w:rPr>
        <w:t>ntake</w:t>
      </w:r>
      <w:r w:rsidR="00D449BD" w:rsidRPr="001E2543">
        <w:rPr>
          <w:rFonts w:ascii="Palatino" w:hAnsi="Palatino"/>
          <w:sz w:val="20"/>
          <w:szCs w:val="20"/>
        </w:rPr>
        <w:t xml:space="preserve"> (g</w:t>
      </w:r>
      <w:r w:rsidR="00C3119F" w:rsidRPr="001E2543">
        <w:rPr>
          <w:rFonts w:ascii="Palatino" w:hAnsi="Palatino"/>
          <w:sz w:val="20"/>
          <w:szCs w:val="20"/>
        </w:rPr>
        <w:t>/day</w:t>
      </w:r>
      <w:r w:rsidR="00D449BD" w:rsidRPr="001E2543">
        <w:rPr>
          <w:rFonts w:ascii="Palatino" w:hAnsi="Palatino"/>
          <w:sz w:val="20"/>
          <w:szCs w:val="20"/>
        </w:rPr>
        <w:t>)</w:t>
      </w:r>
      <w:r w:rsidRPr="001E2543">
        <w:rPr>
          <w:rFonts w:ascii="Palatino" w:hAnsi="Palatino"/>
          <w:sz w:val="20"/>
          <w:szCs w:val="20"/>
        </w:rPr>
        <w:t xml:space="preserve">, and </w:t>
      </w:r>
      <w:r w:rsidR="004A4A81" w:rsidRPr="001E2543">
        <w:rPr>
          <w:rFonts w:ascii="Palatino" w:hAnsi="Palatino"/>
          <w:sz w:val="20"/>
          <w:szCs w:val="20"/>
        </w:rPr>
        <w:t>s</w:t>
      </w:r>
      <w:r w:rsidRPr="001E2543">
        <w:rPr>
          <w:rFonts w:ascii="Palatino" w:hAnsi="Palatino"/>
          <w:sz w:val="20"/>
          <w:szCs w:val="20"/>
        </w:rPr>
        <w:t>trength</w:t>
      </w:r>
      <w:r w:rsidR="005852A0">
        <w:rPr>
          <w:rFonts w:ascii="Palatino" w:hAnsi="Palatino"/>
          <w:sz w:val="20"/>
          <w:szCs w:val="20"/>
        </w:rPr>
        <w:t xml:space="preserve"> score, ha</w:t>
      </w:r>
      <w:r w:rsidR="00660021">
        <w:rPr>
          <w:rFonts w:ascii="Palatino" w:hAnsi="Palatino"/>
          <w:sz w:val="20"/>
          <w:szCs w:val="20"/>
        </w:rPr>
        <w:t>d</w:t>
      </w:r>
      <w:r w:rsidR="005852A0">
        <w:rPr>
          <w:rFonts w:ascii="Palatino" w:hAnsi="Palatino"/>
          <w:sz w:val="20"/>
          <w:szCs w:val="20"/>
        </w:rPr>
        <w:t xml:space="preserve"> averages close to 0 and </w:t>
      </w:r>
      <w:r w:rsidRPr="001E2543">
        <w:rPr>
          <w:rFonts w:ascii="Palatino" w:hAnsi="Palatino"/>
          <w:sz w:val="20"/>
          <w:szCs w:val="20"/>
        </w:rPr>
        <w:t xml:space="preserve">exhibited </w:t>
      </w:r>
      <w:r w:rsidR="005852A0">
        <w:rPr>
          <w:rFonts w:ascii="Palatino" w:hAnsi="Palatino"/>
          <w:sz w:val="20"/>
          <w:szCs w:val="20"/>
        </w:rPr>
        <w:t>substantial</w:t>
      </w:r>
      <w:r w:rsidR="005852A0" w:rsidRPr="001E2543">
        <w:rPr>
          <w:rFonts w:ascii="Palatino" w:hAnsi="Palatino"/>
          <w:sz w:val="20"/>
          <w:szCs w:val="20"/>
        </w:rPr>
        <w:t xml:space="preserve"> </w:t>
      </w:r>
      <w:r w:rsidRPr="001E2543">
        <w:rPr>
          <w:rFonts w:ascii="Palatino" w:hAnsi="Palatino"/>
          <w:sz w:val="20"/>
          <w:szCs w:val="20"/>
        </w:rPr>
        <w:t>phenotypic variation (Table 1).</w:t>
      </w:r>
      <w:r w:rsidR="00C3119F" w:rsidRPr="001E2543">
        <w:rPr>
          <w:rFonts w:ascii="Palatino" w:hAnsi="Palatino"/>
          <w:sz w:val="20"/>
          <w:szCs w:val="20"/>
        </w:rPr>
        <w:t xml:space="preserve"> Histograms of their distributions are </w:t>
      </w:r>
      <w:r w:rsidR="009C010D" w:rsidRPr="001E2543">
        <w:rPr>
          <w:rFonts w:ascii="Palatino" w:hAnsi="Palatino"/>
          <w:sz w:val="20"/>
          <w:szCs w:val="20"/>
        </w:rPr>
        <w:t>presented</w:t>
      </w:r>
      <w:r w:rsidR="00C3119F" w:rsidRPr="001E2543">
        <w:rPr>
          <w:rFonts w:ascii="Palatino" w:hAnsi="Palatino"/>
          <w:sz w:val="20"/>
          <w:szCs w:val="20"/>
        </w:rPr>
        <w:t xml:space="preserve"> in Figures S1-S4. </w:t>
      </w:r>
      <w:r w:rsidR="0081151C" w:rsidRPr="001E2543">
        <w:rPr>
          <w:rFonts w:ascii="Palatino" w:hAnsi="Palatino"/>
          <w:sz w:val="20"/>
          <w:szCs w:val="20"/>
        </w:rPr>
        <w:t xml:space="preserve">Since the </w:t>
      </w:r>
      <w:commentRangeStart w:id="139"/>
      <w:r w:rsidR="0081151C" w:rsidRPr="001E2543">
        <w:rPr>
          <w:rFonts w:ascii="Palatino" w:hAnsi="Palatino"/>
          <w:sz w:val="20"/>
          <w:szCs w:val="20"/>
        </w:rPr>
        <w:t>phenotypic values were previously adjusted for fixed effects using larger reference populations</w:t>
      </w:r>
      <w:commentRangeEnd w:id="139"/>
      <w:r w:rsidR="0081151C" w:rsidRPr="001E2543">
        <w:rPr>
          <w:rStyle w:val="CommentReference"/>
          <w:rFonts w:ascii="Palatino" w:hAnsi="Palatino"/>
          <w:sz w:val="20"/>
          <w:szCs w:val="20"/>
        </w:rPr>
        <w:commentReference w:id="139"/>
      </w:r>
      <w:r w:rsidR="0081151C" w:rsidRPr="001E2543">
        <w:rPr>
          <w:rFonts w:ascii="Palatino" w:hAnsi="Palatino"/>
          <w:sz w:val="20"/>
          <w:szCs w:val="20"/>
        </w:rPr>
        <w:t>, the adjusted means in the analyzed subset were close to, but not exactly, zero.</w:t>
      </w:r>
      <w:r w:rsidR="004A4A81" w:rsidRPr="001E2543">
        <w:rPr>
          <w:rFonts w:ascii="Palatino" w:hAnsi="Palatino"/>
          <w:sz w:val="20"/>
          <w:szCs w:val="20"/>
        </w:rPr>
        <w:t xml:space="preserve"> </w:t>
      </w:r>
      <w:r w:rsidR="00B91E3C" w:rsidRPr="001E2543">
        <w:rPr>
          <w:rFonts w:ascii="Palatino" w:hAnsi="Palatino"/>
          <w:sz w:val="20"/>
          <w:szCs w:val="20"/>
        </w:rPr>
        <w:t>S</w:t>
      </w:r>
      <w:r w:rsidR="00475208" w:rsidRPr="001E2543">
        <w:rPr>
          <w:rFonts w:ascii="Palatino" w:hAnsi="Palatino"/>
          <w:sz w:val="20"/>
          <w:szCs w:val="20"/>
        </w:rPr>
        <w:t>ignificant positive</w:t>
      </w:r>
      <w:r w:rsidR="0081151C" w:rsidRPr="001E2543">
        <w:rPr>
          <w:rFonts w:ascii="Palatino" w:hAnsi="Palatino"/>
          <w:sz w:val="20"/>
          <w:szCs w:val="20"/>
        </w:rPr>
        <w:t xml:space="preserve"> phenotypic</w:t>
      </w:r>
      <w:r w:rsidR="00475208" w:rsidRPr="001E2543">
        <w:rPr>
          <w:rFonts w:ascii="Palatino" w:hAnsi="Palatino"/>
          <w:sz w:val="20"/>
          <w:szCs w:val="20"/>
        </w:rPr>
        <w:t xml:space="preserve"> correlations were present between </w:t>
      </w:r>
      <w:r w:rsidR="00660021">
        <w:rPr>
          <w:rFonts w:ascii="Palatino" w:hAnsi="Palatino"/>
          <w:sz w:val="20"/>
          <w:szCs w:val="20"/>
        </w:rPr>
        <w:t>ADG</w:t>
      </w:r>
      <w:r w:rsidR="00475208" w:rsidRPr="001E2543">
        <w:rPr>
          <w:rFonts w:ascii="Palatino" w:hAnsi="Palatino"/>
          <w:sz w:val="20"/>
          <w:szCs w:val="20"/>
        </w:rPr>
        <w:t xml:space="preserve"> and </w:t>
      </w:r>
      <w:r w:rsidR="00660021">
        <w:rPr>
          <w:rFonts w:ascii="Palatino" w:hAnsi="Palatino"/>
          <w:sz w:val="20"/>
          <w:szCs w:val="20"/>
        </w:rPr>
        <w:t>BFT</w:t>
      </w:r>
      <w:r w:rsidR="00475208" w:rsidRPr="001E2543">
        <w:rPr>
          <w:rFonts w:ascii="Palatino" w:hAnsi="Palatino"/>
          <w:sz w:val="20"/>
          <w:szCs w:val="20"/>
        </w:rPr>
        <w:t xml:space="preserve">, </w:t>
      </w:r>
      <w:r w:rsidR="00660021">
        <w:rPr>
          <w:rFonts w:ascii="Palatino" w:hAnsi="Palatino"/>
          <w:sz w:val="20"/>
          <w:szCs w:val="20"/>
        </w:rPr>
        <w:t>ADG</w:t>
      </w:r>
      <w:r w:rsidR="00475208" w:rsidRPr="001E2543">
        <w:rPr>
          <w:rFonts w:ascii="Palatino" w:hAnsi="Palatino"/>
          <w:sz w:val="20"/>
          <w:szCs w:val="20"/>
        </w:rPr>
        <w:t xml:space="preserve"> and </w:t>
      </w:r>
      <w:r w:rsidR="00660021">
        <w:rPr>
          <w:rFonts w:ascii="Palatino" w:hAnsi="Palatino"/>
          <w:sz w:val="20"/>
          <w:szCs w:val="20"/>
        </w:rPr>
        <w:t>RFI</w:t>
      </w:r>
      <w:r w:rsidR="00475208" w:rsidRPr="001E2543">
        <w:rPr>
          <w:rFonts w:ascii="Palatino" w:hAnsi="Palatino"/>
          <w:sz w:val="20"/>
          <w:szCs w:val="20"/>
        </w:rPr>
        <w:t xml:space="preserve">, </w:t>
      </w:r>
      <w:r w:rsidR="00660021">
        <w:rPr>
          <w:rFonts w:ascii="Palatino" w:hAnsi="Palatino"/>
          <w:sz w:val="20"/>
          <w:szCs w:val="20"/>
        </w:rPr>
        <w:t>BFT</w:t>
      </w:r>
      <w:r w:rsidR="00475208" w:rsidRPr="001E2543">
        <w:rPr>
          <w:rFonts w:ascii="Palatino" w:hAnsi="Palatino"/>
          <w:sz w:val="20"/>
          <w:szCs w:val="20"/>
        </w:rPr>
        <w:t xml:space="preserve"> and </w:t>
      </w:r>
      <w:r w:rsidR="00660021">
        <w:rPr>
          <w:rFonts w:ascii="Palatino" w:hAnsi="Palatino"/>
          <w:sz w:val="20"/>
          <w:szCs w:val="20"/>
        </w:rPr>
        <w:t>RFI</w:t>
      </w:r>
      <w:r w:rsidR="00475208" w:rsidRPr="001E2543">
        <w:rPr>
          <w:rFonts w:ascii="Palatino" w:hAnsi="Palatino"/>
          <w:sz w:val="20"/>
          <w:szCs w:val="20"/>
        </w:rPr>
        <w:t xml:space="preserve">, and </w:t>
      </w:r>
      <w:r w:rsidR="00660021">
        <w:rPr>
          <w:rFonts w:ascii="Palatino" w:hAnsi="Palatino"/>
          <w:sz w:val="20"/>
          <w:szCs w:val="20"/>
        </w:rPr>
        <w:t>BFT</w:t>
      </w:r>
      <w:r w:rsidR="00475208" w:rsidRPr="001E2543">
        <w:rPr>
          <w:rFonts w:ascii="Palatino" w:hAnsi="Palatino"/>
          <w:sz w:val="20"/>
          <w:szCs w:val="20"/>
        </w:rPr>
        <w:t xml:space="preserve"> and </w:t>
      </w:r>
      <w:r w:rsidR="00660021">
        <w:rPr>
          <w:rFonts w:ascii="Palatino" w:hAnsi="Palatino"/>
          <w:sz w:val="20"/>
          <w:szCs w:val="20"/>
        </w:rPr>
        <w:t>STR</w:t>
      </w:r>
      <w:r w:rsidR="00660021" w:rsidRPr="001E2543">
        <w:rPr>
          <w:rFonts w:ascii="Palatino" w:hAnsi="Palatino"/>
          <w:sz w:val="20"/>
          <w:szCs w:val="20"/>
        </w:rPr>
        <w:t xml:space="preserve"> </w:t>
      </w:r>
      <w:r w:rsidR="00475208" w:rsidRPr="001E2543">
        <w:rPr>
          <w:rFonts w:ascii="Palatino" w:hAnsi="Palatino"/>
          <w:sz w:val="20"/>
          <w:szCs w:val="20"/>
        </w:rPr>
        <w:t>(Table 2).</w:t>
      </w:r>
      <w:r w:rsidR="00D303A7">
        <w:rPr>
          <w:rFonts w:ascii="Palatino" w:hAnsi="Palatino"/>
          <w:sz w:val="20"/>
          <w:szCs w:val="20"/>
        </w:rPr>
        <w:t xml:space="preserve"> </w:t>
      </w:r>
      <w:r w:rsidR="008032B7" w:rsidRPr="008032B7">
        <w:rPr>
          <w:rFonts w:ascii="Palatino" w:hAnsi="Palatino"/>
          <w:sz w:val="20"/>
          <w:szCs w:val="20"/>
        </w:rPr>
        <w:t xml:space="preserve">The correlations among </w:t>
      </w:r>
      <w:r w:rsidR="006E075B">
        <w:rPr>
          <w:rFonts w:ascii="Palatino" w:hAnsi="Palatino"/>
          <w:sz w:val="20"/>
          <w:szCs w:val="20"/>
        </w:rPr>
        <w:t>AFG</w:t>
      </w:r>
      <w:r w:rsidR="008032B7" w:rsidRPr="008032B7">
        <w:rPr>
          <w:rFonts w:ascii="Palatino" w:hAnsi="Palatino"/>
          <w:sz w:val="20"/>
          <w:szCs w:val="20"/>
        </w:rPr>
        <w:t xml:space="preserve">, </w:t>
      </w:r>
      <w:r w:rsidR="006E075B">
        <w:rPr>
          <w:rFonts w:ascii="Palatino" w:hAnsi="Palatino"/>
          <w:sz w:val="20"/>
          <w:szCs w:val="20"/>
        </w:rPr>
        <w:t>BFT</w:t>
      </w:r>
      <w:r w:rsidR="008032B7" w:rsidRPr="008032B7">
        <w:rPr>
          <w:rFonts w:ascii="Palatino" w:hAnsi="Palatino"/>
          <w:sz w:val="20"/>
          <w:szCs w:val="20"/>
        </w:rPr>
        <w:t xml:space="preserve">, and </w:t>
      </w:r>
      <w:r w:rsidR="006E075B">
        <w:rPr>
          <w:rFonts w:ascii="Palatino" w:hAnsi="Palatino"/>
          <w:sz w:val="20"/>
          <w:szCs w:val="20"/>
        </w:rPr>
        <w:t>RFI</w:t>
      </w:r>
      <w:r w:rsidR="008032B7" w:rsidRPr="008032B7">
        <w:rPr>
          <w:rFonts w:ascii="Palatino" w:hAnsi="Palatino"/>
          <w:sz w:val="20"/>
          <w:szCs w:val="20"/>
        </w:rPr>
        <w:t xml:space="preserve"> are consistent with previously reported estimates in commercial pig populations</w:t>
      </w:r>
      <w:r w:rsidR="008032B7">
        <w:rPr>
          <w:rFonts w:ascii="Palatino" w:hAnsi="Palatino"/>
          <w:sz w:val="20"/>
          <w:szCs w:val="20"/>
        </w:rPr>
        <w:t xml:space="preserve"> </w:t>
      </w:r>
      <w:r w:rsidR="006A75D3">
        <w:rPr>
          <w:rFonts w:ascii="Palatino" w:hAnsi="Palatino"/>
          <w:sz w:val="20"/>
          <w:szCs w:val="20"/>
        </w:rPr>
        <w:fldChar w:fldCharType="begin"/>
      </w:r>
      <w:r w:rsidR="00DB0A39">
        <w:rPr>
          <w:rFonts w:ascii="Palatino" w:hAnsi="Palatino"/>
          <w:sz w:val="20"/>
          <w:szCs w:val="20"/>
        </w:rPr>
        <w:instrText xml:space="preserve"> ADDIN EN.CITE &lt;EndNote&gt;&lt;Cite&gt;&lt;Author&gt;Clutter&lt;/Author&gt;&lt;Year&gt;2011&lt;/Year&gt;&lt;RecNum&gt;1564&lt;/RecNum&gt;&lt;DisplayText&gt;[28, 29]&lt;/DisplayText&gt;&lt;record&gt;&lt;rec-number&gt;1564&lt;/rec-number&gt;&lt;foreign-keys&gt;&lt;key app="EN" db-id="af29dvpznfrdrke9a0uxa2eprdpvx02xa5es" timestamp="1774969274" guid="8acc508d-421e-4663-bfa1-06e8fdae6346"&gt;1564&lt;/key&gt;&lt;/foreign-keys&gt;&lt;ref-type name="Book Section"&gt;5&lt;/ref-type&gt;&lt;contributors&gt;&lt;authors&gt;&lt;author&gt;Clutter, Archie C.&lt;/author&gt;&lt;/authors&gt;&lt;secondary-authors&gt;&lt;author&gt;Max F. Rothschild&lt;/author&gt;&lt;author&gt;Anatoly Ruvinsky&lt;/author&gt;&lt;/secondary-authors&gt;&lt;/contributors&gt;&lt;titles&gt;&lt;title&gt;Genetics of performance traits&lt;/title&gt;&lt;secondary-title&gt;The genetics of the pig&lt;/secondary-title&gt;&lt;/titles&gt;&lt;periodical&gt;&lt;full-title&gt;The Genetics of the Pig&lt;/full-title&gt;&lt;/periodical&gt;&lt;pages&gt;325-354&lt;/pages&gt;&lt;dates&gt;&lt;year&gt;2011&lt;/year&gt;&lt;/dates&gt;&lt;pub-location&gt;Wallingford&lt;/pub-location&gt;&lt;publisher&gt;CABI&lt;/publisher&gt;&lt;urls&gt;&lt;/urls&gt;&lt;electronic-resource-num&gt;https://doi.org/10.1079/9781845937560.0325&lt;/electronic-resource-num&gt;&lt;/record&gt;&lt;/Cite&gt;&lt;Cite&gt;&lt;Author&gt;Li&lt;/Author&gt;&lt;Year&gt;1994&lt;/Year&gt;&lt;RecNum&gt;1565&lt;/RecNum&gt;&lt;record&gt;&lt;rec-number&gt;1565&lt;/rec-number&gt;&lt;foreign-keys&gt;&lt;key app="EN" db-id="af29dvpznfrdrke9a0uxa2eprdpvx02xa5es" timestamp="1774971461" guid="1cd87306-1053-41ec-b539-2073ba06383c"&gt;1565&lt;/key&gt;&lt;/foreign-keys&gt;&lt;ref-type name="Journal Article"&gt;17&lt;/ref-type&gt;&lt;contributors&gt;&lt;authors&gt;&lt;author&gt;Li, Xuewei&lt;/author&gt;&lt;author&gt;Kennedy, B. W.&lt;/author&gt;&lt;/authors&gt;&lt;/contributors&gt;&lt;titles&gt;&lt;title&gt;Genetic parameters for growth rate and backfat in Canadian Yorkshire, Landrace, Duroc, and Hampshire pigs&lt;/title&gt;&lt;secondary-title&gt;Journal of Animal Science&lt;/secondary-title&gt;&lt;/titles&gt;&lt;periodical&gt;&lt;full-title&gt;Journal of Animal Science&lt;/full-title&gt;&lt;/periodical&gt;&lt;pages&gt;1450-1454&lt;/pages&gt;&lt;volume&gt;72&lt;/volume&gt;&lt;number&gt;6&lt;/number&gt;&lt;dates&gt;&lt;year&gt;1994&lt;/year&gt;&lt;/dates&gt;&lt;isbn&gt;0021-8812&lt;/isbn&gt;&lt;urls&gt;&lt;related-urls&gt;&lt;url&gt;https://doi.org/10.2527/1994.7261450x&lt;/url&gt;&lt;/related-urls&gt;&lt;/urls&gt;&lt;electronic-resource-num&gt;10.2527/1994.7261450x&lt;/electronic-resource-num&gt;&lt;access-date&gt;3/31/2026&lt;/access-date&gt;&lt;/record&gt;&lt;/Cite&gt;&lt;/EndNote&gt;</w:instrText>
      </w:r>
      <w:r w:rsidR="006A75D3">
        <w:rPr>
          <w:rFonts w:ascii="Palatino" w:hAnsi="Palatino"/>
          <w:sz w:val="20"/>
          <w:szCs w:val="20"/>
        </w:rPr>
        <w:fldChar w:fldCharType="separate"/>
      </w:r>
      <w:r w:rsidR="00DB0A39">
        <w:rPr>
          <w:rFonts w:ascii="Palatino" w:hAnsi="Palatino"/>
          <w:noProof/>
          <w:sz w:val="20"/>
          <w:szCs w:val="20"/>
        </w:rPr>
        <w:t>[28, 29]</w:t>
      </w:r>
      <w:r w:rsidR="006A75D3">
        <w:rPr>
          <w:rFonts w:ascii="Palatino" w:hAnsi="Palatino"/>
          <w:sz w:val="20"/>
          <w:szCs w:val="20"/>
        </w:rPr>
        <w:fldChar w:fldCharType="end"/>
      </w:r>
      <w:r w:rsidR="008032B7">
        <w:rPr>
          <w:rFonts w:ascii="Palatino" w:hAnsi="Palatino"/>
          <w:sz w:val="20"/>
          <w:szCs w:val="20"/>
        </w:rPr>
        <w:t>.</w:t>
      </w:r>
      <w:r w:rsidR="006A75D3" w:rsidRPr="006A75D3">
        <w:rPr>
          <w:rFonts w:ascii="Palatino" w:hAnsi="Palatino"/>
          <w:sz w:val="20"/>
          <w:szCs w:val="20"/>
        </w:rPr>
        <w:t xml:space="preserve"> </w:t>
      </w:r>
      <w:r w:rsidR="006E075B">
        <w:rPr>
          <w:rFonts w:ascii="Palatino" w:hAnsi="Palatino"/>
          <w:sz w:val="20"/>
          <w:szCs w:val="20"/>
        </w:rPr>
        <w:t>T</w:t>
      </w:r>
      <w:r w:rsidR="008032B7" w:rsidRPr="008032B7">
        <w:rPr>
          <w:rFonts w:ascii="Palatino" w:hAnsi="Palatino"/>
          <w:sz w:val="20"/>
          <w:szCs w:val="20"/>
        </w:rPr>
        <w:t xml:space="preserve">he positive correlation between BFT and STR has not been previously reported and may reflect the limited availability </w:t>
      </w:r>
      <w:r w:rsidR="000D4CC7">
        <w:rPr>
          <w:rFonts w:ascii="Palatino" w:hAnsi="Palatino"/>
          <w:sz w:val="20"/>
          <w:szCs w:val="20"/>
        </w:rPr>
        <w:t xml:space="preserve">of </w:t>
      </w:r>
      <w:r w:rsidR="008032B7" w:rsidRPr="008032B7">
        <w:rPr>
          <w:rFonts w:ascii="Palatino" w:hAnsi="Palatino"/>
          <w:sz w:val="20"/>
          <w:szCs w:val="20"/>
        </w:rPr>
        <w:t xml:space="preserve">published </w:t>
      </w:r>
      <w:r w:rsidR="00D861D0">
        <w:rPr>
          <w:rFonts w:ascii="Palatino" w:hAnsi="Palatino"/>
          <w:sz w:val="20"/>
          <w:szCs w:val="20"/>
        </w:rPr>
        <w:t>estimates</w:t>
      </w:r>
      <w:r w:rsidR="008032B7" w:rsidRPr="008032B7">
        <w:rPr>
          <w:rFonts w:ascii="Palatino" w:hAnsi="Palatino"/>
          <w:sz w:val="20"/>
          <w:szCs w:val="20"/>
        </w:rPr>
        <w:t xml:space="preserve"> on STR.</w:t>
      </w:r>
    </w:p>
    <w:p w14:paraId="3972DF79" w14:textId="66D48830" w:rsidR="00A71695" w:rsidRPr="006E7E50" w:rsidRDefault="00A71695" w:rsidP="00245B78">
      <w:pPr>
        <w:jc w:val="both"/>
        <w:rPr>
          <w:rFonts w:ascii="Palatino Linotype" w:hAnsi="Palatino Linotype"/>
          <w:sz w:val="20"/>
          <w:szCs w:val="20"/>
        </w:rPr>
      </w:pPr>
      <w:r w:rsidRPr="00957B68">
        <w:rPr>
          <w:rFonts w:ascii="Segoe UI" w:hAnsi="Segoe UI" w:cs="Segoe UI"/>
          <w:b/>
          <w:bCs/>
          <w:sz w:val="20"/>
          <w:szCs w:val="20"/>
        </w:rPr>
        <w:t>Table 1</w:t>
      </w:r>
      <w:r w:rsidRPr="006E7E50">
        <w:rPr>
          <w:rFonts w:ascii="Palatino Linotype" w:hAnsi="Palatino Linotype"/>
          <w:sz w:val="20"/>
          <w:szCs w:val="20"/>
        </w:rPr>
        <w:t xml:space="preserve"> </w:t>
      </w:r>
      <w:r w:rsidR="0024559E">
        <w:rPr>
          <w:rFonts w:ascii="Segoe UI Semilight" w:hAnsi="Segoe UI Semilight" w:cs="Segoe UI Semilight"/>
          <w:sz w:val="20"/>
          <w:szCs w:val="20"/>
        </w:rPr>
        <w:t>Descriptive statistics for a</w:t>
      </w:r>
      <w:r w:rsidRPr="00957B68">
        <w:rPr>
          <w:rFonts w:ascii="Segoe UI Semilight" w:hAnsi="Segoe UI Semilight" w:cs="Segoe UI Semilight"/>
          <w:sz w:val="20"/>
          <w:szCs w:val="20"/>
        </w:rPr>
        <w:t>djusted phenotypes</w:t>
      </w:r>
    </w:p>
    <w:tbl>
      <w:tblPr>
        <w:tblStyle w:val="TableGrid"/>
        <w:tblW w:w="0" w:type="auto"/>
        <w:tblLayout w:type="fixed"/>
        <w:tblCellMar>
          <w:top w:w="72" w:type="dxa"/>
          <w:bottom w:w="72" w:type="dxa"/>
        </w:tblCellMar>
        <w:tblLook w:val="04A0" w:firstRow="1" w:lastRow="0" w:firstColumn="1" w:lastColumn="0" w:noHBand="0" w:noVBand="1"/>
      </w:tblPr>
      <w:tblGrid>
        <w:gridCol w:w="2451"/>
        <w:gridCol w:w="974"/>
        <w:gridCol w:w="974"/>
        <w:gridCol w:w="974"/>
        <w:gridCol w:w="974"/>
        <w:gridCol w:w="975"/>
        <w:gridCol w:w="1228"/>
      </w:tblGrid>
      <w:tr w:rsidR="0001353B" w:rsidRPr="00F56F8F" w14:paraId="116CC7B5" w14:textId="7FFEE0AE" w:rsidTr="0001353B">
        <w:trPr>
          <w:trHeight w:val="266"/>
        </w:trPr>
        <w:tc>
          <w:tcPr>
            <w:tcW w:w="2451" w:type="dxa"/>
            <w:tcBorders>
              <w:left w:val="nil"/>
              <w:bottom w:val="single" w:sz="4" w:space="0" w:color="auto"/>
              <w:right w:val="nil"/>
            </w:tcBorders>
          </w:tcPr>
          <w:p w14:paraId="19C89C95" w14:textId="3F4598D1" w:rsidR="0001353B" w:rsidRPr="00BE5804" w:rsidRDefault="0001353B" w:rsidP="00BE5804">
            <w:pPr>
              <w:rPr>
                <w:rFonts w:ascii="Segoe UI Semibold" w:hAnsi="Segoe UI Semibold" w:cs="Segoe UI Semibold"/>
                <w:sz w:val="20"/>
                <w:szCs w:val="20"/>
              </w:rPr>
            </w:pPr>
            <w:r>
              <w:rPr>
                <w:rFonts w:ascii="Segoe UI Semibold" w:hAnsi="Segoe UI Semibold" w:cs="Segoe UI Semibold"/>
                <w:sz w:val="20"/>
                <w:szCs w:val="20"/>
              </w:rPr>
              <w:t>Trait*</w:t>
            </w:r>
          </w:p>
        </w:tc>
        <w:tc>
          <w:tcPr>
            <w:tcW w:w="974" w:type="dxa"/>
            <w:tcBorders>
              <w:left w:val="nil"/>
              <w:bottom w:val="single" w:sz="4" w:space="0" w:color="auto"/>
              <w:right w:val="nil"/>
            </w:tcBorders>
          </w:tcPr>
          <w:p w14:paraId="402BBCD2" w14:textId="78D4E33E" w:rsidR="0001353B" w:rsidRPr="00BE5804" w:rsidRDefault="0001353B" w:rsidP="00BE5804">
            <w:pPr>
              <w:rPr>
                <w:rFonts w:ascii="Segoe UI Semibold" w:hAnsi="Segoe UI Semibold" w:cs="Segoe UI Semibold"/>
                <w:sz w:val="20"/>
                <w:szCs w:val="20"/>
              </w:rPr>
            </w:pPr>
            <w:r w:rsidRPr="00BE5804">
              <w:rPr>
                <w:rFonts w:ascii="Segoe UI Semibold" w:hAnsi="Segoe UI Semibold" w:cs="Segoe UI Semibold"/>
                <w:sz w:val="20"/>
                <w:szCs w:val="20"/>
              </w:rPr>
              <w:t>n</w:t>
            </w:r>
          </w:p>
        </w:tc>
        <w:tc>
          <w:tcPr>
            <w:tcW w:w="974" w:type="dxa"/>
            <w:tcBorders>
              <w:left w:val="nil"/>
              <w:bottom w:val="single" w:sz="4" w:space="0" w:color="auto"/>
              <w:right w:val="nil"/>
            </w:tcBorders>
          </w:tcPr>
          <w:p w14:paraId="68F7A312" w14:textId="5113293A" w:rsidR="0001353B" w:rsidRPr="00BE5804" w:rsidRDefault="0001353B" w:rsidP="00BE5804">
            <w:pPr>
              <w:rPr>
                <w:rFonts w:ascii="Segoe UI Semibold" w:hAnsi="Segoe UI Semibold" w:cs="Segoe UI Semibold"/>
                <w:sz w:val="20"/>
                <w:szCs w:val="20"/>
              </w:rPr>
            </w:pPr>
            <w:r w:rsidRPr="00BE5804">
              <w:rPr>
                <w:rFonts w:ascii="Segoe UI Semibold" w:hAnsi="Segoe UI Semibold" w:cs="Segoe UI Semibold"/>
                <w:sz w:val="20"/>
                <w:szCs w:val="20"/>
              </w:rPr>
              <w:t>Mean</w:t>
            </w:r>
          </w:p>
        </w:tc>
        <w:tc>
          <w:tcPr>
            <w:tcW w:w="974" w:type="dxa"/>
            <w:tcBorders>
              <w:left w:val="nil"/>
              <w:bottom w:val="single" w:sz="4" w:space="0" w:color="auto"/>
              <w:right w:val="nil"/>
            </w:tcBorders>
          </w:tcPr>
          <w:p w14:paraId="7F37E11F" w14:textId="7C8309C1" w:rsidR="0001353B" w:rsidRPr="00BE5804" w:rsidRDefault="0001353B" w:rsidP="0091223C">
            <w:pPr>
              <w:rPr>
                <w:rFonts w:ascii="Segoe UI Semibold" w:hAnsi="Segoe UI Semibold" w:cs="Segoe UI Semibold"/>
                <w:sz w:val="20"/>
                <w:szCs w:val="20"/>
              </w:rPr>
            </w:pPr>
            <w:r>
              <w:rPr>
                <w:rFonts w:ascii="Segoe UI Semibold" w:hAnsi="Segoe UI Semibold" w:cs="Segoe UI Semibold"/>
                <w:sz w:val="20"/>
                <w:szCs w:val="20"/>
              </w:rPr>
              <w:t>SD</w:t>
            </w:r>
          </w:p>
        </w:tc>
        <w:tc>
          <w:tcPr>
            <w:tcW w:w="974" w:type="dxa"/>
            <w:tcBorders>
              <w:left w:val="nil"/>
              <w:bottom w:val="single" w:sz="4" w:space="0" w:color="auto"/>
              <w:right w:val="nil"/>
            </w:tcBorders>
          </w:tcPr>
          <w:p w14:paraId="1DC45E92" w14:textId="4A1A3669" w:rsidR="0001353B" w:rsidRPr="00BE5804" w:rsidRDefault="0001353B" w:rsidP="00BE5804">
            <w:pPr>
              <w:rPr>
                <w:rFonts w:ascii="Segoe UI Semibold" w:hAnsi="Segoe UI Semibold" w:cs="Segoe UI Semibold"/>
                <w:sz w:val="20"/>
                <w:szCs w:val="20"/>
              </w:rPr>
            </w:pPr>
            <w:r w:rsidRPr="00BE5804">
              <w:rPr>
                <w:rFonts w:ascii="Segoe UI Semibold" w:hAnsi="Segoe UI Semibold" w:cs="Segoe UI Semibold"/>
                <w:sz w:val="20"/>
                <w:szCs w:val="20"/>
              </w:rPr>
              <w:t>Min</w:t>
            </w:r>
            <w:r>
              <w:rPr>
                <w:rFonts w:ascii="Segoe UI Semibold" w:hAnsi="Segoe UI Semibold" w:cs="Segoe UI Semibold"/>
                <w:sz w:val="20"/>
                <w:szCs w:val="20"/>
              </w:rPr>
              <w:t>.</w:t>
            </w:r>
          </w:p>
        </w:tc>
        <w:tc>
          <w:tcPr>
            <w:tcW w:w="975" w:type="dxa"/>
            <w:tcBorders>
              <w:left w:val="nil"/>
              <w:bottom w:val="single" w:sz="4" w:space="0" w:color="auto"/>
              <w:right w:val="nil"/>
            </w:tcBorders>
          </w:tcPr>
          <w:p w14:paraId="55F6B125" w14:textId="6AA63960" w:rsidR="0001353B" w:rsidRPr="00BE5804" w:rsidRDefault="0001353B" w:rsidP="00BE5804">
            <w:pPr>
              <w:rPr>
                <w:rFonts w:ascii="Segoe UI Semibold" w:hAnsi="Segoe UI Semibold" w:cs="Segoe UI Semibold"/>
                <w:sz w:val="20"/>
                <w:szCs w:val="20"/>
              </w:rPr>
            </w:pPr>
            <w:r w:rsidRPr="00BE5804">
              <w:rPr>
                <w:rFonts w:ascii="Segoe UI Semibold" w:hAnsi="Segoe UI Semibold" w:cs="Segoe UI Semibold"/>
                <w:sz w:val="20"/>
                <w:szCs w:val="20"/>
              </w:rPr>
              <w:t>Max</w:t>
            </w:r>
            <w:r>
              <w:rPr>
                <w:rFonts w:ascii="Segoe UI Semibold" w:hAnsi="Segoe UI Semibold" w:cs="Segoe UI Semibold"/>
                <w:sz w:val="20"/>
                <w:szCs w:val="20"/>
              </w:rPr>
              <w:t>.</w:t>
            </w:r>
          </w:p>
        </w:tc>
        <w:tc>
          <w:tcPr>
            <w:tcW w:w="1228" w:type="dxa"/>
            <w:tcBorders>
              <w:top w:val="nil"/>
              <w:left w:val="nil"/>
              <w:bottom w:val="nil"/>
              <w:right w:val="nil"/>
            </w:tcBorders>
          </w:tcPr>
          <w:p w14:paraId="6FFE5E95" w14:textId="77777777" w:rsidR="0001353B" w:rsidRPr="00BE5804" w:rsidRDefault="0001353B" w:rsidP="00BE5804">
            <w:pPr>
              <w:rPr>
                <w:rFonts w:ascii="Segoe UI Semibold" w:hAnsi="Segoe UI Semibold" w:cs="Segoe UI Semibold"/>
                <w:sz w:val="20"/>
                <w:szCs w:val="20"/>
              </w:rPr>
            </w:pPr>
          </w:p>
        </w:tc>
      </w:tr>
      <w:tr w:rsidR="0001353B" w:rsidRPr="00F56F8F" w14:paraId="6BD49A51" w14:textId="0C7F5F36" w:rsidTr="0001353B">
        <w:trPr>
          <w:trHeight w:val="266"/>
        </w:trPr>
        <w:tc>
          <w:tcPr>
            <w:tcW w:w="2451" w:type="dxa"/>
            <w:tcBorders>
              <w:left w:val="nil"/>
              <w:bottom w:val="nil"/>
              <w:right w:val="nil"/>
            </w:tcBorders>
          </w:tcPr>
          <w:p w14:paraId="153614DE" w14:textId="05F412E9"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Average daily gain (</w:t>
            </w:r>
            <w:r>
              <w:rPr>
                <w:rFonts w:ascii="Segoe UI Semilight" w:hAnsi="Segoe UI Semilight" w:cs="Segoe UI Semilight"/>
                <w:sz w:val="18"/>
                <w:szCs w:val="18"/>
              </w:rPr>
              <w:t>g/day</w:t>
            </w:r>
            <w:r w:rsidRPr="00BE5804">
              <w:rPr>
                <w:rFonts w:ascii="Segoe UI Semilight" w:hAnsi="Segoe UI Semilight" w:cs="Segoe UI Semilight"/>
                <w:sz w:val="18"/>
                <w:szCs w:val="18"/>
              </w:rPr>
              <w:t>)</w:t>
            </w:r>
          </w:p>
        </w:tc>
        <w:tc>
          <w:tcPr>
            <w:tcW w:w="974" w:type="dxa"/>
            <w:tcBorders>
              <w:left w:val="nil"/>
              <w:bottom w:val="nil"/>
              <w:right w:val="nil"/>
            </w:tcBorders>
          </w:tcPr>
          <w:p w14:paraId="56CB3F45" w14:textId="7E049132"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443</w:t>
            </w:r>
          </w:p>
        </w:tc>
        <w:tc>
          <w:tcPr>
            <w:tcW w:w="974" w:type="dxa"/>
            <w:tcBorders>
              <w:left w:val="nil"/>
              <w:bottom w:val="nil"/>
              <w:right w:val="nil"/>
            </w:tcBorders>
          </w:tcPr>
          <w:p w14:paraId="4E4723DD" w14:textId="673BA384"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6.44</w:t>
            </w:r>
          </w:p>
        </w:tc>
        <w:tc>
          <w:tcPr>
            <w:tcW w:w="974" w:type="dxa"/>
            <w:tcBorders>
              <w:left w:val="nil"/>
              <w:bottom w:val="nil"/>
              <w:right w:val="nil"/>
            </w:tcBorders>
          </w:tcPr>
          <w:p w14:paraId="1A37C169" w14:textId="03664519"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80.26</w:t>
            </w:r>
          </w:p>
        </w:tc>
        <w:tc>
          <w:tcPr>
            <w:tcW w:w="974" w:type="dxa"/>
            <w:tcBorders>
              <w:left w:val="nil"/>
              <w:bottom w:val="nil"/>
              <w:right w:val="nil"/>
            </w:tcBorders>
          </w:tcPr>
          <w:p w14:paraId="680390BD" w14:textId="66DF9EBB"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224.1</w:t>
            </w:r>
          </w:p>
        </w:tc>
        <w:tc>
          <w:tcPr>
            <w:tcW w:w="975" w:type="dxa"/>
            <w:tcBorders>
              <w:left w:val="nil"/>
              <w:bottom w:val="nil"/>
              <w:right w:val="nil"/>
            </w:tcBorders>
          </w:tcPr>
          <w:p w14:paraId="59DA690F" w14:textId="1F09BF3D"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231.3</w:t>
            </w:r>
          </w:p>
        </w:tc>
        <w:tc>
          <w:tcPr>
            <w:tcW w:w="1228" w:type="dxa"/>
            <w:tcBorders>
              <w:top w:val="nil"/>
              <w:left w:val="nil"/>
              <w:bottom w:val="nil"/>
              <w:right w:val="nil"/>
            </w:tcBorders>
          </w:tcPr>
          <w:p w14:paraId="0D744F72" w14:textId="77777777" w:rsidR="0001353B" w:rsidRPr="00BE5804" w:rsidRDefault="0001353B" w:rsidP="00F52CD6">
            <w:pPr>
              <w:jc w:val="both"/>
              <w:rPr>
                <w:rFonts w:ascii="Segoe UI Semilight" w:hAnsi="Segoe UI Semilight" w:cs="Segoe UI Semilight"/>
                <w:sz w:val="18"/>
                <w:szCs w:val="18"/>
              </w:rPr>
            </w:pPr>
          </w:p>
        </w:tc>
      </w:tr>
      <w:tr w:rsidR="0001353B" w:rsidRPr="00F56F8F" w14:paraId="617DEE38" w14:textId="42187E10" w:rsidTr="0001353B">
        <w:trPr>
          <w:trHeight w:val="266"/>
        </w:trPr>
        <w:tc>
          <w:tcPr>
            <w:tcW w:w="2451" w:type="dxa"/>
            <w:tcBorders>
              <w:top w:val="nil"/>
              <w:left w:val="nil"/>
              <w:bottom w:val="nil"/>
              <w:right w:val="nil"/>
            </w:tcBorders>
          </w:tcPr>
          <w:p w14:paraId="563118B3" w14:textId="7F8631DB"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Backfat thickness (</w:t>
            </w:r>
            <w:r>
              <w:rPr>
                <w:rFonts w:ascii="Segoe UI Semilight" w:hAnsi="Segoe UI Semilight" w:cs="Segoe UI Semilight"/>
                <w:sz w:val="18"/>
                <w:szCs w:val="18"/>
              </w:rPr>
              <w:t>mm</w:t>
            </w:r>
            <w:r w:rsidRPr="00BE5804">
              <w:rPr>
                <w:rFonts w:ascii="Segoe UI Semilight" w:hAnsi="Segoe UI Semilight" w:cs="Segoe UI Semilight"/>
                <w:sz w:val="18"/>
                <w:szCs w:val="18"/>
              </w:rPr>
              <w:t>)</w:t>
            </w:r>
          </w:p>
        </w:tc>
        <w:tc>
          <w:tcPr>
            <w:tcW w:w="974" w:type="dxa"/>
            <w:tcBorders>
              <w:top w:val="nil"/>
              <w:left w:val="nil"/>
              <w:bottom w:val="nil"/>
              <w:right w:val="nil"/>
            </w:tcBorders>
          </w:tcPr>
          <w:p w14:paraId="348D6DDC" w14:textId="0BE2B7F7"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443</w:t>
            </w:r>
          </w:p>
        </w:tc>
        <w:tc>
          <w:tcPr>
            <w:tcW w:w="974" w:type="dxa"/>
            <w:tcBorders>
              <w:top w:val="nil"/>
              <w:left w:val="nil"/>
              <w:bottom w:val="nil"/>
              <w:right w:val="nil"/>
            </w:tcBorders>
          </w:tcPr>
          <w:p w14:paraId="30BC5ACD" w14:textId="32552F27"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0.04</w:t>
            </w:r>
          </w:p>
        </w:tc>
        <w:tc>
          <w:tcPr>
            <w:tcW w:w="974" w:type="dxa"/>
            <w:tcBorders>
              <w:top w:val="nil"/>
              <w:left w:val="nil"/>
              <w:bottom w:val="nil"/>
              <w:right w:val="nil"/>
            </w:tcBorders>
          </w:tcPr>
          <w:p w14:paraId="44F4480F" w14:textId="53C21A48"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0.63</w:t>
            </w:r>
          </w:p>
        </w:tc>
        <w:tc>
          <w:tcPr>
            <w:tcW w:w="974" w:type="dxa"/>
            <w:tcBorders>
              <w:top w:val="nil"/>
              <w:left w:val="nil"/>
              <w:bottom w:val="nil"/>
              <w:right w:val="nil"/>
            </w:tcBorders>
          </w:tcPr>
          <w:p w14:paraId="6A7D3C44" w14:textId="50FA7FB3"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1.81</w:t>
            </w:r>
          </w:p>
        </w:tc>
        <w:tc>
          <w:tcPr>
            <w:tcW w:w="975" w:type="dxa"/>
            <w:tcBorders>
              <w:top w:val="nil"/>
              <w:left w:val="nil"/>
              <w:bottom w:val="nil"/>
              <w:right w:val="nil"/>
            </w:tcBorders>
          </w:tcPr>
          <w:p w14:paraId="542E01CF" w14:textId="4872DCBA"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2.36</w:t>
            </w:r>
          </w:p>
        </w:tc>
        <w:tc>
          <w:tcPr>
            <w:tcW w:w="1228" w:type="dxa"/>
            <w:tcBorders>
              <w:top w:val="nil"/>
              <w:left w:val="nil"/>
              <w:bottom w:val="nil"/>
              <w:right w:val="nil"/>
            </w:tcBorders>
          </w:tcPr>
          <w:p w14:paraId="40A907C0" w14:textId="77777777" w:rsidR="0001353B" w:rsidRPr="00BE5804" w:rsidRDefault="0001353B" w:rsidP="00F52CD6">
            <w:pPr>
              <w:jc w:val="both"/>
              <w:rPr>
                <w:rFonts w:ascii="Segoe UI Semilight" w:hAnsi="Segoe UI Semilight" w:cs="Segoe UI Semilight"/>
                <w:sz w:val="18"/>
                <w:szCs w:val="18"/>
              </w:rPr>
            </w:pPr>
          </w:p>
        </w:tc>
      </w:tr>
      <w:tr w:rsidR="0001353B" w:rsidRPr="00F56F8F" w14:paraId="1744FC80" w14:textId="2F9B25B8" w:rsidTr="0001353B">
        <w:trPr>
          <w:trHeight w:val="266"/>
        </w:trPr>
        <w:tc>
          <w:tcPr>
            <w:tcW w:w="2451" w:type="dxa"/>
            <w:tcBorders>
              <w:top w:val="nil"/>
              <w:left w:val="nil"/>
              <w:bottom w:val="nil"/>
              <w:right w:val="nil"/>
            </w:tcBorders>
          </w:tcPr>
          <w:p w14:paraId="3728BB4D" w14:textId="4A0A6EF3"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Residual feed intake</w:t>
            </w:r>
            <w:r>
              <w:rPr>
                <w:rFonts w:ascii="Segoe UI Semilight" w:hAnsi="Segoe UI Semilight" w:cs="Segoe UI Semilight"/>
                <w:sz w:val="18"/>
                <w:szCs w:val="18"/>
              </w:rPr>
              <w:t xml:space="preserve"> (g/day)</w:t>
            </w:r>
          </w:p>
        </w:tc>
        <w:tc>
          <w:tcPr>
            <w:tcW w:w="974" w:type="dxa"/>
            <w:tcBorders>
              <w:top w:val="nil"/>
              <w:left w:val="nil"/>
              <w:bottom w:val="nil"/>
              <w:right w:val="nil"/>
            </w:tcBorders>
          </w:tcPr>
          <w:p w14:paraId="30A65476" w14:textId="3667181F"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443</w:t>
            </w:r>
          </w:p>
        </w:tc>
        <w:tc>
          <w:tcPr>
            <w:tcW w:w="974" w:type="dxa"/>
            <w:tcBorders>
              <w:top w:val="nil"/>
              <w:left w:val="nil"/>
              <w:bottom w:val="nil"/>
              <w:right w:val="nil"/>
            </w:tcBorders>
          </w:tcPr>
          <w:p w14:paraId="78030463" w14:textId="75FCE59A"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3.22</w:t>
            </w:r>
          </w:p>
        </w:tc>
        <w:tc>
          <w:tcPr>
            <w:tcW w:w="974" w:type="dxa"/>
            <w:tcBorders>
              <w:top w:val="nil"/>
              <w:left w:val="nil"/>
              <w:bottom w:val="nil"/>
              <w:right w:val="nil"/>
            </w:tcBorders>
          </w:tcPr>
          <w:p w14:paraId="26CC3BC8" w14:textId="66316924"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131.25</w:t>
            </w:r>
          </w:p>
        </w:tc>
        <w:tc>
          <w:tcPr>
            <w:tcW w:w="974" w:type="dxa"/>
            <w:tcBorders>
              <w:top w:val="nil"/>
              <w:left w:val="nil"/>
              <w:bottom w:val="nil"/>
              <w:right w:val="nil"/>
            </w:tcBorders>
          </w:tcPr>
          <w:p w14:paraId="041E3E34" w14:textId="3501D1F7"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889.6</w:t>
            </w:r>
          </w:p>
        </w:tc>
        <w:tc>
          <w:tcPr>
            <w:tcW w:w="975" w:type="dxa"/>
            <w:tcBorders>
              <w:top w:val="nil"/>
              <w:left w:val="nil"/>
              <w:bottom w:val="nil"/>
              <w:right w:val="nil"/>
            </w:tcBorders>
          </w:tcPr>
          <w:p w14:paraId="49EBA934" w14:textId="6163AF27"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525.0</w:t>
            </w:r>
          </w:p>
        </w:tc>
        <w:tc>
          <w:tcPr>
            <w:tcW w:w="1228" w:type="dxa"/>
            <w:tcBorders>
              <w:top w:val="nil"/>
              <w:left w:val="nil"/>
              <w:bottom w:val="nil"/>
              <w:right w:val="nil"/>
            </w:tcBorders>
          </w:tcPr>
          <w:p w14:paraId="6E02DCEE" w14:textId="77777777" w:rsidR="0001353B" w:rsidRPr="00BE5804" w:rsidRDefault="0001353B" w:rsidP="00F52CD6">
            <w:pPr>
              <w:jc w:val="both"/>
              <w:rPr>
                <w:rFonts w:ascii="Segoe UI Semilight" w:hAnsi="Segoe UI Semilight" w:cs="Segoe UI Semilight"/>
                <w:sz w:val="18"/>
                <w:szCs w:val="18"/>
              </w:rPr>
            </w:pPr>
          </w:p>
        </w:tc>
      </w:tr>
      <w:tr w:rsidR="0001353B" w:rsidRPr="00F56F8F" w14:paraId="24B66F1A" w14:textId="7EE29589" w:rsidTr="0001353B">
        <w:trPr>
          <w:trHeight w:val="266"/>
        </w:trPr>
        <w:tc>
          <w:tcPr>
            <w:tcW w:w="2451" w:type="dxa"/>
            <w:tcBorders>
              <w:top w:val="nil"/>
              <w:left w:val="nil"/>
              <w:bottom w:val="single" w:sz="4" w:space="0" w:color="auto"/>
              <w:right w:val="nil"/>
            </w:tcBorders>
          </w:tcPr>
          <w:p w14:paraId="4C978966" w14:textId="5571F690"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Strength</w:t>
            </w:r>
            <w:r>
              <w:rPr>
                <w:rFonts w:ascii="Segoe UI Semilight" w:hAnsi="Segoe UI Semilight" w:cs="Segoe UI Semilight"/>
                <w:sz w:val="18"/>
                <w:szCs w:val="18"/>
              </w:rPr>
              <w:t xml:space="preserve"> score</w:t>
            </w:r>
          </w:p>
        </w:tc>
        <w:tc>
          <w:tcPr>
            <w:tcW w:w="974" w:type="dxa"/>
            <w:tcBorders>
              <w:top w:val="nil"/>
              <w:left w:val="nil"/>
              <w:bottom w:val="single" w:sz="4" w:space="0" w:color="auto"/>
              <w:right w:val="nil"/>
            </w:tcBorders>
          </w:tcPr>
          <w:p w14:paraId="6C7EF228" w14:textId="1B48F585"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443</w:t>
            </w:r>
          </w:p>
        </w:tc>
        <w:tc>
          <w:tcPr>
            <w:tcW w:w="974" w:type="dxa"/>
            <w:tcBorders>
              <w:top w:val="nil"/>
              <w:left w:val="nil"/>
              <w:bottom w:val="single" w:sz="4" w:space="0" w:color="auto"/>
              <w:right w:val="nil"/>
            </w:tcBorders>
          </w:tcPr>
          <w:p w14:paraId="5D1CDC25" w14:textId="07BFD267"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0.16</w:t>
            </w:r>
          </w:p>
        </w:tc>
        <w:tc>
          <w:tcPr>
            <w:tcW w:w="974" w:type="dxa"/>
            <w:tcBorders>
              <w:top w:val="nil"/>
              <w:left w:val="nil"/>
              <w:bottom w:val="single" w:sz="4" w:space="0" w:color="auto"/>
              <w:right w:val="nil"/>
            </w:tcBorders>
          </w:tcPr>
          <w:p w14:paraId="37365BC5" w14:textId="5ACD1DE1" w:rsidR="0001353B" w:rsidRPr="00BE5804" w:rsidRDefault="0001353B" w:rsidP="00F52CD6">
            <w:pPr>
              <w:jc w:val="both"/>
              <w:rPr>
                <w:rFonts w:ascii="Segoe UI Semilight" w:hAnsi="Segoe UI Semilight" w:cs="Segoe UI Semilight"/>
                <w:sz w:val="18"/>
                <w:szCs w:val="18"/>
              </w:rPr>
            </w:pPr>
            <w:r w:rsidRPr="00BE5804">
              <w:rPr>
                <w:rFonts w:ascii="Segoe UI Semilight" w:hAnsi="Segoe UI Semilight" w:cs="Segoe UI Semilight"/>
                <w:sz w:val="18"/>
                <w:szCs w:val="18"/>
              </w:rPr>
              <w:t>3.37</w:t>
            </w:r>
          </w:p>
        </w:tc>
        <w:tc>
          <w:tcPr>
            <w:tcW w:w="974" w:type="dxa"/>
            <w:tcBorders>
              <w:top w:val="nil"/>
              <w:left w:val="nil"/>
              <w:bottom w:val="single" w:sz="4" w:space="0" w:color="auto"/>
              <w:right w:val="nil"/>
            </w:tcBorders>
          </w:tcPr>
          <w:p w14:paraId="3B6B76B9" w14:textId="21E0C5B4" w:rsidR="0001353B" w:rsidRPr="00BE5804" w:rsidRDefault="0001353B" w:rsidP="00F52CD6">
            <w:pPr>
              <w:jc w:val="both"/>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sz w:val="18"/>
                <w:szCs w:val="18"/>
              </w:rPr>
              <w:t>7.59</w:t>
            </w:r>
          </w:p>
        </w:tc>
        <w:tc>
          <w:tcPr>
            <w:tcW w:w="975" w:type="dxa"/>
            <w:tcBorders>
              <w:top w:val="nil"/>
              <w:left w:val="nil"/>
              <w:bottom w:val="single" w:sz="4" w:space="0" w:color="auto"/>
              <w:right w:val="nil"/>
            </w:tcBorders>
          </w:tcPr>
          <w:p w14:paraId="1E0F6525" w14:textId="5A78B78A" w:rsidR="0001353B" w:rsidRPr="00BE5804" w:rsidRDefault="0001353B" w:rsidP="00790CE8">
            <w:pPr>
              <w:keepNext/>
              <w:jc w:val="both"/>
              <w:rPr>
                <w:rFonts w:ascii="Segoe UI Semilight" w:hAnsi="Segoe UI Semilight" w:cs="Segoe UI Semilight"/>
                <w:sz w:val="18"/>
                <w:szCs w:val="18"/>
              </w:rPr>
            </w:pPr>
            <w:r w:rsidRPr="00BE5804">
              <w:rPr>
                <w:rFonts w:ascii="Segoe UI Semilight" w:hAnsi="Segoe UI Semilight" w:cs="Segoe UI Semilight"/>
                <w:sz w:val="18"/>
                <w:szCs w:val="18"/>
              </w:rPr>
              <w:t>6.58</w:t>
            </w:r>
          </w:p>
        </w:tc>
        <w:tc>
          <w:tcPr>
            <w:tcW w:w="1228" w:type="dxa"/>
            <w:tcBorders>
              <w:top w:val="nil"/>
              <w:left w:val="nil"/>
              <w:bottom w:val="nil"/>
              <w:right w:val="nil"/>
            </w:tcBorders>
          </w:tcPr>
          <w:p w14:paraId="558FAB5E" w14:textId="77777777" w:rsidR="0001353B" w:rsidRPr="00BE5804" w:rsidRDefault="0001353B" w:rsidP="00790CE8">
            <w:pPr>
              <w:keepNext/>
              <w:jc w:val="both"/>
              <w:rPr>
                <w:rFonts w:ascii="Segoe UI Semilight" w:hAnsi="Segoe UI Semilight" w:cs="Segoe UI Semilight"/>
                <w:sz w:val="18"/>
                <w:szCs w:val="18"/>
              </w:rPr>
            </w:pPr>
          </w:p>
        </w:tc>
      </w:tr>
      <w:tr w:rsidR="0001353B" w:rsidRPr="00F56F8F" w14:paraId="708DF726" w14:textId="77777777" w:rsidTr="0001353B">
        <w:trPr>
          <w:trHeight w:val="266"/>
        </w:trPr>
        <w:tc>
          <w:tcPr>
            <w:tcW w:w="8550" w:type="dxa"/>
            <w:gridSpan w:val="7"/>
            <w:tcBorders>
              <w:top w:val="nil"/>
              <w:left w:val="nil"/>
              <w:bottom w:val="nil"/>
              <w:right w:val="nil"/>
            </w:tcBorders>
          </w:tcPr>
          <w:p w14:paraId="5820774F" w14:textId="11C56885" w:rsidR="0001353B" w:rsidRPr="00BE5804" w:rsidRDefault="0001353B" w:rsidP="0001353B">
            <w:pPr>
              <w:pStyle w:val="Caption"/>
            </w:pPr>
            <w:r w:rsidRPr="00790CE8">
              <w:rPr>
                <w:rFonts w:ascii="Segoe UI" w:hAnsi="Segoe UI" w:cs="Segoe UI"/>
                <w:i w:val="0"/>
                <w:iCs w:val="0"/>
                <w:color w:val="000000" w:themeColor="text1"/>
                <w:sz w:val="16"/>
                <w:szCs w:val="16"/>
              </w:rPr>
              <w:t>*</w:t>
            </w:r>
            <w:r>
              <w:rPr>
                <w:rFonts w:ascii="Segoe UI" w:hAnsi="Segoe UI" w:cs="Segoe UI"/>
                <w:i w:val="0"/>
                <w:iCs w:val="0"/>
                <w:color w:val="000000" w:themeColor="text1"/>
                <w:sz w:val="16"/>
                <w:szCs w:val="16"/>
              </w:rPr>
              <w:t>P</w:t>
            </w:r>
            <w:r w:rsidRPr="00790CE8">
              <w:rPr>
                <w:rFonts w:ascii="Segoe UI" w:hAnsi="Segoe UI" w:cs="Segoe UI"/>
                <w:i w:val="0"/>
                <w:iCs w:val="0"/>
                <w:color w:val="000000" w:themeColor="text1"/>
                <w:sz w:val="16"/>
                <w:szCs w:val="16"/>
              </w:rPr>
              <w:t>re-</w:t>
            </w:r>
            <w:r>
              <w:rPr>
                <w:rFonts w:ascii="Segoe UI" w:hAnsi="Segoe UI" w:cs="Segoe UI"/>
                <w:i w:val="0"/>
                <w:iCs w:val="0"/>
                <w:color w:val="000000" w:themeColor="text1"/>
                <w:sz w:val="16"/>
                <w:szCs w:val="16"/>
              </w:rPr>
              <w:t>corrected for systematic effects. n: number of animals; SD: standard deviation; Min.: minimum; Max.: maximum.</w:t>
            </w:r>
          </w:p>
        </w:tc>
      </w:tr>
    </w:tbl>
    <w:p w14:paraId="057CC1AC" w14:textId="77777777" w:rsidR="004B454F" w:rsidRDefault="0020037F" w:rsidP="00A71695">
      <w:pPr>
        <w:jc w:val="both"/>
        <w:rPr>
          <w:rFonts w:ascii="Segoe UI" w:hAnsi="Segoe UI" w:cs="Segoe UI"/>
          <w:b/>
          <w:bCs/>
          <w:color w:val="000000" w:themeColor="text1"/>
          <w:sz w:val="20"/>
          <w:szCs w:val="20"/>
        </w:rPr>
      </w:pPr>
      <w:r>
        <w:br/>
      </w:r>
    </w:p>
    <w:p w14:paraId="14DD40B3" w14:textId="77777777" w:rsidR="004B454F" w:rsidRDefault="004B454F">
      <w:pPr>
        <w:rPr>
          <w:rFonts w:ascii="Segoe UI" w:hAnsi="Segoe UI" w:cs="Segoe UI"/>
          <w:b/>
          <w:bCs/>
          <w:color w:val="000000" w:themeColor="text1"/>
          <w:sz w:val="20"/>
          <w:szCs w:val="20"/>
        </w:rPr>
      </w:pPr>
      <w:r>
        <w:rPr>
          <w:rFonts w:ascii="Segoe UI" w:hAnsi="Segoe UI" w:cs="Segoe UI"/>
          <w:b/>
          <w:bCs/>
          <w:color w:val="000000" w:themeColor="text1"/>
          <w:sz w:val="20"/>
          <w:szCs w:val="20"/>
        </w:rPr>
        <w:br w:type="page"/>
      </w:r>
    </w:p>
    <w:p w14:paraId="311716EF" w14:textId="1E1E8B93" w:rsidR="00A71695" w:rsidRPr="006E7E50" w:rsidRDefault="00A71695" w:rsidP="00A71695">
      <w:pPr>
        <w:jc w:val="both"/>
        <w:rPr>
          <w:rFonts w:ascii="Palatino Linotype" w:hAnsi="Palatino Linotype"/>
          <w:color w:val="000000" w:themeColor="text1"/>
          <w:sz w:val="20"/>
          <w:szCs w:val="20"/>
        </w:rPr>
      </w:pPr>
      <w:r w:rsidRPr="00957B68">
        <w:rPr>
          <w:rFonts w:ascii="Segoe UI" w:hAnsi="Segoe UI" w:cs="Segoe UI"/>
          <w:b/>
          <w:bCs/>
          <w:color w:val="000000" w:themeColor="text1"/>
          <w:sz w:val="20"/>
          <w:szCs w:val="20"/>
        </w:rPr>
        <w:lastRenderedPageBreak/>
        <w:t>Table 2</w:t>
      </w:r>
      <w:r w:rsidRPr="006E7E50">
        <w:rPr>
          <w:rFonts w:ascii="Palatino Linotype" w:hAnsi="Palatino Linotype"/>
          <w:color w:val="000000" w:themeColor="text1"/>
          <w:sz w:val="20"/>
          <w:szCs w:val="20"/>
        </w:rPr>
        <w:t xml:space="preserve"> </w:t>
      </w:r>
      <w:r w:rsidR="009D56D5" w:rsidRPr="009D56D5">
        <w:rPr>
          <w:rFonts w:ascii="Segoe UI Semilight" w:hAnsi="Segoe UI Semilight" w:cs="Segoe UI Semilight"/>
          <w:color w:val="000000" w:themeColor="text1"/>
          <w:sz w:val="20"/>
          <w:szCs w:val="20"/>
        </w:rPr>
        <w:t>Correlations among adjusted phenotypes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613"/>
        <w:gridCol w:w="664"/>
        <w:gridCol w:w="550"/>
        <w:gridCol w:w="540"/>
        <w:gridCol w:w="1233"/>
        <w:gridCol w:w="3240"/>
      </w:tblGrid>
      <w:tr w:rsidR="00FD3B41" w:rsidRPr="006E7E50" w14:paraId="6C97DDF8" w14:textId="26A8D8F5" w:rsidTr="00FD3B41">
        <w:trPr>
          <w:gridAfter w:val="1"/>
          <w:wAfter w:w="3240" w:type="dxa"/>
        </w:trPr>
        <w:tc>
          <w:tcPr>
            <w:tcW w:w="613" w:type="dxa"/>
            <w:tcBorders>
              <w:top w:val="single" w:sz="4" w:space="0" w:color="auto"/>
              <w:bottom w:val="single" w:sz="4" w:space="0" w:color="auto"/>
            </w:tcBorders>
          </w:tcPr>
          <w:p w14:paraId="752574CC" w14:textId="7D483754" w:rsidR="00FD3B41" w:rsidRPr="00BE5804" w:rsidRDefault="00FD3B41" w:rsidP="004A4A81">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Trait</w:t>
            </w:r>
          </w:p>
        </w:tc>
        <w:tc>
          <w:tcPr>
            <w:tcW w:w="664" w:type="dxa"/>
            <w:tcBorders>
              <w:top w:val="single" w:sz="4" w:space="0" w:color="auto"/>
              <w:left w:val="nil"/>
            </w:tcBorders>
          </w:tcPr>
          <w:p w14:paraId="38FEA71B" w14:textId="3D17F4E1" w:rsidR="00FD3B41" w:rsidRPr="00BE5804" w:rsidRDefault="00FD3B41" w:rsidP="004A4A81">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ADG</w:t>
            </w:r>
          </w:p>
        </w:tc>
        <w:tc>
          <w:tcPr>
            <w:tcW w:w="550" w:type="dxa"/>
            <w:tcBorders>
              <w:top w:val="single" w:sz="4" w:space="0" w:color="auto"/>
            </w:tcBorders>
          </w:tcPr>
          <w:p w14:paraId="1C5D7DEB" w14:textId="00FA41B6" w:rsidR="00FD3B41" w:rsidRPr="00BE5804" w:rsidRDefault="00FD3B41" w:rsidP="004A4A81">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BFT</w:t>
            </w:r>
          </w:p>
        </w:tc>
        <w:tc>
          <w:tcPr>
            <w:tcW w:w="540" w:type="dxa"/>
            <w:tcBorders>
              <w:top w:val="single" w:sz="4" w:space="0" w:color="auto"/>
            </w:tcBorders>
          </w:tcPr>
          <w:p w14:paraId="49B4624F" w14:textId="16CF39BC" w:rsidR="00FD3B41" w:rsidRPr="00BE5804" w:rsidRDefault="00FD3B41" w:rsidP="004A4A81">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RFI</w:t>
            </w:r>
          </w:p>
        </w:tc>
        <w:tc>
          <w:tcPr>
            <w:tcW w:w="1233" w:type="dxa"/>
          </w:tcPr>
          <w:p w14:paraId="369800E7" w14:textId="77777777" w:rsidR="00FD3B41" w:rsidRPr="00BE5804" w:rsidRDefault="00FD3B41" w:rsidP="004A4A81">
            <w:pPr>
              <w:jc w:val="both"/>
              <w:rPr>
                <w:rFonts w:ascii="Segoe UI Semibold" w:hAnsi="Segoe UI Semibold" w:cs="Segoe UI Semibold"/>
                <w:color w:val="000000" w:themeColor="text1"/>
                <w:sz w:val="20"/>
                <w:szCs w:val="20"/>
              </w:rPr>
            </w:pPr>
          </w:p>
        </w:tc>
      </w:tr>
      <w:tr w:rsidR="00FD3B41" w:rsidRPr="006E7E50" w14:paraId="5FB79BFF" w14:textId="006765DA" w:rsidTr="00FD3B41">
        <w:trPr>
          <w:gridAfter w:val="1"/>
          <w:wAfter w:w="3240" w:type="dxa"/>
        </w:trPr>
        <w:tc>
          <w:tcPr>
            <w:tcW w:w="613" w:type="dxa"/>
            <w:tcBorders>
              <w:top w:val="single" w:sz="4" w:space="0" w:color="auto"/>
            </w:tcBorders>
          </w:tcPr>
          <w:p w14:paraId="09730AF3" w14:textId="0F80BAAE" w:rsidR="00FD3B41" w:rsidRPr="00BE5804" w:rsidRDefault="00FD3B41" w:rsidP="00172423">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BFT</w:t>
            </w:r>
          </w:p>
        </w:tc>
        <w:tc>
          <w:tcPr>
            <w:tcW w:w="664" w:type="dxa"/>
            <w:tcBorders>
              <w:top w:val="single" w:sz="4" w:space="0" w:color="auto"/>
              <w:left w:val="nil"/>
            </w:tcBorders>
          </w:tcPr>
          <w:p w14:paraId="1D77CDEB" w14:textId="70DA37D9" w:rsidR="00FD3B41" w:rsidRPr="00BE5804" w:rsidRDefault="00FD3B41" w:rsidP="00172423">
            <w:pPr>
              <w:jc w:val="both"/>
              <w:rPr>
                <w:rFonts w:ascii="Segoe UI Semilight" w:hAnsi="Segoe UI Semilight" w:cs="Segoe UI Semilight"/>
                <w:color w:val="000000" w:themeColor="text1"/>
                <w:sz w:val="18"/>
                <w:szCs w:val="18"/>
              </w:rPr>
            </w:pPr>
            <w:r w:rsidRPr="00BE5804">
              <w:rPr>
                <w:rFonts w:ascii="Segoe UI Semilight" w:hAnsi="Segoe UI Semilight" w:cs="Segoe UI Semilight"/>
                <w:color w:val="000000" w:themeColor="text1"/>
                <w:sz w:val="18"/>
                <w:szCs w:val="18"/>
              </w:rPr>
              <w:t>0.16</w:t>
            </w:r>
          </w:p>
        </w:tc>
        <w:tc>
          <w:tcPr>
            <w:tcW w:w="550" w:type="dxa"/>
            <w:tcBorders>
              <w:top w:val="single" w:sz="4" w:space="0" w:color="auto"/>
            </w:tcBorders>
          </w:tcPr>
          <w:p w14:paraId="18236858" w14:textId="5DC8297E" w:rsidR="00FD3B41" w:rsidRPr="00BE5804" w:rsidRDefault="00FD3B41" w:rsidP="00172423">
            <w:pPr>
              <w:jc w:val="both"/>
              <w:rPr>
                <w:rFonts w:ascii="Segoe UI Semilight" w:hAnsi="Segoe UI Semilight" w:cs="Segoe UI Semilight"/>
                <w:color w:val="000000" w:themeColor="text1"/>
                <w:sz w:val="18"/>
                <w:szCs w:val="18"/>
              </w:rPr>
            </w:pPr>
          </w:p>
        </w:tc>
        <w:tc>
          <w:tcPr>
            <w:tcW w:w="540" w:type="dxa"/>
            <w:tcBorders>
              <w:top w:val="single" w:sz="4" w:space="0" w:color="auto"/>
            </w:tcBorders>
          </w:tcPr>
          <w:p w14:paraId="2166C5BF" w14:textId="5B6F917B" w:rsidR="00FD3B41" w:rsidRPr="00BE5804" w:rsidRDefault="00FD3B41" w:rsidP="00172423">
            <w:pPr>
              <w:jc w:val="both"/>
              <w:rPr>
                <w:rFonts w:ascii="Segoe UI Semilight" w:hAnsi="Segoe UI Semilight" w:cs="Segoe UI Semilight"/>
                <w:color w:val="000000" w:themeColor="text1"/>
                <w:sz w:val="18"/>
                <w:szCs w:val="18"/>
              </w:rPr>
            </w:pPr>
          </w:p>
        </w:tc>
        <w:tc>
          <w:tcPr>
            <w:tcW w:w="1233" w:type="dxa"/>
          </w:tcPr>
          <w:p w14:paraId="19BB1E0F" w14:textId="77777777" w:rsidR="00FD3B41" w:rsidRPr="00BE5804" w:rsidRDefault="00FD3B41" w:rsidP="00172423">
            <w:pPr>
              <w:jc w:val="both"/>
              <w:rPr>
                <w:rFonts w:ascii="Segoe UI Semilight" w:hAnsi="Segoe UI Semilight" w:cs="Segoe UI Semilight"/>
                <w:color w:val="000000" w:themeColor="text1"/>
                <w:sz w:val="18"/>
                <w:szCs w:val="18"/>
              </w:rPr>
            </w:pPr>
          </w:p>
        </w:tc>
      </w:tr>
      <w:tr w:rsidR="00FD3B41" w:rsidRPr="006E7E50" w14:paraId="0D93DBC1" w14:textId="3A7CF254" w:rsidTr="00FD3B41">
        <w:trPr>
          <w:gridAfter w:val="1"/>
          <w:wAfter w:w="3240" w:type="dxa"/>
        </w:trPr>
        <w:tc>
          <w:tcPr>
            <w:tcW w:w="613" w:type="dxa"/>
          </w:tcPr>
          <w:p w14:paraId="21E86F4A" w14:textId="2B42E600" w:rsidR="00FD3B41" w:rsidRPr="00BE5804" w:rsidRDefault="00FD3B41" w:rsidP="00172423">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RFI</w:t>
            </w:r>
          </w:p>
        </w:tc>
        <w:tc>
          <w:tcPr>
            <w:tcW w:w="664" w:type="dxa"/>
            <w:tcBorders>
              <w:left w:val="nil"/>
            </w:tcBorders>
          </w:tcPr>
          <w:p w14:paraId="6D0221B4" w14:textId="79D906FE" w:rsidR="00FD3B41" w:rsidRPr="00BE5804" w:rsidRDefault="00FD3B41" w:rsidP="00172423">
            <w:pPr>
              <w:jc w:val="both"/>
              <w:rPr>
                <w:rFonts w:ascii="Segoe UI Semilight" w:hAnsi="Segoe UI Semilight" w:cs="Segoe UI Semilight"/>
                <w:color w:val="000000" w:themeColor="text1"/>
                <w:sz w:val="18"/>
                <w:szCs w:val="18"/>
              </w:rPr>
            </w:pPr>
            <w:r w:rsidRPr="00BE5804">
              <w:rPr>
                <w:rFonts w:ascii="Segoe UI Semilight" w:hAnsi="Segoe UI Semilight" w:cs="Segoe UI Semilight"/>
                <w:color w:val="000000" w:themeColor="text1"/>
                <w:sz w:val="18"/>
                <w:szCs w:val="18"/>
              </w:rPr>
              <w:t>0.17</w:t>
            </w:r>
          </w:p>
        </w:tc>
        <w:tc>
          <w:tcPr>
            <w:tcW w:w="550" w:type="dxa"/>
          </w:tcPr>
          <w:p w14:paraId="05D3DC99" w14:textId="39949CE3" w:rsidR="00FD3B41" w:rsidRPr="00BE5804" w:rsidRDefault="00FD3B41" w:rsidP="00172423">
            <w:pPr>
              <w:jc w:val="both"/>
              <w:rPr>
                <w:rFonts w:ascii="Segoe UI Semilight" w:hAnsi="Segoe UI Semilight" w:cs="Segoe UI Semilight"/>
                <w:color w:val="000000" w:themeColor="text1"/>
                <w:sz w:val="18"/>
                <w:szCs w:val="18"/>
              </w:rPr>
            </w:pPr>
            <w:r w:rsidRPr="00BE5804">
              <w:rPr>
                <w:rFonts w:ascii="Segoe UI Semilight" w:hAnsi="Segoe UI Semilight" w:cs="Segoe UI Semilight"/>
                <w:color w:val="000000" w:themeColor="text1"/>
                <w:sz w:val="18"/>
                <w:szCs w:val="18"/>
              </w:rPr>
              <w:t>0.33</w:t>
            </w:r>
          </w:p>
        </w:tc>
        <w:tc>
          <w:tcPr>
            <w:tcW w:w="540" w:type="dxa"/>
          </w:tcPr>
          <w:p w14:paraId="2BC283C5" w14:textId="46362665" w:rsidR="00FD3B41" w:rsidRPr="00BE5804" w:rsidRDefault="00FD3B41" w:rsidP="00172423">
            <w:pPr>
              <w:jc w:val="both"/>
              <w:rPr>
                <w:rFonts w:ascii="Segoe UI Semilight" w:hAnsi="Segoe UI Semilight" w:cs="Segoe UI Semilight"/>
                <w:color w:val="000000" w:themeColor="text1"/>
                <w:sz w:val="18"/>
                <w:szCs w:val="18"/>
              </w:rPr>
            </w:pPr>
          </w:p>
        </w:tc>
        <w:tc>
          <w:tcPr>
            <w:tcW w:w="1233" w:type="dxa"/>
          </w:tcPr>
          <w:p w14:paraId="6669504B" w14:textId="77777777" w:rsidR="00FD3B41" w:rsidRPr="00BE5804" w:rsidRDefault="00FD3B41" w:rsidP="00172423">
            <w:pPr>
              <w:jc w:val="both"/>
              <w:rPr>
                <w:rFonts w:ascii="Segoe UI Semilight" w:hAnsi="Segoe UI Semilight" w:cs="Segoe UI Semilight"/>
                <w:color w:val="000000" w:themeColor="text1"/>
                <w:sz w:val="18"/>
                <w:szCs w:val="18"/>
              </w:rPr>
            </w:pPr>
          </w:p>
        </w:tc>
      </w:tr>
      <w:tr w:rsidR="00FD3B41" w:rsidRPr="006E7E50" w14:paraId="785D4639" w14:textId="713A401C" w:rsidTr="00FD3B41">
        <w:trPr>
          <w:gridAfter w:val="1"/>
          <w:wAfter w:w="3240" w:type="dxa"/>
        </w:trPr>
        <w:tc>
          <w:tcPr>
            <w:tcW w:w="613" w:type="dxa"/>
            <w:tcBorders>
              <w:bottom w:val="single" w:sz="4" w:space="0" w:color="auto"/>
            </w:tcBorders>
          </w:tcPr>
          <w:p w14:paraId="7C622F2F" w14:textId="0450AC21" w:rsidR="00FD3B41" w:rsidRPr="00BE5804" w:rsidRDefault="00FD3B41" w:rsidP="00172423">
            <w:pPr>
              <w:jc w:val="both"/>
              <w:rPr>
                <w:rFonts w:ascii="Segoe UI Semibold" w:hAnsi="Segoe UI Semibold" w:cs="Segoe UI Semibold"/>
                <w:color w:val="000000" w:themeColor="text1"/>
                <w:sz w:val="20"/>
                <w:szCs w:val="20"/>
              </w:rPr>
            </w:pPr>
            <w:r w:rsidRPr="00BE5804">
              <w:rPr>
                <w:rFonts w:ascii="Segoe UI Semibold" w:hAnsi="Segoe UI Semibold" w:cs="Segoe UI Semibold"/>
                <w:color w:val="000000" w:themeColor="text1"/>
                <w:sz w:val="20"/>
                <w:szCs w:val="20"/>
              </w:rPr>
              <w:t>STR</w:t>
            </w:r>
          </w:p>
        </w:tc>
        <w:tc>
          <w:tcPr>
            <w:tcW w:w="664" w:type="dxa"/>
            <w:tcBorders>
              <w:left w:val="nil"/>
              <w:bottom w:val="single" w:sz="4" w:space="0" w:color="auto"/>
            </w:tcBorders>
          </w:tcPr>
          <w:p w14:paraId="5DB9277E" w14:textId="6589B4F9" w:rsidR="00FD3B41" w:rsidRPr="00BE5804" w:rsidRDefault="00FD3B41" w:rsidP="00172423">
            <w:pPr>
              <w:jc w:val="both"/>
              <w:rPr>
                <w:rFonts w:ascii="Segoe UI Semilight" w:hAnsi="Segoe UI Semilight" w:cs="Segoe UI Semilight"/>
                <w:color w:val="000000" w:themeColor="text1"/>
                <w:sz w:val="18"/>
                <w:szCs w:val="18"/>
              </w:rPr>
            </w:pPr>
            <w:r w:rsidRPr="009D56D5">
              <w:rPr>
                <w:rFonts w:ascii="Segoe UI Semilight" w:hAnsi="Segoe UI Semilight" w:cs="Segoe UI Semilight"/>
                <w:color w:val="000000" w:themeColor="text1"/>
                <w:sz w:val="18"/>
                <w:szCs w:val="18"/>
              </w:rPr>
              <w:t>−</w:t>
            </w:r>
            <w:r w:rsidRPr="00BE5804">
              <w:rPr>
                <w:rFonts w:ascii="Segoe UI Semilight" w:hAnsi="Segoe UI Semilight" w:cs="Segoe UI Semilight"/>
                <w:color w:val="000000" w:themeColor="text1"/>
                <w:sz w:val="18"/>
                <w:szCs w:val="18"/>
              </w:rPr>
              <w:t>0.04</w:t>
            </w:r>
          </w:p>
        </w:tc>
        <w:tc>
          <w:tcPr>
            <w:tcW w:w="550" w:type="dxa"/>
            <w:tcBorders>
              <w:bottom w:val="single" w:sz="4" w:space="0" w:color="auto"/>
            </w:tcBorders>
          </w:tcPr>
          <w:p w14:paraId="232CEB8F" w14:textId="6A4C70DA" w:rsidR="00FD3B41" w:rsidRPr="00BE5804" w:rsidRDefault="00FD3B41" w:rsidP="00172423">
            <w:pPr>
              <w:jc w:val="both"/>
              <w:rPr>
                <w:rFonts w:ascii="Segoe UI Semilight" w:hAnsi="Segoe UI Semilight" w:cs="Segoe UI Semilight"/>
                <w:color w:val="000000" w:themeColor="text1"/>
                <w:sz w:val="18"/>
                <w:szCs w:val="18"/>
              </w:rPr>
            </w:pPr>
            <w:r w:rsidRPr="00BE5804">
              <w:rPr>
                <w:rFonts w:ascii="Segoe UI Semilight" w:hAnsi="Segoe UI Semilight" w:cs="Segoe UI Semilight"/>
                <w:color w:val="000000" w:themeColor="text1"/>
                <w:sz w:val="18"/>
                <w:szCs w:val="18"/>
              </w:rPr>
              <w:t>0.21</w:t>
            </w:r>
          </w:p>
        </w:tc>
        <w:tc>
          <w:tcPr>
            <w:tcW w:w="540" w:type="dxa"/>
            <w:tcBorders>
              <w:bottom w:val="single" w:sz="4" w:space="0" w:color="auto"/>
            </w:tcBorders>
          </w:tcPr>
          <w:p w14:paraId="0D559E2D" w14:textId="55A9E9D3" w:rsidR="00FD3B41" w:rsidRPr="00BE5804" w:rsidRDefault="00FD3B41" w:rsidP="00172423">
            <w:pPr>
              <w:jc w:val="both"/>
              <w:rPr>
                <w:rFonts w:ascii="Segoe UI Semilight" w:hAnsi="Segoe UI Semilight" w:cs="Segoe UI Semilight"/>
                <w:color w:val="000000" w:themeColor="text1"/>
                <w:sz w:val="18"/>
                <w:szCs w:val="18"/>
              </w:rPr>
            </w:pPr>
            <w:r w:rsidRPr="00BE5804">
              <w:rPr>
                <w:rFonts w:ascii="Segoe UI Semilight" w:hAnsi="Segoe UI Semilight" w:cs="Segoe UI Semilight"/>
                <w:color w:val="000000" w:themeColor="text1"/>
                <w:sz w:val="18"/>
                <w:szCs w:val="18"/>
              </w:rPr>
              <w:t>0.08</w:t>
            </w:r>
          </w:p>
        </w:tc>
        <w:tc>
          <w:tcPr>
            <w:tcW w:w="1233" w:type="dxa"/>
          </w:tcPr>
          <w:p w14:paraId="62BA5D78" w14:textId="77777777" w:rsidR="00FD3B41" w:rsidRPr="00BE5804" w:rsidRDefault="00FD3B41" w:rsidP="00172423">
            <w:pPr>
              <w:jc w:val="both"/>
              <w:rPr>
                <w:rFonts w:ascii="Segoe UI Semilight" w:hAnsi="Segoe UI Semilight" w:cs="Segoe UI Semilight"/>
                <w:color w:val="000000" w:themeColor="text1"/>
                <w:sz w:val="18"/>
                <w:szCs w:val="18"/>
              </w:rPr>
            </w:pPr>
          </w:p>
        </w:tc>
      </w:tr>
      <w:tr w:rsidR="00FD3B41" w:rsidRPr="006E7E50" w14:paraId="45EAD707" w14:textId="77777777" w:rsidTr="00FD3B41">
        <w:tc>
          <w:tcPr>
            <w:tcW w:w="6840" w:type="dxa"/>
            <w:gridSpan w:val="6"/>
          </w:tcPr>
          <w:p w14:paraId="3F7D5320" w14:textId="59A7669F" w:rsidR="00FD3B41" w:rsidRPr="00FD3B41" w:rsidRDefault="00FD3B41" w:rsidP="00FD3B41">
            <w:pPr>
              <w:rPr>
                <w:rFonts w:ascii="Segoe UI" w:hAnsi="Segoe UI" w:cs="Segoe UI"/>
                <w:color w:val="000000" w:themeColor="text1"/>
              </w:rPr>
            </w:pPr>
            <w:r>
              <w:rPr>
                <w:rFonts w:ascii="Segoe UI" w:hAnsi="Segoe UI" w:cs="Segoe UI"/>
                <w:color w:val="000000" w:themeColor="text1"/>
                <w:sz w:val="16"/>
                <w:szCs w:val="16"/>
              </w:rPr>
              <w:t>ADG: average daily gain; BFT: backfat thickness; RFI: residual feed intake; STR: strength score.</w:t>
            </w:r>
          </w:p>
        </w:tc>
      </w:tr>
    </w:tbl>
    <w:p w14:paraId="1283BFD2" w14:textId="7F2CBB08" w:rsidR="00EE13D7" w:rsidRPr="00FA34C9" w:rsidRDefault="00EE13D7" w:rsidP="00EE13D7">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Variance component estimates</w:t>
      </w:r>
    </w:p>
    <w:p w14:paraId="6C0A7FAC" w14:textId="30281121" w:rsidR="005D7526" w:rsidRPr="001E2543" w:rsidRDefault="00136D3B" w:rsidP="00EE13D7">
      <w:pPr>
        <w:jc w:val="both"/>
        <w:rPr>
          <w:rFonts w:ascii="Palatino" w:hAnsi="Palatino"/>
          <w:sz w:val="20"/>
          <w:szCs w:val="20"/>
        </w:rPr>
      </w:pPr>
      <w:r w:rsidRPr="001E2543">
        <w:rPr>
          <w:rFonts w:ascii="Palatino" w:hAnsi="Palatino"/>
          <w:sz w:val="20"/>
          <w:szCs w:val="20"/>
        </w:rPr>
        <w:t>Figure 1 shows REML-based variance component estimates for the four traits (ADG, BFT, RFI, STR) using animals from all breeds. Each bar represents a model, with coloured segments indicating the proportion of variance explained by genetic (</w:t>
      </w:r>
      <w:r w:rsidR="00A26607">
        <w:rPr>
          <w:rFonts w:ascii="Palatino" w:hAnsi="Palatino"/>
          <w:sz w:val="20"/>
          <w:szCs w:val="20"/>
        </w:rPr>
        <w:t>G</w:t>
      </w:r>
      <w:r w:rsidRPr="001E2543">
        <w:rPr>
          <w:rFonts w:ascii="Palatino" w:hAnsi="Palatino"/>
          <w:sz w:val="20"/>
          <w:szCs w:val="20"/>
        </w:rPr>
        <w:t>), transcriptomic (</w:t>
      </w:r>
      <w:r w:rsidR="00A26607">
        <w:rPr>
          <w:rFonts w:ascii="Palatino" w:hAnsi="Palatino"/>
          <w:sz w:val="20"/>
          <w:szCs w:val="20"/>
        </w:rPr>
        <w:t>T</w:t>
      </w:r>
      <w:r w:rsidRPr="001E2543">
        <w:rPr>
          <w:rFonts w:ascii="Palatino" w:hAnsi="Palatino"/>
          <w:sz w:val="20"/>
          <w:szCs w:val="20"/>
        </w:rPr>
        <w:t>), methylo</w:t>
      </w:r>
      <w:r w:rsidR="00B9003F">
        <w:rPr>
          <w:rFonts w:ascii="Palatino" w:hAnsi="Palatino"/>
          <w:sz w:val="20"/>
          <w:szCs w:val="20"/>
        </w:rPr>
        <w:t>mic</w:t>
      </w:r>
      <w:r w:rsidRPr="001E2543">
        <w:rPr>
          <w:rFonts w:ascii="Palatino" w:hAnsi="Palatino"/>
          <w:sz w:val="20"/>
          <w:szCs w:val="20"/>
        </w:rPr>
        <w:t xml:space="preserve"> (</w:t>
      </w:r>
      <w:r w:rsidR="00A26607">
        <w:rPr>
          <w:rFonts w:ascii="Palatino" w:hAnsi="Palatino"/>
          <w:sz w:val="20"/>
          <w:szCs w:val="20"/>
        </w:rPr>
        <w:t>M</w:t>
      </w:r>
      <w:r w:rsidRPr="001E2543">
        <w:rPr>
          <w:rFonts w:ascii="Palatino" w:hAnsi="Palatino"/>
          <w:sz w:val="20"/>
          <w:szCs w:val="20"/>
        </w:rPr>
        <w:t>), gen</w:t>
      </w:r>
      <w:r w:rsidR="00B9003F">
        <w:rPr>
          <w:rFonts w:ascii="Palatino" w:hAnsi="Palatino"/>
          <w:sz w:val="20"/>
          <w:szCs w:val="20"/>
        </w:rPr>
        <w:t>omic</w:t>
      </w:r>
      <w:r w:rsidRPr="001E2543">
        <w:rPr>
          <w:rFonts w:ascii="Palatino" w:hAnsi="Palatino"/>
          <w:sz w:val="20"/>
          <w:szCs w:val="20"/>
        </w:rPr>
        <w:t>-by-meth</w:t>
      </w:r>
      <w:r w:rsidR="00B9003F">
        <w:rPr>
          <w:rFonts w:ascii="Palatino" w:hAnsi="Palatino"/>
          <w:sz w:val="20"/>
          <w:szCs w:val="20"/>
        </w:rPr>
        <w:t>ylomic</w:t>
      </w:r>
      <w:r w:rsidRPr="001E2543">
        <w:rPr>
          <w:rFonts w:ascii="Palatino" w:hAnsi="Palatino"/>
          <w:sz w:val="20"/>
          <w:szCs w:val="20"/>
        </w:rPr>
        <w:t xml:space="preserve"> interaction (</w:t>
      </w:r>
      <w:r w:rsidR="00A26607">
        <w:rPr>
          <w:rFonts w:ascii="Palatino" w:hAnsi="Palatino"/>
          <w:sz w:val="20"/>
          <w:szCs w:val="20"/>
        </w:rPr>
        <w:t>G</w:t>
      </w:r>
      <w:r w:rsidRPr="001E2543">
        <w:rPr>
          <w:rFonts w:ascii="Palatino" w:hAnsi="Palatino"/>
          <w:sz w:val="20"/>
          <w:szCs w:val="20"/>
        </w:rPr>
        <w:t>×</w:t>
      </w:r>
      <w:r w:rsidR="00A26607">
        <w:rPr>
          <w:rFonts w:ascii="Palatino" w:hAnsi="Palatino"/>
          <w:sz w:val="20"/>
          <w:szCs w:val="20"/>
        </w:rPr>
        <w:t>M</w:t>
      </w:r>
      <w:r w:rsidRPr="001E2543">
        <w:rPr>
          <w:rFonts w:ascii="Palatino" w:hAnsi="Palatino"/>
          <w:sz w:val="20"/>
          <w:szCs w:val="20"/>
        </w:rPr>
        <w:t>), and residual (</w:t>
      </w:r>
      <w:r w:rsidR="00A26607">
        <w:rPr>
          <w:rFonts w:ascii="Palatino" w:hAnsi="Palatino"/>
          <w:sz w:val="20"/>
          <w:szCs w:val="20"/>
        </w:rPr>
        <w:t>e</w:t>
      </w:r>
      <w:r w:rsidRPr="001E2543">
        <w:rPr>
          <w:rFonts w:ascii="Palatino" w:hAnsi="Palatino"/>
          <w:sz w:val="20"/>
          <w:szCs w:val="20"/>
        </w:rPr>
        <w:t>) effects. Supplementary Figures S5–S8 show within-</w:t>
      </w:r>
      <w:r w:rsidR="00154A6D">
        <w:rPr>
          <w:rFonts w:ascii="Palatino" w:hAnsi="Palatino"/>
          <w:sz w:val="20"/>
          <w:szCs w:val="20"/>
        </w:rPr>
        <w:t>breed</w:t>
      </w:r>
      <w:r w:rsidRPr="001E2543">
        <w:rPr>
          <w:rFonts w:ascii="Palatino" w:hAnsi="Palatino"/>
          <w:sz w:val="20"/>
          <w:szCs w:val="20"/>
        </w:rPr>
        <w:t xml:space="preserve"> variance component estimates, with a separate figure for each trait.</w:t>
      </w:r>
    </w:p>
    <w:p w14:paraId="0B671DF9" w14:textId="2ADD8448" w:rsidR="008259C1" w:rsidRPr="001E2543" w:rsidRDefault="008259C1" w:rsidP="00EE13D7">
      <w:pPr>
        <w:jc w:val="both"/>
        <w:rPr>
          <w:rFonts w:ascii="Palatino" w:hAnsi="Palatino"/>
          <w:sz w:val="20"/>
          <w:szCs w:val="20"/>
        </w:rPr>
      </w:pPr>
      <w:r w:rsidRPr="001E2543">
        <w:rPr>
          <w:rFonts w:ascii="Palatino" w:hAnsi="Palatino"/>
          <w:sz w:val="20"/>
          <w:szCs w:val="20"/>
        </w:rPr>
        <w:t xml:space="preserve">Table 3 shows pedigree-based heritability estimates for each trait. REML analyses included only additive genetic effects based on the numerator relationship matrix and used animals from all breeds. STR </w:t>
      </w:r>
      <w:r w:rsidR="00B9003F">
        <w:rPr>
          <w:rFonts w:ascii="Palatino" w:hAnsi="Palatino"/>
          <w:sz w:val="20"/>
          <w:szCs w:val="20"/>
        </w:rPr>
        <w:t>had</w:t>
      </w:r>
      <w:r w:rsidR="00B9003F" w:rsidRPr="001E2543">
        <w:rPr>
          <w:rFonts w:ascii="Palatino" w:hAnsi="Palatino"/>
          <w:sz w:val="20"/>
          <w:szCs w:val="20"/>
        </w:rPr>
        <w:t xml:space="preserve"> </w:t>
      </w:r>
      <w:r w:rsidRPr="001E2543">
        <w:rPr>
          <w:rFonts w:ascii="Palatino" w:hAnsi="Palatino"/>
          <w:sz w:val="20"/>
          <w:szCs w:val="20"/>
        </w:rPr>
        <w:t>the lowest</w:t>
      </w:r>
      <w:r w:rsidR="00B9003F">
        <w:rPr>
          <w:rFonts w:ascii="Palatino" w:hAnsi="Palatino"/>
          <w:sz w:val="20"/>
          <w:szCs w:val="20"/>
        </w:rPr>
        <w:t xml:space="preserve"> </w:t>
      </w:r>
      <w:r w:rsidRPr="001E2543">
        <w:rPr>
          <w:rFonts w:ascii="Palatino" w:hAnsi="Palatino"/>
          <w:sz w:val="20"/>
          <w:szCs w:val="20"/>
        </w:rPr>
        <w:t xml:space="preserve">heritability (0.16), whereas BFT and RFI </w:t>
      </w:r>
      <w:r w:rsidR="00B9003F">
        <w:rPr>
          <w:rFonts w:ascii="Palatino" w:hAnsi="Palatino"/>
          <w:sz w:val="20"/>
          <w:szCs w:val="20"/>
        </w:rPr>
        <w:t>had</w:t>
      </w:r>
      <w:r w:rsidR="00B9003F" w:rsidRPr="001E2543">
        <w:rPr>
          <w:rFonts w:ascii="Palatino" w:hAnsi="Palatino"/>
          <w:sz w:val="20"/>
          <w:szCs w:val="20"/>
        </w:rPr>
        <w:t xml:space="preserve"> </w:t>
      </w:r>
      <w:r w:rsidRPr="001E2543">
        <w:rPr>
          <w:rFonts w:ascii="Palatino" w:hAnsi="Palatino"/>
          <w:sz w:val="20"/>
          <w:szCs w:val="20"/>
        </w:rPr>
        <w:t>the highest</w:t>
      </w:r>
      <w:r w:rsidR="00B9003F">
        <w:rPr>
          <w:rFonts w:ascii="Palatino" w:hAnsi="Palatino"/>
          <w:sz w:val="20"/>
          <w:szCs w:val="20"/>
        </w:rPr>
        <w:t xml:space="preserve"> heritabilities </w:t>
      </w:r>
      <w:r w:rsidRPr="001E2543">
        <w:rPr>
          <w:rFonts w:ascii="Palatino" w:hAnsi="Palatino"/>
          <w:sz w:val="20"/>
          <w:szCs w:val="20"/>
        </w:rPr>
        <w:t>(0.42 and 0.39, respectively). Standard errors were relatively large, indicating uncertainty around the point estimates.</w:t>
      </w:r>
    </w:p>
    <w:p w14:paraId="6F3B885F" w14:textId="5629A88B" w:rsidR="007E0C0D" w:rsidRPr="00BE5804" w:rsidRDefault="007E0C0D" w:rsidP="00BE5804">
      <w:pPr>
        <w:rPr>
          <w:rFonts w:ascii="Segoe UI" w:hAnsi="Segoe UI" w:cs="Segoe UI"/>
          <w:b/>
          <w:bCs/>
          <w:sz w:val="20"/>
          <w:szCs w:val="20"/>
        </w:rPr>
      </w:pPr>
      <w:r w:rsidRPr="00957B68">
        <w:rPr>
          <w:rFonts w:ascii="Segoe UI" w:hAnsi="Segoe UI" w:cs="Segoe UI"/>
          <w:b/>
          <w:bCs/>
          <w:sz w:val="20"/>
          <w:szCs w:val="20"/>
        </w:rPr>
        <w:t>Table 3</w:t>
      </w:r>
      <w:r w:rsidRPr="006E7E50">
        <w:rPr>
          <w:rFonts w:ascii="Palatino Linotype" w:hAnsi="Palatino Linotype"/>
          <w:sz w:val="20"/>
          <w:szCs w:val="20"/>
        </w:rPr>
        <w:t xml:space="preserve"> </w:t>
      </w:r>
      <w:r w:rsidRPr="00957B68">
        <w:rPr>
          <w:rFonts w:ascii="Segoe UI Semilight" w:hAnsi="Segoe UI Semilight" w:cs="Segoe UI Semilight"/>
          <w:sz w:val="20"/>
          <w:szCs w:val="20"/>
        </w:rPr>
        <w:t>Pedigree-based heritability estimates</w:t>
      </w:r>
    </w:p>
    <w:tbl>
      <w:tblPr>
        <w:tblStyle w:val="TableGrid"/>
        <w:tblW w:w="0" w:type="auto"/>
        <w:tblLayout w:type="fixed"/>
        <w:tblCellMar>
          <w:top w:w="72" w:type="dxa"/>
          <w:bottom w:w="72" w:type="dxa"/>
        </w:tblCellMar>
        <w:tblLook w:val="04A0" w:firstRow="1" w:lastRow="0" w:firstColumn="1" w:lastColumn="0" w:noHBand="0" w:noVBand="1"/>
      </w:tblPr>
      <w:tblGrid>
        <w:gridCol w:w="613"/>
        <w:gridCol w:w="544"/>
        <w:gridCol w:w="517"/>
        <w:gridCol w:w="5526"/>
      </w:tblGrid>
      <w:tr w:rsidR="002C5463" w:rsidRPr="006E7E50" w14:paraId="71477998" w14:textId="2416650A" w:rsidTr="002C5463">
        <w:tc>
          <w:tcPr>
            <w:tcW w:w="613" w:type="dxa"/>
            <w:tcBorders>
              <w:left w:val="nil"/>
              <w:bottom w:val="single" w:sz="4" w:space="0" w:color="auto"/>
              <w:right w:val="nil"/>
            </w:tcBorders>
          </w:tcPr>
          <w:p w14:paraId="585D2575" w14:textId="0B24B8DC" w:rsidR="002C5463" w:rsidRPr="003D22B3" w:rsidRDefault="002C5463" w:rsidP="002C5463">
            <w:pPr>
              <w:jc w:val="both"/>
              <w:rPr>
                <w:rFonts w:ascii="Segoe UI Semibold" w:hAnsi="Segoe UI Semibold" w:cs="Segoe UI Semibold"/>
                <w:sz w:val="20"/>
                <w:szCs w:val="20"/>
              </w:rPr>
            </w:pPr>
            <w:r w:rsidRPr="003D22B3">
              <w:rPr>
                <w:rFonts w:ascii="Segoe UI Semibold" w:hAnsi="Segoe UI Semibold" w:cs="Segoe UI Semibold"/>
                <w:sz w:val="20"/>
                <w:szCs w:val="20"/>
              </w:rPr>
              <w:t>Trait</w:t>
            </w:r>
          </w:p>
        </w:tc>
        <w:tc>
          <w:tcPr>
            <w:tcW w:w="544" w:type="dxa"/>
            <w:tcBorders>
              <w:left w:val="nil"/>
              <w:bottom w:val="single" w:sz="4" w:space="0" w:color="auto"/>
              <w:right w:val="nil"/>
            </w:tcBorders>
          </w:tcPr>
          <w:p w14:paraId="0872DB24" w14:textId="77777777" w:rsidR="002C5463" w:rsidRPr="005A311C" w:rsidRDefault="002C5463" w:rsidP="00BD0A63">
            <w:pPr>
              <w:jc w:val="center"/>
              <w:rPr>
                <w:rFonts w:ascii="Segoe UI Semibold" w:hAnsi="Segoe UI Semibold" w:cs="Segoe UI Semibold"/>
                <w:sz w:val="20"/>
                <w:szCs w:val="20"/>
              </w:rPr>
            </w:pPr>
            <w:r w:rsidRPr="003D22B3">
              <w:rPr>
                <w:rFonts w:ascii="Segoe UI Semibold" w:hAnsi="Segoe UI Semibold" w:cs="Segoe UI Semibold"/>
                <w:sz w:val="20"/>
                <w:szCs w:val="20"/>
              </w:rPr>
              <w:t>h</w:t>
            </w:r>
            <w:r w:rsidRPr="003D22B3">
              <w:rPr>
                <w:rFonts w:ascii="Segoe UI Semibold" w:hAnsi="Segoe UI Semibold" w:cs="Segoe UI Semibold"/>
                <w:sz w:val="20"/>
                <w:szCs w:val="20"/>
                <w:vertAlign w:val="superscript"/>
              </w:rPr>
              <w:t>2</w:t>
            </w:r>
          </w:p>
        </w:tc>
        <w:tc>
          <w:tcPr>
            <w:tcW w:w="517" w:type="dxa"/>
            <w:tcBorders>
              <w:left w:val="nil"/>
              <w:bottom w:val="single" w:sz="4" w:space="0" w:color="auto"/>
              <w:right w:val="nil"/>
            </w:tcBorders>
          </w:tcPr>
          <w:p w14:paraId="394D9B31" w14:textId="77777777" w:rsidR="002C5463" w:rsidRPr="007457F4" w:rsidRDefault="002C5463" w:rsidP="00BD0A63">
            <w:pPr>
              <w:jc w:val="center"/>
              <w:rPr>
                <w:rFonts w:ascii="Segoe UI Semibold" w:hAnsi="Segoe UI Semibold" w:cs="Segoe UI Semibold"/>
                <w:sz w:val="20"/>
                <w:szCs w:val="20"/>
              </w:rPr>
            </w:pPr>
            <w:r>
              <w:rPr>
                <w:rFonts w:ascii="Segoe UI Semibold" w:hAnsi="Segoe UI Semibold" w:cs="Segoe UI Semibold"/>
                <w:sz w:val="20"/>
                <w:szCs w:val="20"/>
              </w:rPr>
              <w:t>SE</w:t>
            </w:r>
          </w:p>
        </w:tc>
        <w:tc>
          <w:tcPr>
            <w:tcW w:w="5526" w:type="dxa"/>
            <w:tcBorders>
              <w:top w:val="nil"/>
              <w:left w:val="nil"/>
              <w:bottom w:val="nil"/>
              <w:right w:val="nil"/>
            </w:tcBorders>
          </w:tcPr>
          <w:p w14:paraId="0A2F0442" w14:textId="77777777" w:rsidR="002C5463" w:rsidRDefault="002C5463" w:rsidP="002C5463">
            <w:pPr>
              <w:jc w:val="both"/>
              <w:rPr>
                <w:rFonts w:ascii="Segoe UI Semibold" w:hAnsi="Segoe UI Semibold" w:cs="Segoe UI Semibold"/>
                <w:sz w:val="20"/>
                <w:szCs w:val="20"/>
              </w:rPr>
            </w:pPr>
          </w:p>
        </w:tc>
      </w:tr>
      <w:tr w:rsidR="002C5463" w:rsidRPr="006E7E50" w14:paraId="37E73BE7" w14:textId="48C3005D" w:rsidTr="002C5463">
        <w:tc>
          <w:tcPr>
            <w:tcW w:w="613" w:type="dxa"/>
            <w:tcBorders>
              <w:left w:val="nil"/>
              <w:bottom w:val="nil"/>
              <w:right w:val="nil"/>
            </w:tcBorders>
          </w:tcPr>
          <w:p w14:paraId="5E10B168" w14:textId="77777777" w:rsidR="002C5463" w:rsidRPr="00BE5804" w:rsidRDefault="002C5463" w:rsidP="002C5463">
            <w:pPr>
              <w:jc w:val="both"/>
              <w:rPr>
                <w:rFonts w:ascii="Segoe UI" w:hAnsi="Segoe UI" w:cs="Segoe UI"/>
                <w:sz w:val="18"/>
                <w:szCs w:val="18"/>
              </w:rPr>
            </w:pPr>
            <w:r w:rsidRPr="00BE5804">
              <w:rPr>
                <w:rFonts w:ascii="Segoe UI" w:hAnsi="Segoe UI" w:cs="Segoe UI"/>
                <w:sz w:val="18"/>
                <w:szCs w:val="18"/>
              </w:rPr>
              <w:t>ADG</w:t>
            </w:r>
          </w:p>
        </w:tc>
        <w:tc>
          <w:tcPr>
            <w:tcW w:w="544" w:type="dxa"/>
            <w:tcBorders>
              <w:left w:val="nil"/>
              <w:bottom w:val="nil"/>
              <w:right w:val="nil"/>
            </w:tcBorders>
          </w:tcPr>
          <w:p w14:paraId="4172BFEB" w14:textId="77777777" w:rsidR="002C5463" w:rsidRPr="007457F4" w:rsidRDefault="002C5463" w:rsidP="002C5463">
            <w:pPr>
              <w:jc w:val="both"/>
              <w:rPr>
                <w:rFonts w:ascii="Segoe UI Semilight" w:hAnsi="Segoe UI Semilight" w:cs="Segoe UI Semilight"/>
                <w:sz w:val="18"/>
                <w:szCs w:val="18"/>
              </w:rPr>
            </w:pPr>
            <w:r w:rsidRPr="007457F4">
              <w:rPr>
                <w:rFonts w:ascii="Segoe UI Semilight" w:hAnsi="Segoe UI Semilight" w:cs="Segoe UI Semilight"/>
                <w:sz w:val="18"/>
                <w:szCs w:val="18"/>
              </w:rPr>
              <w:t>0.</w:t>
            </w:r>
            <w:r>
              <w:rPr>
                <w:rFonts w:ascii="Segoe UI Semilight" w:hAnsi="Segoe UI Semilight" w:cs="Segoe UI Semilight"/>
                <w:sz w:val="18"/>
                <w:szCs w:val="18"/>
              </w:rPr>
              <w:t>28</w:t>
            </w:r>
          </w:p>
        </w:tc>
        <w:tc>
          <w:tcPr>
            <w:tcW w:w="517" w:type="dxa"/>
            <w:tcBorders>
              <w:left w:val="nil"/>
              <w:bottom w:val="nil"/>
              <w:right w:val="nil"/>
            </w:tcBorders>
          </w:tcPr>
          <w:p w14:paraId="6A396BBE" w14:textId="77777777" w:rsidR="002C5463" w:rsidRPr="007457F4" w:rsidRDefault="002C5463" w:rsidP="002C5463">
            <w:pPr>
              <w:jc w:val="both"/>
              <w:rPr>
                <w:rFonts w:ascii="Segoe UI Semilight" w:hAnsi="Segoe UI Semilight" w:cs="Segoe UI Semilight"/>
                <w:sz w:val="18"/>
                <w:szCs w:val="18"/>
              </w:rPr>
            </w:pPr>
            <w:r w:rsidRPr="007457F4">
              <w:rPr>
                <w:rFonts w:ascii="Segoe UI Semilight" w:hAnsi="Segoe UI Semilight" w:cs="Segoe UI Semilight"/>
                <w:sz w:val="18"/>
                <w:szCs w:val="18"/>
              </w:rPr>
              <w:t>0.</w:t>
            </w:r>
            <w:r>
              <w:rPr>
                <w:rFonts w:ascii="Segoe UI Semilight" w:hAnsi="Segoe UI Semilight" w:cs="Segoe UI Semilight"/>
                <w:sz w:val="18"/>
                <w:szCs w:val="18"/>
              </w:rPr>
              <w:t>15</w:t>
            </w:r>
          </w:p>
        </w:tc>
        <w:tc>
          <w:tcPr>
            <w:tcW w:w="5526" w:type="dxa"/>
            <w:tcBorders>
              <w:top w:val="nil"/>
              <w:left w:val="nil"/>
              <w:bottom w:val="nil"/>
              <w:right w:val="nil"/>
            </w:tcBorders>
          </w:tcPr>
          <w:p w14:paraId="7BF1C5F3" w14:textId="77777777" w:rsidR="002C5463" w:rsidRPr="007457F4" w:rsidRDefault="002C5463" w:rsidP="002C5463">
            <w:pPr>
              <w:jc w:val="both"/>
              <w:rPr>
                <w:rFonts w:ascii="Segoe UI Semilight" w:hAnsi="Segoe UI Semilight" w:cs="Segoe UI Semilight"/>
                <w:sz w:val="18"/>
                <w:szCs w:val="18"/>
              </w:rPr>
            </w:pPr>
          </w:p>
        </w:tc>
      </w:tr>
      <w:tr w:rsidR="002C5463" w:rsidRPr="006E7E50" w14:paraId="2374AA92" w14:textId="0543F723" w:rsidTr="002C5463">
        <w:tc>
          <w:tcPr>
            <w:tcW w:w="613" w:type="dxa"/>
            <w:tcBorders>
              <w:top w:val="nil"/>
              <w:left w:val="nil"/>
              <w:bottom w:val="nil"/>
              <w:right w:val="nil"/>
            </w:tcBorders>
          </w:tcPr>
          <w:p w14:paraId="3CF1EBA1" w14:textId="77777777" w:rsidR="002C5463" w:rsidRPr="00BE5804" w:rsidRDefault="002C5463" w:rsidP="002C5463">
            <w:pPr>
              <w:jc w:val="both"/>
              <w:rPr>
                <w:rFonts w:ascii="Segoe UI" w:hAnsi="Segoe UI" w:cs="Segoe UI"/>
                <w:sz w:val="18"/>
                <w:szCs w:val="18"/>
              </w:rPr>
            </w:pPr>
            <w:r w:rsidRPr="00BE5804">
              <w:rPr>
                <w:rFonts w:ascii="Segoe UI" w:hAnsi="Segoe UI" w:cs="Segoe UI"/>
                <w:sz w:val="18"/>
                <w:szCs w:val="18"/>
              </w:rPr>
              <w:t>BFT</w:t>
            </w:r>
          </w:p>
        </w:tc>
        <w:tc>
          <w:tcPr>
            <w:tcW w:w="544" w:type="dxa"/>
            <w:tcBorders>
              <w:top w:val="nil"/>
              <w:left w:val="nil"/>
              <w:bottom w:val="nil"/>
              <w:right w:val="nil"/>
            </w:tcBorders>
          </w:tcPr>
          <w:p w14:paraId="27E949BE" w14:textId="77777777" w:rsidR="002C5463" w:rsidRPr="007457F4" w:rsidRDefault="002C5463" w:rsidP="002C5463">
            <w:pPr>
              <w:jc w:val="both"/>
              <w:rPr>
                <w:rFonts w:ascii="Segoe UI Semilight" w:hAnsi="Segoe UI Semilight" w:cs="Segoe UI Semilight"/>
                <w:sz w:val="18"/>
                <w:szCs w:val="18"/>
              </w:rPr>
            </w:pPr>
            <w:r w:rsidRPr="007457F4">
              <w:rPr>
                <w:rFonts w:ascii="Segoe UI Semilight" w:hAnsi="Segoe UI Semilight" w:cs="Segoe UI Semilight"/>
                <w:sz w:val="18"/>
                <w:szCs w:val="18"/>
              </w:rPr>
              <w:t>0.</w:t>
            </w:r>
            <w:r>
              <w:rPr>
                <w:rFonts w:ascii="Segoe UI Semilight" w:hAnsi="Segoe UI Semilight" w:cs="Segoe UI Semilight"/>
                <w:sz w:val="18"/>
                <w:szCs w:val="18"/>
              </w:rPr>
              <w:t>42</w:t>
            </w:r>
          </w:p>
        </w:tc>
        <w:tc>
          <w:tcPr>
            <w:tcW w:w="517" w:type="dxa"/>
            <w:tcBorders>
              <w:top w:val="nil"/>
              <w:left w:val="nil"/>
              <w:bottom w:val="nil"/>
              <w:right w:val="nil"/>
            </w:tcBorders>
          </w:tcPr>
          <w:p w14:paraId="3BBED816" w14:textId="77777777" w:rsidR="002C5463" w:rsidRPr="007457F4" w:rsidRDefault="002C5463" w:rsidP="002C5463">
            <w:pPr>
              <w:jc w:val="both"/>
              <w:rPr>
                <w:rFonts w:ascii="Segoe UI Semilight" w:hAnsi="Segoe UI Semilight" w:cs="Segoe UI Semilight"/>
                <w:sz w:val="18"/>
                <w:szCs w:val="18"/>
              </w:rPr>
            </w:pPr>
            <w:r w:rsidRPr="007457F4">
              <w:rPr>
                <w:rFonts w:ascii="Segoe UI Semilight" w:hAnsi="Segoe UI Semilight" w:cs="Segoe UI Semilight"/>
                <w:sz w:val="18"/>
                <w:szCs w:val="18"/>
              </w:rPr>
              <w:t>0.</w:t>
            </w:r>
            <w:r>
              <w:rPr>
                <w:rFonts w:ascii="Segoe UI Semilight" w:hAnsi="Segoe UI Semilight" w:cs="Segoe UI Semilight"/>
                <w:sz w:val="18"/>
                <w:szCs w:val="18"/>
              </w:rPr>
              <w:t>14</w:t>
            </w:r>
          </w:p>
        </w:tc>
        <w:tc>
          <w:tcPr>
            <w:tcW w:w="5526" w:type="dxa"/>
            <w:tcBorders>
              <w:top w:val="nil"/>
              <w:left w:val="nil"/>
              <w:bottom w:val="nil"/>
              <w:right w:val="nil"/>
            </w:tcBorders>
          </w:tcPr>
          <w:p w14:paraId="1B6CB6EF" w14:textId="77777777" w:rsidR="002C5463" w:rsidRPr="007457F4" w:rsidRDefault="002C5463" w:rsidP="002C5463">
            <w:pPr>
              <w:jc w:val="both"/>
              <w:rPr>
                <w:rFonts w:ascii="Segoe UI Semilight" w:hAnsi="Segoe UI Semilight" w:cs="Segoe UI Semilight"/>
                <w:sz w:val="18"/>
                <w:szCs w:val="18"/>
              </w:rPr>
            </w:pPr>
          </w:p>
        </w:tc>
      </w:tr>
      <w:tr w:rsidR="002C5463" w:rsidRPr="006E7E50" w14:paraId="01F8E153" w14:textId="34B2B1A9" w:rsidTr="002C5463">
        <w:tc>
          <w:tcPr>
            <w:tcW w:w="613" w:type="dxa"/>
            <w:tcBorders>
              <w:top w:val="nil"/>
              <w:left w:val="nil"/>
              <w:bottom w:val="nil"/>
              <w:right w:val="nil"/>
            </w:tcBorders>
          </w:tcPr>
          <w:p w14:paraId="4DC07011" w14:textId="77777777" w:rsidR="002C5463" w:rsidRPr="00BE5804" w:rsidRDefault="002C5463" w:rsidP="002C5463">
            <w:pPr>
              <w:jc w:val="both"/>
              <w:rPr>
                <w:rFonts w:ascii="Segoe UI" w:hAnsi="Segoe UI" w:cs="Segoe UI"/>
                <w:sz w:val="18"/>
                <w:szCs w:val="18"/>
              </w:rPr>
            </w:pPr>
            <w:r w:rsidRPr="00BE5804">
              <w:rPr>
                <w:rFonts w:ascii="Segoe UI" w:hAnsi="Segoe UI" w:cs="Segoe UI"/>
                <w:sz w:val="18"/>
                <w:szCs w:val="18"/>
              </w:rPr>
              <w:t>RFI</w:t>
            </w:r>
          </w:p>
        </w:tc>
        <w:tc>
          <w:tcPr>
            <w:tcW w:w="544" w:type="dxa"/>
            <w:tcBorders>
              <w:top w:val="nil"/>
              <w:left w:val="nil"/>
              <w:bottom w:val="nil"/>
              <w:right w:val="nil"/>
            </w:tcBorders>
          </w:tcPr>
          <w:p w14:paraId="6A980B86" w14:textId="77777777" w:rsidR="002C5463" w:rsidRPr="007457F4" w:rsidRDefault="002C5463" w:rsidP="002C5463">
            <w:pPr>
              <w:jc w:val="both"/>
              <w:rPr>
                <w:rFonts w:ascii="Segoe UI Semilight" w:hAnsi="Segoe UI Semilight" w:cs="Segoe UI Semilight"/>
                <w:sz w:val="18"/>
                <w:szCs w:val="18"/>
              </w:rPr>
            </w:pPr>
            <w:r>
              <w:rPr>
                <w:rFonts w:ascii="Segoe UI Semilight" w:hAnsi="Segoe UI Semilight" w:cs="Segoe UI Semilight"/>
                <w:sz w:val="18"/>
                <w:szCs w:val="18"/>
              </w:rPr>
              <w:t>0.39</w:t>
            </w:r>
          </w:p>
        </w:tc>
        <w:tc>
          <w:tcPr>
            <w:tcW w:w="517" w:type="dxa"/>
            <w:tcBorders>
              <w:top w:val="nil"/>
              <w:left w:val="nil"/>
              <w:bottom w:val="nil"/>
              <w:right w:val="nil"/>
            </w:tcBorders>
          </w:tcPr>
          <w:p w14:paraId="65FEFB3B" w14:textId="77777777" w:rsidR="002C5463" w:rsidRPr="007457F4" w:rsidRDefault="002C5463" w:rsidP="002C5463">
            <w:pPr>
              <w:jc w:val="both"/>
              <w:rPr>
                <w:rFonts w:ascii="Segoe UI Semilight" w:hAnsi="Segoe UI Semilight" w:cs="Segoe UI Semilight"/>
                <w:sz w:val="18"/>
                <w:szCs w:val="18"/>
              </w:rPr>
            </w:pPr>
            <w:r>
              <w:rPr>
                <w:rFonts w:ascii="Segoe UI Semilight" w:hAnsi="Segoe UI Semilight" w:cs="Segoe UI Semilight"/>
                <w:sz w:val="18"/>
                <w:szCs w:val="18"/>
              </w:rPr>
              <w:t>0.14</w:t>
            </w:r>
          </w:p>
        </w:tc>
        <w:tc>
          <w:tcPr>
            <w:tcW w:w="5526" w:type="dxa"/>
            <w:tcBorders>
              <w:top w:val="nil"/>
              <w:left w:val="nil"/>
              <w:bottom w:val="nil"/>
              <w:right w:val="nil"/>
            </w:tcBorders>
          </w:tcPr>
          <w:p w14:paraId="46567B22" w14:textId="77777777" w:rsidR="002C5463" w:rsidRDefault="002C5463" w:rsidP="002C5463">
            <w:pPr>
              <w:jc w:val="both"/>
              <w:rPr>
                <w:rFonts w:ascii="Segoe UI Semilight" w:hAnsi="Segoe UI Semilight" w:cs="Segoe UI Semilight"/>
                <w:sz w:val="18"/>
                <w:szCs w:val="18"/>
              </w:rPr>
            </w:pPr>
          </w:p>
        </w:tc>
      </w:tr>
      <w:tr w:rsidR="002C5463" w:rsidRPr="006E7E50" w14:paraId="7ABDD14E" w14:textId="7EBE9FEA" w:rsidTr="002C5463">
        <w:tc>
          <w:tcPr>
            <w:tcW w:w="613" w:type="dxa"/>
            <w:tcBorders>
              <w:top w:val="nil"/>
              <w:left w:val="nil"/>
              <w:right w:val="nil"/>
            </w:tcBorders>
          </w:tcPr>
          <w:p w14:paraId="43E8ED4B" w14:textId="77777777" w:rsidR="002C5463" w:rsidRPr="00BE5804" w:rsidRDefault="002C5463" w:rsidP="002C5463">
            <w:pPr>
              <w:jc w:val="both"/>
              <w:rPr>
                <w:rFonts w:ascii="Segoe UI" w:hAnsi="Segoe UI" w:cs="Segoe UI"/>
                <w:sz w:val="18"/>
                <w:szCs w:val="18"/>
              </w:rPr>
            </w:pPr>
            <w:r w:rsidRPr="00BE5804">
              <w:rPr>
                <w:rFonts w:ascii="Segoe UI" w:hAnsi="Segoe UI" w:cs="Segoe UI"/>
                <w:sz w:val="18"/>
                <w:szCs w:val="18"/>
              </w:rPr>
              <w:t>STR</w:t>
            </w:r>
          </w:p>
        </w:tc>
        <w:tc>
          <w:tcPr>
            <w:tcW w:w="544" w:type="dxa"/>
            <w:tcBorders>
              <w:top w:val="nil"/>
              <w:left w:val="nil"/>
              <w:right w:val="nil"/>
            </w:tcBorders>
          </w:tcPr>
          <w:p w14:paraId="59E41C4E" w14:textId="77777777" w:rsidR="002C5463" w:rsidRPr="007457F4" w:rsidRDefault="002C5463" w:rsidP="002C5463">
            <w:pPr>
              <w:jc w:val="both"/>
              <w:rPr>
                <w:rFonts w:ascii="Segoe UI Semilight" w:hAnsi="Segoe UI Semilight" w:cs="Segoe UI Semilight"/>
                <w:sz w:val="18"/>
                <w:szCs w:val="18"/>
              </w:rPr>
            </w:pPr>
            <w:r>
              <w:rPr>
                <w:rFonts w:ascii="Segoe UI Semilight" w:hAnsi="Segoe UI Semilight" w:cs="Segoe UI Semilight"/>
                <w:sz w:val="18"/>
                <w:szCs w:val="18"/>
              </w:rPr>
              <w:t>0.16</w:t>
            </w:r>
          </w:p>
        </w:tc>
        <w:tc>
          <w:tcPr>
            <w:tcW w:w="517" w:type="dxa"/>
            <w:tcBorders>
              <w:top w:val="nil"/>
              <w:left w:val="nil"/>
              <w:right w:val="nil"/>
            </w:tcBorders>
          </w:tcPr>
          <w:p w14:paraId="1F1EC6D0" w14:textId="77777777" w:rsidR="002C5463" w:rsidRPr="007457F4" w:rsidRDefault="002C5463" w:rsidP="002C5463">
            <w:pPr>
              <w:jc w:val="both"/>
              <w:rPr>
                <w:rFonts w:ascii="Segoe UI Semilight" w:hAnsi="Segoe UI Semilight" w:cs="Segoe UI Semilight"/>
                <w:sz w:val="18"/>
                <w:szCs w:val="18"/>
              </w:rPr>
            </w:pPr>
            <w:r>
              <w:rPr>
                <w:rFonts w:ascii="Segoe UI Semilight" w:hAnsi="Segoe UI Semilight" w:cs="Segoe UI Semilight"/>
                <w:sz w:val="18"/>
                <w:szCs w:val="18"/>
              </w:rPr>
              <w:t>0.14</w:t>
            </w:r>
          </w:p>
        </w:tc>
        <w:tc>
          <w:tcPr>
            <w:tcW w:w="5526" w:type="dxa"/>
            <w:tcBorders>
              <w:top w:val="nil"/>
              <w:left w:val="nil"/>
              <w:bottom w:val="nil"/>
              <w:right w:val="nil"/>
            </w:tcBorders>
          </w:tcPr>
          <w:p w14:paraId="7209C8AB" w14:textId="77777777" w:rsidR="002C5463" w:rsidRDefault="002C5463" w:rsidP="002C5463">
            <w:pPr>
              <w:jc w:val="both"/>
              <w:rPr>
                <w:rFonts w:ascii="Segoe UI Semilight" w:hAnsi="Segoe UI Semilight" w:cs="Segoe UI Semilight"/>
                <w:sz w:val="18"/>
                <w:szCs w:val="18"/>
              </w:rPr>
            </w:pPr>
          </w:p>
        </w:tc>
      </w:tr>
      <w:tr w:rsidR="002C5463" w:rsidRPr="006E7E50" w14:paraId="691AE4D7" w14:textId="77777777" w:rsidTr="002C5463">
        <w:tc>
          <w:tcPr>
            <w:tcW w:w="7200" w:type="dxa"/>
            <w:gridSpan w:val="4"/>
            <w:tcBorders>
              <w:top w:val="nil"/>
              <w:left w:val="nil"/>
              <w:bottom w:val="nil"/>
              <w:right w:val="nil"/>
            </w:tcBorders>
          </w:tcPr>
          <w:p w14:paraId="7D3EEB6C" w14:textId="77777777" w:rsidR="002C5463" w:rsidRDefault="002C5463" w:rsidP="002C5463">
            <w:pPr>
              <w:rPr>
                <w:rFonts w:ascii="Segoe UI" w:hAnsi="Segoe UI" w:cs="Segoe UI"/>
                <w:sz w:val="16"/>
                <w:szCs w:val="16"/>
              </w:rPr>
            </w:pPr>
            <w:r w:rsidRPr="002C5463">
              <w:rPr>
                <w:rFonts w:ascii="Segoe UI" w:hAnsi="Segoe UI" w:cs="Segoe UI"/>
                <w:sz w:val="16"/>
                <w:szCs w:val="16"/>
              </w:rPr>
              <w:t>Variance components estimated using animals from all breeds. h</w:t>
            </w:r>
            <w:r w:rsidRPr="00FD3B41">
              <w:rPr>
                <w:rFonts w:ascii="Segoe UI" w:hAnsi="Segoe UI" w:cs="Segoe UI"/>
                <w:sz w:val="16"/>
                <w:szCs w:val="16"/>
                <w:vertAlign w:val="superscript"/>
              </w:rPr>
              <w:t>2</w:t>
            </w:r>
            <w:r w:rsidRPr="002C5463">
              <w:rPr>
                <w:rFonts w:ascii="Segoe UI" w:hAnsi="Segoe UI" w:cs="Segoe UI"/>
                <w:sz w:val="16"/>
                <w:szCs w:val="16"/>
              </w:rPr>
              <w:t>: heritability; SE: standard error.</w:t>
            </w:r>
          </w:p>
          <w:p w14:paraId="3F8EECB0" w14:textId="6A4ED763" w:rsidR="002C5463" w:rsidRPr="002C5463" w:rsidRDefault="002C5463" w:rsidP="002C5463">
            <w:pPr>
              <w:rPr>
                <w:rFonts w:ascii="Segoe UI" w:hAnsi="Segoe UI" w:cs="Segoe UI"/>
                <w:sz w:val="18"/>
                <w:szCs w:val="18"/>
              </w:rPr>
            </w:pPr>
          </w:p>
        </w:tc>
      </w:tr>
    </w:tbl>
    <w:p w14:paraId="76D53E37" w14:textId="17B3ED2A" w:rsidR="008259C1" w:rsidRPr="001E2543" w:rsidRDefault="008259C1" w:rsidP="00EE13D7">
      <w:pPr>
        <w:jc w:val="both"/>
        <w:rPr>
          <w:rFonts w:ascii="Palatino" w:hAnsi="Palatino"/>
          <w:sz w:val="20"/>
          <w:szCs w:val="20"/>
        </w:rPr>
      </w:pPr>
      <w:r w:rsidRPr="001E2543">
        <w:rPr>
          <w:rFonts w:ascii="Palatino" w:hAnsi="Palatino"/>
          <w:sz w:val="20"/>
          <w:szCs w:val="20"/>
        </w:rPr>
        <w:t xml:space="preserve">Figure 1 shows that GBLUP produced variance component estimates largely similar to those of PBLUP, although </w:t>
      </w:r>
      <w:r w:rsidR="005A1DE3">
        <w:rPr>
          <w:rFonts w:ascii="Palatino" w:hAnsi="Palatino"/>
          <w:sz w:val="20"/>
          <w:szCs w:val="20"/>
        </w:rPr>
        <w:t xml:space="preserve">a larger </w:t>
      </w:r>
      <w:r w:rsidRPr="001E2543">
        <w:rPr>
          <w:rFonts w:ascii="Palatino" w:hAnsi="Palatino"/>
          <w:sz w:val="20"/>
          <w:szCs w:val="20"/>
        </w:rPr>
        <w:t>difference w</w:t>
      </w:r>
      <w:r w:rsidR="005A1DE3">
        <w:rPr>
          <w:rFonts w:ascii="Palatino" w:hAnsi="Palatino"/>
          <w:sz w:val="20"/>
          <w:szCs w:val="20"/>
        </w:rPr>
        <w:t>as</w:t>
      </w:r>
      <w:r w:rsidRPr="001E2543">
        <w:rPr>
          <w:rFonts w:ascii="Palatino" w:hAnsi="Palatino"/>
          <w:sz w:val="20"/>
          <w:szCs w:val="20"/>
        </w:rPr>
        <w:t xml:space="preserve"> observed for STR. </w:t>
      </w:r>
      <w:r w:rsidR="00BF651F" w:rsidRPr="00BF651F">
        <w:rPr>
          <w:rFonts w:ascii="Palatino" w:hAnsi="Palatino"/>
          <w:sz w:val="20"/>
          <w:szCs w:val="20"/>
        </w:rPr>
        <w:t>Transcriptomic effects (TBLUP) explained a substantial part of the phenotypic variance</w:t>
      </w:r>
      <w:r w:rsidRPr="001E2543">
        <w:rPr>
          <w:rFonts w:ascii="Palatino" w:hAnsi="Palatino"/>
          <w:sz w:val="20"/>
          <w:szCs w:val="20"/>
        </w:rPr>
        <w:t xml:space="preserve">, with transcriptomic effects explaining the largest proportion of phenotypic variance among the omics in most traits. Methylation effects </w:t>
      </w:r>
      <w:r w:rsidR="00B9003F">
        <w:rPr>
          <w:rFonts w:ascii="Palatino" w:hAnsi="Palatino"/>
          <w:sz w:val="20"/>
          <w:szCs w:val="20"/>
        </w:rPr>
        <w:t xml:space="preserve">in </w:t>
      </w:r>
      <w:r w:rsidRPr="001E2543">
        <w:rPr>
          <w:rFonts w:ascii="Palatino" w:hAnsi="Palatino"/>
          <w:sz w:val="20"/>
          <w:szCs w:val="20"/>
        </w:rPr>
        <w:t xml:space="preserve">MBLUP also </w:t>
      </w:r>
      <w:r w:rsidR="00BF651F">
        <w:rPr>
          <w:rFonts w:ascii="Palatino" w:hAnsi="Palatino"/>
          <w:sz w:val="20"/>
          <w:szCs w:val="20"/>
        </w:rPr>
        <w:t>explained</w:t>
      </w:r>
      <w:r w:rsidR="008733A1">
        <w:rPr>
          <w:rFonts w:ascii="Palatino" w:hAnsi="Palatino"/>
          <w:sz w:val="20"/>
          <w:szCs w:val="20"/>
        </w:rPr>
        <w:t xml:space="preserve"> discernible</w:t>
      </w:r>
      <w:r w:rsidR="00BF651F">
        <w:rPr>
          <w:rFonts w:ascii="Palatino" w:hAnsi="Palatino"/>
          <w:sz w:val="20"/>
          <w:szCs w:val="20"/>
        </w:rPr>
        <w:t xml:space="preserve"> proportions of phenotypic variance</w:t>
      </w:r>
      <w:r w:rsidRPr="001E2543">
        <w:rPr>
          <w:rFonts w:ascii="Palatino" w:hAnsi="Palatino"/>
          <w:sz w:val="20"/>
          <w:szCs w:val="20"/>
        </w:rPr>
        <w:t xml:space="preserve">, but to a lesser extent than transcriptomics. In combined models such as GTBLUP, the inclusion of transcriptomic effects appeared to compete with the genetic component, as reflected by a reduced proportion of variance attributed to genotypes compared with GBLUP. </w:t>
      </w:r>
    </w:p>
    <w:p w14:paraId="598C8CC6" w14:textId="238DB78F" w:rsidR="00B27920" w:rsidRPr="001E2543" w:rsidRDefault="00B27920" w:rsidP="00EE13D7">
      <w:pPr>
        <w:jc w:val="both"/>
        <w:rPr>
          <w:rFonts w:ascii="Palatino" w:hAnsi="Palatino"/>
          <w:sz w:val="20"/>
          <w:szCs w:val="20"/>
        </w:rPr>
      </w:pPr>
      <w:r w:rsidRPr="001E2543">
        <w:rPr>
          <w:rFonts w:ascii="Palatino" w:hAnsi="Palatino"/>
          <w:sz w:val="20"/>
          <w:szCs w:val="20"/>
        </w:rPr>
        <w:t>Similar patterns were observed within breeds</w:t>
      </w:r>
      <w:r w:rsidR="009A5EF3">
        <w:rPr>
          <w:rFonts w:ascii="Palatino" w:hAnsi="Palatino"/>
          <w:sz w:val="20"/>
          <w:szCs w:val="20"/>
        </w:rPr>
        <w:t>, where</w:t>
      </w:r>
      <w:r w:rsidRPr="001E2543">
        <w:rPr>
          <w:rFonts w:ascii="Palatino" w:hAnsi="Palatino"/>
          <w:sz w:val="20"/>
          <w:szCs w:val="20"/>
        </w:rPr>
        <w:t xml:space="preserve"> </w:t>
      </w:r>
      <w:r w:rsidR="009A5EF3">
        <w:rPr>
          <w:rFonts w:ascii="Palatino" w:hAnsi="Palatino"/>
          <w:sz w:val="20"/>
          <w:szCs w:val="20"/>
        </w:rPr>
        <w:t>i</w:t>
      </w:r>
      <w:r w:rsidR="00280C49" w:rsidRPr="001E2543">
        <w:rPr>
          <w:rFonts w:ascii="Palatino" w:hAnsi="Palatino"/>
          <w:sz w:val="20"/>
          <w:szCs w:val="20"/>
        </w:rPr>
        <w:t xml:space="preserve">ncluding transcriptomic effects (TBLUP) </w:t>
      </w:r>
      <w:r w:rsidR="009A5EF3">
        <w:rPr>
          <w:rFonts w:ascii="Palatino" w:hAnsi="Palatino"/>
          <w:sz w:val="20"/>
          <w:szCs w:val="20"/>
        </w:rPr>
        <w:t xml:space="preserve">also </w:t>
      </w:r>
      <w:r w:rsidR="009A5EF3" w:rsidRPr="00BF651F">
        <w:rPr>
          <w:rFonts w:ascii="Palatino" w:hAnsi="Palatino"/>
          <w:sz w:val="20"/>
          <w:szCs w:val="20"/>
        </w:rPr>
        <w:t>explained a substantial part of the phenotypic variance</w:t>
      </w:r>
      <w:r w:rsidR="009A5EF3">
        <w:rPr>
          <w:rFonts w:ascii="Palatino" w:hAnsi="Palatino"/>
          <w:sz w:val="20"/>
          <w:szCs w:val="20"/>
        </w:rPr>
        <w:t xml:space="preserve"> and </w:t>
      </w:r>
      <w:r w:rsidR="00280C49" w:rsidRPr="001E2543">
        <w:rPr>
          <w:rFonts w:ascii="Palatino" w:hAnsi="Palatino"/>
          <w:sz w:val="20"/>
          <w:szCs w:val="20"/>
        </w:rPr>
        <w:t>methylation effects (MBLUP) had a smaller impact. In combined models such as GTBLUP, transcriptomic effects appeared to compete with the genetic component, as indicated by a reduced proportion of variance attributed to genotypes when compared with GBLUP. Some models captured nearly all phenotypic variance (e.g.</w:t>
      </w:r>
      <w:r w:rsidR="003A1EF2" w:rsidRPr="001E2543">
        <w:rPr>
          <w:rFonts w:ascii="Palatino" w:hAnsi="Palatino"/>
          <w:sz w:val="20"/>
          <w:szCs w:val="20"/>
        </w:rPr>
        <w:t>,</w:t>
      </w:r>
      <w:r w:rsidR="00280C49" w:rsidRPr="001E2543">
        <w:rPr>
          <w:rFonts w:ascii="Palatino" w:hAnsi="Palatino"/>
          <w:sz w:val="20"/>
          <w:szCs w:val="20"/>
        </w:rPr>
        <w:t xml:space="preserve"> GTMBLUP for BFT and RFI)</w:t>
      </w:r>
      <w:r w:rsidR="00C055C2">
        <w:rPr>
          <w:rFonts w:ascii="Palatino" w:hAnsi="Palatino"/>
          <w:sz w:val="20"/>
          <w:szCs w:val="20"/>
        </w:rPr>
        <w:t xml:space="preserve">. </w:t>
      </w:r>
      <w:r w:rsidR="00280C49" w:rsidRPr="001E2543">
        <w:rPr>
          <w:rFonts w:ascii="Palatino" w:hAnsi="Palatino"/>
          <w:sz w:val="20"/>
          <w:szCs w:val="20"/>
        </w:rPr>
        <w:t>Including additional omics components usually increased the total variance explained.</w:t>
      </w:r>
    </w:p>
    <w:p w14:paraId="7DF4E541" w14:textId="0F1F9D77" w:rsidR="00B27920" w:rsidRPr="001E2543" w:rsidRDefault="005239B4" w:rsidP="00B27920">
      <w:pPr>
        <w:jc w:val="both"/>
        <w:rPr>
          <w:rFonts w:ascii="Palatino" w:hAnsi="Palatino"/>
          <w:sz w:val="20"/>
          <w:szCs w:val="20"/>
        </w:rPr>
      </w:pPr>
      <w:r w:rsidRPr="001E2543">
        <w:rPr>
          <w:rFonts w:ascii="Palatino" w:hAnsi="Palatino"/>
          <w:sz w:val="20"/>
          <w:szCs w:val="20"/>
        </w:rPr>
        <w:lastRenderedPageBreak/>
        <w:t xml:space="preserve">STR stood out as the trait in which residual variance predominated across all models, with low heritability and modest contributions from the omics components. </w:t>
      </w:r>
      <w:r w:rsidR="00B27920" w:rsidRPr="001E2543">
        <w:rPr>
          <w:rFonts w:ascii="Palatino" w:hAnsi="Palatino"/>
          <w:sz w:val="20"/>
          <w:szCs w:val="20"/>
        </w:rPr>
        <w:t>In contrast, RFI had smaller residual variance proportions, with transcriptomic effects explaining a large share of the total variance</w:t>
      </w:r>
      <w:r w:rsidR="00FE607B">
        <w:rPr>
          <w:rFonts w:ascii="Palatino" w:hAnsi="Palatino"/>
          <w:sz w:val="20"/>
          <w:szCs w:val="20"/>
        </w:rPr>
        <w:t>.</w:t>
      </w:r>
    </w:p>
    <w:p w14:paraId="47C9702A" w14:textId="744DAE4C" w:rsidR="009D50C8" w:rsidRPr="006E7E50" w:rsidRDefault="00C30A34" w:rsidP="009D50C8">
      <w:pPr>
        <w:jc w:val="both"/>
        <w:rPr>
          <w:rFonts w:ascii="Palatino Linotype" w:hAnsi="Palatino Linotype"/>
          <w:sz w:val="20"/>
          <w:szCs w:val="20"/>
        </w:rPr>
      </w:pPr>
      <w:r>
        <w:rPr>
          <w:rFonts w:ascii="Palatino Linotype" w:hAnsi="Palatino Linotype"/>
          <w:noProof/>
          <w:sz w:val="20"/>
          <w:szCs w:val="20"/>
        </w:rPr>
        <w:drawing>
          <wp:inline distT="0" distB="0" distL="0" distR="0" wp14:anchorId="5B0D9DA4" wp14:editId="6DB4EC68">
            <wp:extent cx="5943600" cy="3362960"/>
            <wp:effectExtent l="0" t="0" r="0" b="2540"/>
            <wp:docPr id="2129382958"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82958" name="Graphic 21"/>
                    <pic:cNvPicPr/>
                  </pic:nvPicPr>
                  <pic:blipFill rotWithShape="1">
                    <a:blip r:embed="rId23">
                      <a:extLst>
                        <a:ext uri="{96DAC541-7B7A-43D3-8B79-37D633B846F1}">
                          <asvg:svgBlip xmlns:asvg="http://schemas.microsoft.com/office/drawing/2016/SVG/main" r:embed="rId24"/>
                        </a:ext>
                      </a:extLst>
                    </a:blip>
                    <a:srcRect t="2850" b="2850"/>
                    <a:stretch>
                      <a:fillRect/>
                    </a:stretch>
                  </pic:blipFill>
                  <pic:spPr bwMode="auto">
                    <a:xfrm>
                      <a:off x="0" y="0"/>
                      <a:ext cx="5943600" cy="3362960"/>
                    </a:xfrm>
                    <a:prstGeom prst="rect">
                      <a:avLst/>
                    </a:prstGeom>
                    <a:ln>
                      <a:noFill/>
                    </a:ln>
                    <a:extLst>
                      <a:ext uri="{53640926-AAD7-44D8-BBD7-CCE9431645EC}">
                        <a14:shadowObscured xmlns:a14="http://schemas.microsoft.com/office/drawing/2010/main"/>
                      </a:ext>
                    </a:extLst>
                  </pic:spPr>
                </pic:pic>
              </a:graphicData>
            </a:graphic>
          </wp:inline>
        </w:drawing>
      </w:r>
      <w:r w:rsidR="009D50C8" w:rsidRPr="00957B68">
        <w:rPr>
          <w:rFonts w:ascii="Segoe UI" w:hAnsi="Segoe UI" w:cs="Segoe UI"/>
          <w:b/>
          <w:bCs/>
          <w:sz w:val="20"/>
          <w:szCs w:val="20"/>
        </w:rPr>
        <w:t>Fig</w:t>
      </w:r>
      <w:r w:rsidR="003E3B96" w:rsidRPr="00957B68">
        <w:rPr>
          <w:rFonts w:ascii="Segoe UI" w:hAnsi="Segoe UI" w:cs="Segoe UI"/>
          <w:b/>
          <w:bCs/>
          <w:sz w:val="20"/>
          <w:szCs w:val="20"/>
        </w:rPr>
        <w:t>.</w:t>
      </w:r>
      <w:r w:rsidR="009D50C8" w:rsidRPr="00957B68">
        <w:rPr>
          <w:rFonts w:ascii="Segoe UI" w:hAnsi="Segoe UI" w:cs="Segoe UI"/>
          <w:b/>
          <w:bCs/>
          <w:sz w:val="20"/>
          <w:szCs w:val="20"/>
        </w:rPr>
        <w:t xml:space="preserve"> 1</w:t>
      </w:r>
      <w:r w:rsidR="009D50C8" w:rsidRPr="006E7E50">
        <w:rPr>
          <w:rFonts w:ascii="Palatino Linotype" w:hAnsi="Palatino Linotype"/>
          <w:sz w:val="20"/>
          <w:szCs w:val="20"/>
        </w:rPr>
        <w:t xml:space="preserve"> </w:t>
      </w:r>
      <w:r w:rsidR="00C70DEE" w:rsidRPr="00C70DEE">
        <w:rPr>
          <w:rFonts w:ascii="Segoe UI Semilight" w:hAnsi="Segoe UI Semilight" w:cs="Segoe UI Semilight"/>
          <w:sz w:val="20"/>
          <w:szCs w:val="20"/>
        </w:rPr>
        <w:t>Variance components as proportions of total phenotypic variance for four production traits in pigs. Stacked bars represent the proportion of phenotypic variance attributed to each component within a given model. G</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genomic; T</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transcriptomic; M</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methylomic; G×M</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genomic×methylomic interaction; e</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residual. ADG</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average daily gain; BFT</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backfat thickness; RFI</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residual feed intake; STR</w:t>
      </w:r>
      <w:r w:rsidR="00DB0A39">
        <w:rPr>
          <w:rFonts w:ascii="Segoe UI Semilight" w:hAnsi="Segoe UI Semilight" w:cs="Segoe UI Semilight"/>
          <w:sz w:val="20"/>
          <w:szCs w:val="20"/>
        </w:rPr>
        <w:t>:</w:t>
      </w:r>
      <w:r w:rsidR="00C70DEE" w:rsidRPr="00C70DEE">
        <w:rPr>
          <w:rFonts w:ascii="Segoe UI Semilight" w:hAnsi="Segoe UI Semilight" w:cs="Segoe UI Semilight"/>
          <w:sz w:val="20"/>
          <w:szCs w:val="20"/>
        </w:rPr>
        <w:t xml:space="preserve"> strength score</w:t>
      </w:r>
      <w:r w:rsidR="00D53BF5">
        <w:rPr>
          <w:rFonts w:ascii="Segoe UI Semilight" w:hAnsi="Segoe UI Semilight" w:cs="Segoe UI Semilight"/>
          <w:sz w:val="20"/>
          <w:szCs w:val="20"/>
        </w:rPr>
        <w:t>.</w:t>
      </w:r>
    </w:p>
    <w:p w14:paraId="2CC1DFB6" w14:textId="6AE76A25" w:rsidR="00EE13D7" w:rsidRPr="00FA34C9" w:rsidRDefault="00EE13D7" w:rsidP="00EE13D7">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Prediction accuracy in</w:t>
      </w:r>
      <w:r w:rsidR="002F6AAB" w:rsidRPr="00FA34C9">
        <w:rPr>
          <w:rFonts w:ascii="Segoe UI Semibold" w:hAnsi="Segoe UI Semibold" w:cs="Segoe UI Semibold"/>
          <w:color w:val="000000" w:themeColor="text1"/>
          <w:sz w:val="22"/>
          <w:szCs w:val="22"/>
        </w:rPr>
        <w:t xml:space="preserve"> the</w:t>
      </w:r>
      <w:r w:rsidRPr="00FA34C9">
        <w:rPr>
          <w:rFonts w:ascii="Segoe UI Semibold" w:hAnsi="Segoe UI Semibold" w:cs="Segoe UI Semibold"/>
          <w:color w:val="000000" w:themeColor="text1"/>
          <w:sz w:val="22"/>
          <w:szCs w:val="22"/>
        </w:rPr>
        <w:t xml:space="preserve"> </w:t>
      </w:r>
      <w:r w:rsidR="001F4E2D" w:rsidRPr="00FA34C9">
        <w:rPr>
          <w:rFonts w:ascii="Segoe UI Semibold" w:hAnsi="Segoe UI Semibold" w:cs="Segoe UI Semibold"/>
          <w:color w:val="000000" w:themeColor="text1"/>
          <w:sz w:val="22"/>
          <w:szCs w:val="22"/>
        </w:rPr>
        <w:t>‘A</w:t>
      </w:r>
      <w:r w:rsidR="00D449BD" w:rsidRPr="00FA34C9">
        <w:rPr>
          <w:rFonts w:ascii="Segoe UI Semibold" w:hAnsi="Segoe UI Semibold" w:cs="Segoe UI Semibold"/>
          <w:color w:val="000000" w:themeColor="text1"/>
          <w:sz w:val="22"/>
          <w:szCs w:val="22"/>
        </w:rPr>
        <w:t>ll breeds</w:t>
      </w:r>
      <w:r w:rsidR="001F4E2D" w:rsidRPr="00FA34C9">
        <w:rPr>
          <w:rFonts w:ascii="Segoe UI Semibold" w:hAnsi="Segoe UI Semibold" w:cs="Segoe UI Semibold"/>
          <w:color w:val="000000" w:themeColor="text1"/>
          <w:sz w:val="22"/>
          <w:szCs w:val="22"/>
        </w:rPr>
        <w:t>’</w:t>
      </w:r>
      <w:r w:rsidR="00D449BD" w:rsidRPr="00FA34C9">
        <w:rPr>
          <w:rFonts w:ascii="Segoe UI Semibold" w:hAnsi="Segoe UI Semibold" w:cs="Segoe UI Semibold"/>
          <w:color w:val="000000" w:themeColor="text1"/>
          <w:sz w:val="22"/>
          <w:szCs w:val="22"/>
        </w:rPr>
        <w:t xml:space="preserve"> scenario</w:t>
      </w:r>
    </w:p>
    <w:p w14:paraId="5A09A062" w14:textId="77777777" w:rsidR="00670B19" w:rsidRPr="001E2543" w:rsidRDefault="00670B19" w:rsidP="00670B19">
      <w:pPr>
        <w:jc w:val="both"/>
        <w:rPr>
          <w:rFonts w:ascii="Palatino" w:hAnsi="Palatino"/>
          <w:sz w:val="20"/>
          <w:szCs w:val="20"/>
        </w:rPr>
      </w:pPr>
      <w:r w:rsidRPr="001E2543">
        <w:rPr>
          <w:rFonts w:ascii="Palatino" w:hAnsi="Palatino"/>
          <w:sz w:val="20"/>
          <w:szCs w:val="20"/>
        </w:rPr>
        <w:t>In the all-breeds scenario, prediction accuracies were higher, consistent with the larger number of animals in the training data set. Accuracy differed across traits. Smaller within-breed sample sizes affect breed-specific estimates, and the all-breeds scenario provides a more robust summary of overall patterns.</w:t>
      </w:r>
    </w:p>
    <w:p w14:paraId="40B91CEB" w14:textId="4BDA27E2" w:rsidR="00ED1D46" w:rsidRPr="001E2543" w:rsidRDefault="00E10BAF" w:rsidP="00EE13D7">
      <w:pPr>
        <w:jc w:val="both"/>
        <w:rPr>
          <w:rFonts w:ascii="Palatino" w:hAnsi="Palatino"/>
          <w:sz w:val="20"/>
          <w:szCs w:val="20"/>
        </w:rPr>
      </w:pPr>
      <w:r w:rsidRPr="001E2543">
        <w:rPr>
          <w:rFonts w:ascii="Palatino" w:hAnsi="Palatino"/>
          <w:sz w:val="20"/>
          <w:szCs w:val="20"/>
        </w:rPr>
        <w:t xml:space="preserve">Table 4 and Figure 2 show LOO cross-validation prediction accuracies in the ‘All breeds’ scenario. </w:t>
      </w:r>
      <w:r w:rsidR="00ED1D46" w:rsidRPr="001E2543">
        <w:rPr>
          <w:rFonts w:ascii="Palatino" w:hAnsi="Palatino"/>
          <w:sz w:val="20"/>
          <w:szCs w:val="20"/>
        </w:rPr>
        <w:t xml:space="preserve">Models including transcriptomic information (TBLUP, TMBLUP, GTBLUP, and GTMBLUP) consistently achieved the highest prediction accuracies across traits. Prediction accuracies were highest for </w:t>
      </w:r>
      <w:r w:rsidRPr="001E2543">
        <w:rPr>
          <w:rFonts w:ascii="Palatino" w:hAnsi="Palatino"/>
          <w:sz w:val="20"/>
          <w:szCs w:val="20"/>
        </w:rPr>
        <w:t>RFI</w:t>
      </w:r>
      <w:r w:rsidR="00ED1D46" w:rsidRPr="001E2543">
        <w:rPr>
          <w:rFonts w:ascii="Palatino" w:hAnsi="Palatino"/>
          <w:sz w:val="20"/>
          <w:szCs w:val="20"/>
        </w:rPr>
        <w:t xml:space="preserve"> and lowest for </w:t>
      </w:r>
      <w:r w:rsidRPr="001E2543">
        <w:rPr>
          <w:rFonts w:ascii="Palatino" w:hAnsi="Palatino"/>
          <w:sz w:val="20"/>
          <w:szCs w:val="20"/>
        </w:rPr>
        <w:t>STR</w:t>
      </w:r>
      <w:r w:rsidR="00ED1D46" w:rsidRPr="001E2543">
        <w:rPr>
          <w:rFonts w:ascii="Palatino" w:hAnsi="Palatino"/>
          <w:sz w:val="20"/>
          <w:szCs w:val="20"/>
        </w:rPr>
        <w:t>.</w:t>
      </w:r>
    </w:p>
    <w:p w14:paraId="5C19859B" w14:textId="3487F652" w:rsidR="00BD32A8" w:rsidRPr="001E2543" w:rsidRDefault="00A97484" w:rsidP="00EE13D7">
      <w:pPr>
        <w:jc w:val="both"/>
        <w:rPr>
          <w:rFonts w:ascii="Palatino" w:hAnsi="Palatino"/>
          <w:sz w:val="20"/>
          <w:szCs w:val="20"/>
        </w:rPr>
      </w:pPr>
      <w:r w:rsidRPr="001E2543">
        <w:rPr>
          <w:rFonts w:ascii="Palatino" w:hAnsi="Palatino"/>
          <w:sz w:val="20"/>
          <w:szCs w:val="20"/>
        </w:rPr>
        <w:t xml:space="preserve">In </w:t>
      </w:r>
      <w:r w:rsidR="00ED1D46" w:rsidRPr="001E2543">
        <w:rPr>
          <w:rFonts w:ascii="Palatino" w:hAnsi="Palatino"/>
          <w:sz w:val="20"/>
          <w:szCs w:val="20"/>
        </w:rPr>
        <w:t xml:space="preserve">all traits, </w:t>
      </w:r>
      <w:r w:rsidRPr="001E2543">
        <w:rPr>
          <w:rFonts w:ascii="Palatino" w:hAnsi="Palatino"/>
          <w:sz w:val="20"/>
          <w:szCs w:val="20"/>
        </w:rPr>
        <w:t xml:space="preserve">models including transcriptomic information outperformed genomic and methylation-based models. Methylation-only models (MBLUP) showed moderate prediction accuracies for </w:t>
      </w:r>
      <w:r w:rsidR="00E10BAF" w:rsidRPr="001E2543">
        <w:rPr>
          <w:rFonts w:ascii="Palatino" w:hAnsi="Palatino"/>
          <w:sz w:val="20"/>
          <w:szCs w:val="20"/>
        </w:rPr>
        <w:t>ADG</w:t>
      </w:r>
      <w:r w:rsidRPr="001E2543">
        <w:rPr>
          <w:rFonts w:ascii="Palatino" w:hAnsi="Palatino"/>
          <w:sz w:val="20"/>
          <w:szCs w:val="20"/>
        </w:rPr>
        <w:t xml:space="preserve">, </w:t>
      </w:r>
      <w:r w:rsidR="00E10BAF" w:rsidRPr="001E2543">
        <w:rPr>
          <w:rFonts w:ascii="Palatino" w:hAnsi="Palatino"/>
          <w:sz w:val="20"/>
          <w:szCs w:val="20"/>
        </w:rPr>
        <w:t>BFT</w:t>
      </w:r>
      <w:r w:rsidRPr="001E2543">
        <w:rPr>
          <w:rFonts w:ascii="Palatino" w:hAnsi="Palatino"/>
          <w:sz w:val="20"/>
          <w:szCs w:val="20"/>
        </w:rPr>
        <w:t xml:space="preserve">, and </w:t>
      </w:r>
      <w:r w:rsidR="00E10BAF" w:rsidRPr="001E2543">
        <w:rPr>
          <w:rFonts w:ascii="Palatino" w:hAnsi="Palatino"/>
          <w:sz w:val="20"/>
          <w:szCs w:val="20"/>
        </w:rPr>
        <w:t>RFI</w:t>
      </w:r>
      <w:r w:rsidRPr="001E2543">
        <w:rPr>
          <w:rFonts w:ascii="Palatino" w:hAnsi="Palatino"/>
          <w:sz w:val="20"/>
          <w:szCs w:val="20"/>
        </w:rPr>
        <w:t xml:space="preserve">, but performed poorly for </w:t>
      </w:r>
      <w:r w:rsidR="00E10BAF" w:rsidRPr="001E2543">
        <w:rPr>
          <w:rFonts w:ascii="Palatino" w:hAnsi="Palatino"/>
          <w:sz w:val="20"/>
          <w:szCs w:val="20"/>
        </w:rPr>
        <w:t>STR</w:t>
      </w:r>
      <w:r w:rsidRPr="001E2543">
        <w:rPr>
          <w:rFonts w:ascii="Palatino" w:hAnsi="Palatino"/>
          <w:sz w:val="20"/>
          <w:szCs w:val="20"/>
        </w:rPr>
        <w:t>.</w:t>
      </w:r>
    </w:p>
    <w:p w14:paraId="2AAEAF86" w14:textId="416BA012" w:rsidR="0028118F" w:rsidRDefault="00A97484" w:rsidP="00EE13D7">
      <w:pPr>
        <w:jc w:val="both"/>
        <w:rPr>
          <w:rFonts w:ascii="Palatino" w:hAnsi="Palatino"/>
          <w:sz w:val="20"/>
          <w:szCs w:val="20"/>
        </w:rPr>
      </w:pPr>
      <w:r w:rsidRPr="001E2543">
        <w:rPr>
          <w:rFonts w:ascii="Palatino" w:hAnsi="Palatino"/>
          <w:sz w:val="20"/>
          <w:szCs w:val="20"/>
        </w:rPr>
        <w:t xml:space="preserve">Combining genomic information with transcriptomics (GTBLUP) led to small increases in prediction accuracy for some traits, particularly </w:t>
      </w:r>
      <w:r w:rsidR="00CA4410" w:rsidRPr="001E2543">
        <w:rPr>
          <w:rFonts w:ascii="Palatino" w:hAnsi="Palatino"/>
          <w:sz w:val="20"/>
          <w:szCs w:val="20"/>
        </w:rPr>
        <w:t>BFT</w:t>
      </w:r>
      <w:r w:rsidRPr="001E2543">
        <w:rPr>
          <w:rFonts w:ascii="Palatino" w:hAnsi="Palatino"/>
          <w:sz w:val="20"/>
          <w:szCs w:val="20"/>
        </w:rPr>
        <w:t xml:space="preserve"> and </w:t>
      </w:r>
      <w:r w:rsidR="00CA4410" w:rsidRPr="001E2543">
        <w:rPr>
          <w:rFonts w:ascii="Palatino" w:hAnsi="Palatino"/>
          <w:sz w:val="20"/>
          <w:szCs w:val="20"/>
        </w:rPr>
        <w:t>RFI</w:t>
      </w:r>
      <w:r w:rsidRPr="001E2543">
        <w:rPr>
          <w:rFonts w:ascii="Palatino" w:hAnsi="Palatino"/>
          <w:sz w:val="20"/>
          <w:szCs w:val="20"/>
        </w:rPr>
        <w:t xml:space="preserve">. In contrast, adding methylation to transcriptomic models (TMBLUP vs. TBLUP, and GTMBLUP vs. GTBLUP) resulted in little or no change in prediction accuracy. As a result, </w:t>
      </w:r>
      <w:r w:rsidR="00CA4410" w:rsidRPr="001E2543">
        <w:rPr>
          <w:rFonts w:ascii="Palatino" w:hAnsi="Palatino"/>
          <w:sz w:val="20"/>
          <w:szCs w:val="20"/>
        </w:rPr>
        <w:t xml:space="preserve">the </w:t>
      </w:r>
      <w:r w:rsidRPr="001E2543">
        <w:rPr>
          <w:rFonts w:ascii="Palatino" w:hAnsi="Palatino"/>
          <w:sz w:val="20"/>
          <w:szCs w:val="20"/>
        </w:rPr>
        <w:t>three-omic</w:t>
      </w:r>
      <w:r w:rsidR="00CA4410" w:rsidRPr="001E2543">
        <w:rPr>
          <w:rFonts w:ascii="Palatino" w:hAnsi="Palatino"/>
          <w:sz w:val="20"/>
          <w:szCs w:val="20"/>
        </w:rPr>
        <w:t>s</w:t>
      </w:r>
      <w:r w:rsidRPr="001E2543">
        <w:rPr>
          <w:rFonts w:ascii="Palatino" w:hAnsi="Palatino"/>
          <w:sz w:val="20"/>
          <w:szCs w:val="20"/>
        </w:rPr>
        <w:t xml:space="preserve"> model (GTMBLUP) performed similarly to the best two-omic</w:t>
      </w:r>
      <w:r w:rsidR="007C5AA5" w:rsidRPr="001E2543">
        <w:rPr>
          <w:rFonts w:ascii="Palatino" w:hAnsi="Palatino"/>
          <w:sz w:val="20"/>
          <w:szCs w:val="20"/>
        </w:rPr>
        <w:t>s</w:t>
      </w:r>
      <w:r w:rsidRPr="001E2543">
        <w:rPr>
          <w:rFonts w:ascii="Palatino" w:hAnsi="Palatino"/>
          <w:sz w:val="20"/>
          <w:szCs w:val="20"/>
        </w:rPr>
        <w:t xml:space="preserve"> models.</w:t>
      </w:r>
    </w:p>
    <w:p w14:paraId="539F0FBD" w14:textId="77777777" w:rsidR="00670B19" w:rsidRPr="001E2543" w:rsidRDefault="00670B19" w:rsidP="00EE13D7">
      <w:pPr>
        <w:jc w:val="both"/>
        <w:rPr>
          <w:rFonts w:ascii="Palatino" w:hAnsi="Palatino"/>
          <w:sz w:val="20"/>
          <w:szCs w:val="20"/>
        </w:rPr>
      </w:pPr>
    </w:p>
    <w:p w14:paraId="55D7D4E5" w14:textId="08752A31" w:rsidR="004720F0" w:rsidRDefault="00C30A34" w:rsidP="00BE5804">
      <w:pPr>
        <w:jc w:val="both"/>
        <w:rPr>
          <w:rFonts w:ascii="Segoe UI" w:hAnsi="Segoe UI" w:cs="Segoe UI"/>
          <w:b/>
          <w:bCs/>
          <w:sz w:val="20"/>
          <w:szCs w:val="20"/>
        </w:rPr>
      </w:pPr>
      <w:r>
        <w:rPr>
          <w:rFonts w:ascii="Segoe UI" w:hAnsi="Segoe UI" w:cs="Segoe UI"/>
          <w:b/>
          <w:bCs/>
          <w:noProof/>
          <w:sz w:val="20"/>
          <w:szCs w:val="20"/>
        </w:rPr>
        <w:lastRenderedPageBreak/>
        <w:drawing>
          <wp:inline distT="0" distB="0" distL="0" distR="0" wp14:anchorId="4AA8154E" wp14:editId="245FF4AF">
            <wp:extent cx="5946190" cy="3749040"/>
            <wp:effectExtent l="0" t="0" r="0" b="0"/>
            <wp:docPr id="624829989"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29989" name="Graphic 624829989"/>
                    <pic:cNvPicPr/>
                  </pic:nvPicPr>
                  <pic:blipFill rotWithShape="1">
                    <a:blip r:embed="rId25">
                      <a:extLst>
                        <a:ext uri="{96DAC541-7B7A-43D3-8B79-37D633B846F1}">
                          <asvg:svgBlip xmlns:asvg="http://schemas.microsoft.com/office/drawing/2016/SVG/main" r:embed="rId26"/>
                        </a:ext>
                      </a:extLst>
                    </a:blip>
                    <a:srcRect b="3492"/>
                    <a:stretch>
                      <a:fillRect/>
                    </a:stretch>
                  </pic:blipFill>
                  <pic:spPr bwMode="auto">
                    <a:xfrm>
                      <a:off x="0" y="0"/>
                      <a:ext cx="5946190" cy="3749040"/>
                    </a:xfrm>
                    <a:prstGeom prst="rect">
                      <a:avLst/>
                    </a:prstGeom>
                    <a:ln>
                      <a:noFill/>
                    </a:ln>
                    <a:extLst>
                      <a:ext uri="{53640926-AAD7-44D8-BBD7-CCE9431645EC}">
                        <a14:shadowObscured xmlns:a14="http://schemas.microsoft.com/office/drawing/2010/main"/>
                      </a:ext>
                    </a:extLst>
                  </pic:spPr>
                </pic:pic>
              </a:graphicData>
            </a:graphic>
          </wp:inline>
        </w:drawing>
      </w:r>
      <w:r w:rsidR="00BD32A8" w:rsidRPr="00957B68">
        <w:rPr>
          <w:rFonts w:ascii="Segoe UI" w:hAnsi="Segoe UI" w:cs="Segoe UI"/>
          <w:b/>
          <w:bCs/>
          <w:sz w:val="20"/>
          <w:szCs w:val="20"/>
        </w:rPr>
        <w:t>Fig</w:t>
      </w:r>
      <w:r w:rsidR="003E3B96" w:rsidRPr="00957B68">
        <w:rPr>
          <w:rFonts w:ascii="Segoe UI" w:hAnsi="Segoe UI" w:cs="Segoe UI"/>
          <w:b/>
          <w:bCs/>
          <w:sz w:val="20"/>
          <w:szCs w:val="20"/>
        </w:rPr>
        <w:t>.</w:t>
      </w:r>
      <w:r w:rsidR="00BD32A8" w:rsidRPr="00957B68">
        <w:rPr>
          <w:rFonts w:ascii="Segoe UI" w:hAnsi="Segoe UI" w:cs="Segoe UI"/>
          <w:b/>
          <w:bCs/>
          <w:sz w:val="20"/>
          <w:szCs w:val="20"/>
        </w:rPr>
        <w:t xml:space="preserve"> 2.</w:t>
      </w:r>
      <w:r w:rsidR="00BD32A8" w:rsidRPr="001E2543">
        <w:rPr>
          <w:rFonts w:ascii="Segoe UI" w:hAnsi="Segoe UI" w:cs="Segoe UI"/>
          <w:sz w:val="20"/>
          <w:szCs w:val="20"/>
        </w:rPr>
        <w:t xml:space="preserve"> </w:t>
      </w:r>
      <w:r w:rsidR="00A83497">
        <w:rPr>
          <w:rFonts w:ascii="Segoe UI" w:hAnsi="Segoe UI" w:cs="Segoe UI"/>
          <w:sz w:val="20"/>
          <w:szCs w:val="20"/>
        </w:rPr>
        <w:t>P</w:t>
      </w:r>
      <w:r w:rsidR="00BD32A8" w:rsidRPr="00957B68">
        <w:rPr>
          <w:rFonts w:ascii="Segoe UI Semilight" w:hAnsi="Segoe UI Semilight" w:cs="Segoe UI Semilight"/>
          <w:sz w:val="20"/>
          <w:szCs w:val="20"/>
        </w:rPr>
        <w:t>rediction accuracies of the different model</w:t>
      </w:r>
      <w:r w:rsidR="00A212A2">
        <w:rPr>
          <w:rFonts w:ascii="Segoe UI Semilight" w:hAnsi="Segoe UI Semilight" w:cs="Segoe UI Semilight"/>
          <w:sz w:val="20"/>
          <w:szCs w:val="20"/>
        </w:rPr>
        <w:t xml:space="preserve"> in l</w:t>
      </w:r>
      <w:r w:rsidR="00BD32A8" w:rsidRPr="00957B68">
        <w:rPr>
          <w:rFonts w:ascii="Segoe UI Semilight" w:hAnsi="Segoe UI Semilight" w:cs="Segoe UI Semilight"/>
          <w:sz w:val="20"/>
          <w:szCs w:val="20"/>
        </w:rPr>
        <w:t xml:space="preserve">eave-one-out cross-validation </w:t>
      </w:r>
      <w:r w:rsidR="00F5566A">
        <w:rPr>
          <w:rFonts w:ascii="Segoe UI Semilight" w:hAnsi="Segoe UI Semilight" w:cs="Segoe UI Semilight"/>
          <w:sz w:val="20"/>
          <w:szCs w:val="20"/>
        </w:rPr>
        <w:t xml:space="preserve">using </w:t>
      </w:r>
      <w:r w:rsidR="00BD32A8" w:rsidRPr="00957B68">
        <w:rPr>
          <w:rFonts w:ascii="Segoe UI Semilight" w:hAnsi="Segoe UI Semilight" w:cs="Segoe UI Semilight"/>
          <w:sz w:val="20"/>
          <w:szCs w:val="20"/>
        </w:rPr>
        <w:t>all breeds</w:t>
      </w:r>
      <w:r w:rsidR="003E3B96" w:rsidRPr="00957B68">
        <w:rPr>
          <w:rFonts w:ascii="Segoe UI Semilight" w:hAnsi="Segoe UI Semilight" w:cs="Segoe UI Semilight"/>
          <w:sz w:val="20"/>
          <w:szCs w:val="20"/>
        </w:rPr>
        <w:t>.</w:t>
      </w:r>
    </w:p>
    <w:p w14:paraId="2956722F" w14:textId="70884434" w:rsidR="00A71695" w:rsidRPr="001E2543" w:rsidRDefault="00A71695" w:rsidP="00EE13D7">
      <w:pPr>
        <w:jc w:val="both"/>
        <w:rPr>
          <w:rFonts w:ascii="Segoe UI" w:hAnsi="Segoe UI" w:cs="Segoe UI"/>
          <w:sz w:val="20"/>
          <w:szCs w:val="20"/>
        </w:rPr>
      </w:pPr>
      <w:r w:rsidRPr="00957B68">
        <w:rPr>
          <w:rFonts w:ascii="Segoe UI" w:hAnsi="Segoe UI" w:cs="Segoe UI"/>
          <w:b/>
          <w:bCs/>
          <w:sz w:val="20"/>
          <w:szCs w:val="20"/>
        </w:rPr>
        <w:t>Table 4</w:t>
      </w:r>
      <w:r w:rsidRPr="001E2543">
        <w:rPr>
          <w:rFonts w:ascii="Segoe UI" w:hAnsi="Segoe UI" w:cs="Segoe UI"/>
          <w:sz w:val="20"/>
          <w:szCs w:val="20"/>
        </w:rPr>
        <w:t xml:space="preserve"> </w:t>
      </w:r>
      <w:r w:rsidR="00A83497">
        <w:rPr>
          <w:rFonts w:ascii="Segoe UI" w:hAnsi="Segoe UI" w:cs="Segoe UI"/>
          <w:sz w:val="20"/>
          <w:szCs w:val="20"/>
        </w:rPr>
        <w:t>P</w:t>
      </w:r>
      <w:r w:rsidR="0054791A" w:rsidRPr="0054791A">
        <w:rPr>
          <w:rFonts w:ascii="Segoe UI Semilight" w:hAnsi="Segoe UI Semilight" w:cs="Segoe UI Semilight"/>
          <w:sz w:val="20"/>
          <w:szCs w:val="20"/>
        </w:rPr>
        <w:t>rediction accuracies in leave-one-out cross-validation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1267"/>
        <w:gridCol w:w="988"/>
        <w:gridCol w:w="961"/>
        <w:gridCol w:w="956"/>
        <w:gridCol w:w="994"/>
        <w:gridCol w:w="4194"/>
      </w:tblGrid>
      <w:tr w:rsidR="002C5463" w:rsidRPr="003E3B96" w14:paraId="51579312" w14:textId="0F4D309E" w:rsidTr="00FD3B41">
        <w:tc>
          <w:tcPr>
            <w:tcW w:w="1267" w:type="dxa"/>
            <w:tcBorders>
              <w:top w:val="single" w:sz="4" w:space="0" w:color="auto"/>
              <w:bottom w:val="single" w:sz="4" w:space="0" w:color="auto"/>
            </w:tcBorders>
            <w:vAlign w:val="center"/>
          </w:tcPr>
          <w:p w14:paraId="137EB848" w14:textId="1D99695F" w:rsidR="002C5463" w:rsidRPr="00BE5804" w:rsidRDefault="002C5463" w:rsidP="00460485">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988" w:type="dxa"/>
            <w:tcBorders>
              <w:top w:val="single" w:sz="4" w:space="0" w:color="auto"/>
              <w:bottom w:val="single" w:sz="4" w:space="0" w:color="auto"/>
            </w:tcBorders>
            <w:vAlign w:val="center"/>
          </w:tcPr>
          <w:p w14:paraId="7F705D92" w14:textId="77777777" w:rsidR="002C5463" w:rsidRPr="00BE5804" w:rsidRDefault="002C5463" w:rsidP="008D145B">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961" w:type="dxa"/>
            <w:tcBorders>
              <w:top w:val="single" w:sz="4" w:space="0" w:color="auto"/>
              <w:bottom w:val="single" w:sz="4" w:space="0" w:color="auto"/>
            </w:tcBorders>
            <w:vAlign w:val="center"/>
          </w:tcPr>
          <w:p w14:paraId="14C2ABD1" w14:textId="77777777" w:rsidR="002C5463" w:rsidRPr="00BE5804" w:rsidRDefault="002C5463" w:rsidP="008D145B">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956" w:type="dxa"/>
            <w:tcBorders>
              <w:top w:val="single" w:sz="4" w:space="0" w:color="auto"/>
              <w:bottom w:val="single" w:sz="4" w:space="0" w:color="auto"/>
            </w:tcBorders>
            <w:vAlign w:val="center"/>
          </w:tcPr>
          <w:p w14:paraId="0B463B7C" w14:textId="77777777" w:rsidR="002C5463" w:rsidRPr="00BE5804" w:rsidRDefault="002C5463" w:rsidP="008D145B">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994" w:type="dxa"/>
            <w:tcBorders>
              <w:top w:val="single" w:sz="4" w:space="0" w:color="auto"/>
              <w:bottom w:val="single" w:sz="4" w:space="0" w:color="auto"/>
            </w:tcBorders>
            <w:vAlign w:val="center"/>
          </w:tcPr>
          <w:p w14:paraId="2064AD42" w14:textId="77777777" w:rsidR="002C5463" w:rsidRPr="00BE5804" w:rsidRDefault="002C5463" w:rsidP="008D145B">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c>
          <w:tcPr>
            <w:tcW w:w="4194" w:type="dxa"/>
          </w:tcPr>
          <w:p w14:paraId="1F4ECC88" w14:textId="77777777" w:rsidR="002C5463" w:rsidRPr="00BE5804" w:rsidRDefault="002C5463" w:rsidP="008D145B">
            <w:pPr>
              <w:jc w:val="center"/>
              <w:rPr>
                <w:rFonts w:ascii="Segoe UI Semibold" w:hAnsi="Segoe UI Semibold" w:cs="Segoe UI Semibold"/>
                <w:sz w:val="20"/>
                <w:szCs w:val="20"/>
              </w:rPr>
            </w:pPr>
          </w:p>
        </w:tc>
      </w:tr>
      <w:tr w:rsidR="002C5463" w:rsidRPr="003E3B96" w14:paraId="24720AEF" w14:textId="2D093A8D" w:rsidTr="00FD3B41">
        <w:tc>
          <w:tcPr>
            <w:tcW w:w="1267" w:type="dxa"/>
            <w:tcBorders>
              <w:top w:val="single" w:sz="4" w:space="0" w:color="auto"/>
            </w:tcBorders>
            <w:vAlign w:val="center"/>
          </w:tcPr>
          <w:p w14:paraId="27B1E811"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PBLUP</w:t>
            </w:r>
          </w:p>
        </w:tc>
        <w:tc>
          <w:tcPr>
            <w:tcW w:w="988" w:type="dxa"/>
            <w:tcBorders>
              <w:top w:val="single" w:sz="4" w:space="0" w:color="auto"/>
            </w:tcBorders>
            <w:vAlign w:val="center"/>
          </w:tcPr>
          <w:p w14:paraId="6F209570"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0.14</w:t>
            </w:r>
          </w:p>
        </w:tc>
        <w:tc>
          <w:tcPr>
            <w:tcW w:w="961" w:type="dxa"/>
            <w:tcBorders>
              <w:top w:val="single" w:sz="4" w:space="0" w:color="auto"/>
            </w:tcBorders>
            <w:vAlign w:val="center"/>
          </w:tcPr>
          <w:p w14:paraId="5011CB8B"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0.20</w:t>
            </w:r>
          </w:p>
        </w:tc>
        <w:tc>
          <w:tcPr>
            <w:tcW w:w="956" w:type="dxa"/>
            <w:tcBorders>
              <w:top w:val="single" w:sz="4" w:space="0" w:color="auto"/>
            </w:tcBorders>
            <w:vAlign w:val="center"/>
          </w:tcPr>
          <w:p w14:paraId="55BA75E0"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994" w:type="dxa"/>
            <w:tcBorders>
              <w:top w:val="single" w:sz="4" w:space="0" w:color="auto"/>
            </w:tcBorders>
            <w:vAlign w:val="center"/>
          </w:tcPr>
          <w:p w14:paraId="6D48FF2B" w14:textId="650953AD"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0.06</w:t>
            </w:r>
          </w:p>
        </w:tc>
        <w:tc>
          <w:tcPr>
            <w:tcW w:w="4194" w:type="dxa"/>
          </w:tcPr>
          <w:p w14:paraId="5617EF17" w14:textId="77777777" w:rsidR="002C5463" w:rsidRPr="00BE5804" w:rsidRDefault="002C5463" w:rsidP="001C2204">
            <w:pPr>
              <w:jc w:val="center"/>
              <w:rPr>
                <w:rFonts w:ascii="Segoe UI Semilight" w:hAnsi="Segoe UI Semilight" w:cs="Segoe UI Semilight"/>
                <w:sz w:val="18"/>
                <w:szCs w:val="18"/>
              </w:rPr>
            </w:pPr>
          </w:p>
        </w:tc>
      </w:tr>
      <w:tr w:rsidR="002C5463" w:rsidRPr="003E3B96" w14:paraId="217DF922" w14:textId="6F3C2436" w:rsidTr="00FD3B41">
        <w:tc>
          <w:tcPr>
            <w:tcW w:w="1267" w:type="dxa"/>
            <w:vAlign w:val="center"/>
          </w:tcPr>
          <w:p w14:paraId="461A4578"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GBLUP</w:t>
            </w:r>
          </w:p>
        </w:tc>
        <w:tc>
          <w:tcPr>
            <w:tcW w:w="988" w:type="dxa"/>
            <w:vAlign w:val="center"/>
          </w:tcPr>
          <w:p w14:paraId="78E7F3D7"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0.12</w:t>
            </w:r>
          </w:p>
        </w:tc>
        <w:tc>
          <w:tcPr>
            <w:tcW w:w="961" w:type="dxa"/>
            <w:vAlign w:val="center"/>
          </w:tcPr>
          <w:p w14:paraId="75828AD8"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0.24</w:t>
            </w:r>
          </w:p>
        </w:tc>
        <w:tc>
          <w:tcPr>
            <w:tcW w:w="956" w:type="dxa"/>
            <w:vAlign w:val="center"/>
          </w:tcPr>
          <w:p w14:paraId="2C157788"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994" w:type="dxa"/>
            <w:vAlign w:val="center"/>
          </w:tcPr>
          <w:p w14:paraId="4E976802" w14:textId="2CB32479" w:rsidR="002C5463" w:rsidRPr="00BE5804" w:rsidRDefault="002C5463" w:rsidP="001C2204">
            <w:pPr>
              <w:jc w:val="center"/>
              <w:rPr>
                <w:rFonts w:ascii="Segoe UI Semilight" w:hAnsi="Segoe UI Semilight" w:cs="Segoe UI Semilight"/>
                <w:sz w:val="18"/>
                <w:szCs w:val="18"/>
              </w:rPr>
            </w:pPr>
            <w:r w:rsidRPr="007A287B">
              <w:rPr>
                <w:rFonts w:ascii="Segoe UI Semilight" w:hAnsi="Segoe UI Semilight" w:cs="Segoe UI Semilight"/>
                <w:sz w:val="18"/>
                <w:szCs w:val="18"/>
              </w:rPr>
              <w:t>−</w:t>
            </w:r>
            <w:r w:rsidRPr="00BE5804">
              <w:rPr>
                <w:rFonts w:ascii="Segoe UI Semilight" w:hAnsi="Segoe UI Semilight" w:cs="Segoe UI Semilight"/>
                <w:sz w:val="18"/>
                <w:szCs w:val="18"/>
              </w:rPr>
              <w:t>0.02</w:t>
            </w:r>
          </w:p>
        </w:tc>
        <w:tc>
          <w:tcPr>
            <w:tcW w:w="4194" w:type="dxa"/>
          </w:tcPr>
          <w:p w14:paraId="71462A2B" w14:textId="77777777" w:rsidR="002C5463" w:rsidRPr="007A287B" w:rsidRDefault="002C5463" w:rsidP="001C2204">
            <w:pPr>
              <w:jc w:val="center"/>
              <w:rPr>
                <w:rFonts w:ascii="Segoe UI Semilight" w:hAnsi="Segoe UI Semilight" w:cs="Segoe UI Semilight"/>
                <w:sz w:val="18"/>
                <w:szCs w:val="18"/>
              </w:rPr>
            </w:pPr>
          </w:p>
        </w:tc>
      </w:tr>
      <w:tr w:rsidR="002C5463" w:rsidRPr="003E3B96" w14:paraId="0AB7FA43" w14:textId="2BCCABE2" w:rsidTr="00FD3B41">
        <w:tc>
          <w:tcPr>
            <w:tcW w:w="1267" w:type="dxa"/>
            <w:vAlign w:val="center"/>
          </w:tcPr>
          <w:p w14:paraId="78CB501C"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TBLUP</w:t>
            </w:r>
          </w:p>
        </w:tc>
        <w:tc>
          <w:tcPr>
            <w:tcW w:w="988" w:type="dxa"/>
            <w:vAlign w:val="center"/>
          </w:tcPr>
          <w:p w14:paraId="2ACD3C4E"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0.35</w:t>
            </w:r>
          </w:p>
        </w:tc>
        <w:tc>
          <w:tcPr>
            <w:tcW w:w="961" w:type="dxa"/>
            <w:vAlign w:val="center"/>
          </w:tcPr>
          <w:p w14:paraId="1E8F5906"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0.32</w:t>
            </w:r>
          </w:p>
        </w:tc>
        <w:tc>
          <w:tcPr>
            <w:tcW w:w="956" w:type="dxa"/>
            <w:vAlign w:val="center"/>
          </w:tcPr>
          <w:p w14:paraId="7C57091A"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0.56</w:t>
            </w:r>
          </w:p>
        </w:tc>
        <w:tc>
          <w:tcPr>
            <w:tcW w:w="994" w:type="dxa"/>
            <w:vAlign w:val="center"/>
          </w:tcPr>
          <w:p w14:paraId="3205270D" w14:textId="60FD3F49"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0.11</w:t>
            </w:r>
          </w:p>
        </w:tc>
        <w:tc>
          <w:tcPr>
            <w:tcW w:w="4194" w:type="dxa"/>
          </w:tcPr>
          <w:p w14:paraId="65EAC51B" w14:textId="77777777" w:rsidR="002C5463" w:rsidRPr="00BE5804" w:rsidRDefault="002C5463" w:rsidP="001C2204">
            <w:pPr>
              <w:jc w:val="center"/>
              <w:rPr>
                <w:rFonts w:ascii="Segoe UI Semilight" w:hAnsi="Segoe UI Semilight" w:cs="Segoe UI Semilight"/>
                <w:sz w:val="18"/>
                <w:szCs w:val="18"/>
              </w:rPr>
            </w:pPr>
          </w:p>
        </w:tc>
      </w:tr>
      <w:tr w:rsidR="002C5463" w:rsidRPr="003E3B96" w14:paraId="5DAA3ADE" w14:textId="7A988C00" w:rsidTr="00FD3B41">
        <w:tc>
          <w:tcPr>
            <w:tcW w:w="1267" w:type="dxa"/>
            <w:vAlign w:val="center"/>
          </w:tcPr>
          <w:p w14:paraId="4F089C54"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MBLUP</w:t>
            </w:r>
          </w:p>
        </w:tc>
        <w:tc>
          <w:tcPr>
            <w:tcW w:w="988" w:type="dxa"/>
            <w:vAlign w:val="center"/>
          </w:tcPr>
          <w:p w14:paraId="18622101"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961" w:type="dxa"/>
            <w:vAlign w:val="center"/>
          </w:tcPr>
          <w:p w14:paraId="0798D8B7"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0.18</w:t>
            </w:r>
          </w:p>
        </w:tc>
        <w:tc>
          <w:tcPr>
            <w:tcW w:w="956" w:type="dxa"/>
            <w:vAlign w:val="center"/>
          </w:tcPr>
          <w:p w14:paraId="0DBEA48C"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994" w:type="dxa"/>
            <w:vAlign w:val="center"/>
          </w:tcPr>
          <w:p w14:paraId="65BB4DF2" w14:textId="6FBCD23D" w:rsidR="002C5463" w:rsidRPr="00BE5804" w:rsidRDefault="002C5463" w:rsidP="001C2204">
            <w:pPr>
              <w:jc w:val="center"/>
              <w:rPr>
                <w:rFonts w:ascii="Segoe UI Semilight" w:hAnsi="Segoe UI Semilight" w:cs="Segoe UI Semilight"/>
                <w:sz w:val="18"/>
                <w:szCs w:val="18"/>
              </w:rPr>
            </w:pPr>
            <w:r w:rsidRPr="007A287B">
              <w:rPr>
                <w:rFonts w:ascii="Segoe UI Semilight" w:hAnsi="Segoe UI Semilight" w:cs="Segoe UI Semilight"/>
                <w:sz w:val="18"/>
                <w:szCs w:val="18"/>
              </w:rPr>
              <w:t>−</w:t>
            </w:r>
            <w:r w:rsidRPr="00BE5804">
              <w:rPr>
                <w:rFonts w:ascii="Segoe UI Semilight" w:hAnsi="Segoe UI Semilight" w:cs="Segoe UI Semilight"/>
                <w:sz w:val="18"/>
                <w:szCs w:val="18"/>
              </w:rPr>
              <w:t>0.27</w:t>
            </w:r>
          </w:p>
        </w:tc>
        <w:tc>
          <w:tcPr>
            <w:tcW w:w="4194" w:type="dxa"/>
          </w:tcPr>
          <w:p w14:paraId="493FCB1E" w14:textId="77777777" w:rsidR="002C5463" w:rsidRPr="007A287B" w:rsidRDefault="002C5463" w:rsidP="001C2204">
            <w:pPr>
              <w:jc w:val="center"/>
              <w:rPr>
                <w:rFonts w:ascii="Segoe UI Semilight" w:hAnsi="Segoe UI Semilight" w:cs="Segoe UI Semilight"/>
                <w:sz w:val="18"/>
                <w:szCs w:val="18"/>
              </w:rPr>
            </w:pPr>
          </w:p>
        </w:tc>
      </w:tr>
      <w:tr w:rsidR="002C5463" w:rsidRPr="003E3B96" w14:paraId="5F42DB8A" w14:textId="2F602620" w:rsidTr="00FD3B41">
        <w:tc>
          <w:tcPr>
            <w:tcW w:w="1267" w:type="dxa"/>
            <w:vAlign w:val="center"/>
          </w:tcPr>
          <w:p w14:paraId="66A13D73"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TMBLUP</w:t>
            </w:r>
          </w:p>
        </w:tc>
        <w:tc>
          <w:tcPr>
            <w:tcW w:w="988" w:type="dxa"/>
            <w:vAlign w:val="center"/>
          </w:tcPr>
          <w:p w14:paraId="52BF46B5" w14:textId="77777777"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0.37</w:t>
            </w:r>
          </w:p>
        </w:tc>
        <w:tc>
          <w:tcPr>
            <w:tcW w:w="961" w:type="dxa"/>
            <w:vAlign w:val="center"/>
          </w:tcPr>
          <w:p w14:paraId="0F08771B" w14:textId="77777777"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0.34</w:t>
            </w:r>
          </w:p>
        </w:tc>
        <w:tc>
          <w:tcPr>
            <w:tcW w:w="956" w:type="dxa"/>
            <w:vAlign w:val="center"/>
          </w:tcPr>
          <w:p w14:paraId="52CE091F" w14:textId="77777777"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0.56</w:t>
            </w:r>
          </w:p>
        </w:tc>
        <w:tc>
          <w:tcPr>
            <w:tcW w:w="994" w:type="dxa"/>
            <w:vAlign w:val="center"/>
          </w:tcPr>
          <w:p w14:paraId="4540BA96" w14:textId="1A1753F8"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0.11</w:t>
            </w:r>
          </w:p>
        </w:tc>
        <w:tc>
          <w:tcPr>
            <w:tcW w:w="4194" w:type="dxa"/>
          </w:tcPr>
          <w:p w14:paraId="16A36681" w14:textId="77777777" w:rsidR="002C5463" w:rsidRPr="00BE5804" w:rsidRDefault="002C5463" w:rsidP="001C2204">
            <w:pPr>
              <w:jc w:val="center"/>
              <w:rPr>
                <w:rFonts w:ascii="Segoe UI Semilight" w:hAnsi="Segoe UI Semilight" w:cs="Segoe UI Semilight"/>
                <w:color w:val="000000"/>
                <w:sz w:val="18"/>
                <w:szCs w:val="18"/>
              </w:rPr>
            </w:pPr>
          </w:p>
        </w:tc>
      </w:tr>
      <w:tr w:rsidR="002C5463" w:rsidRPr="003E3B96" w14:paraId="0122879C" w14:textId="15A02447" w:rsidTr="00FD3B41">
        <w:tc>
          <w:tcPr>
            <w:tcW w:w="1267" w:type="dxa"/>
            <w:vAlign w:val="center"/>
          </w:tcPr>
          <w:p w14:paraId="22ED2F2D"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GTBLUP</w:t>
            </w:r>
          </w:p>
        </w:tc>
        <w:tc>
          <w:tcPr>
            <w:tcW w:w="988" w:type="dxa"/>
            <w:vAlign w:val="center"/>
          </w:tcPr>
          <w:p w14:paraId="0037965C" w14:textId="77777777"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0.36</w:t>
            </w:r>
          </w:p>
        </w:tc>
        <w:tc>
          <w:tcPr>
            <w:tcW w:w="961" w:type="dxa"/>
            <w:vAlign w:val="center"/>
          </w:tcPr>
          <w:p w14:paraId="6F90060F" w14:textId="77777777"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0.39</w:t>
            </w:r>
          </w:p>
        </w:tc>
        <w:tc>
          <w:tcPr>
            <w:tcW w:w="956" w:type="dxa"/>
            <w:vAlign w:val="center"/>
          </w:tcPr>
          <w:p w14:paraId="034567F6" w14:textId="77777777"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0.58</w:t>
            </w:r>
          </w:p>
        </w:tc>
        <w:tc>
          <w:tcPr>
            <w:tcW w:w="994" w:type="dxa"/>
            <w:vAlign w:val="center"/>
          </w:tcPr>
          <w:p w14:paraId="18B2097C" w14:textId="0BFD0014" w:rsidR="002C5463" w:rsidRPr="00BE5804" w:rsidRDefault="002C5463" w:rsidP="001C2204">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0.11</w:t>
            </w:r>
          </w:p>
        </w:tc>
        <w:tc>
          <w:tcPr>
            <w:tcW w:w="4194" w:type="dxa"/>
          </w:tcPr>
          <w:p w14:paraId="3B9C8139" w14:textId="77777777" w:rsidR="002C5463" w:rsidRPr="00BE5804" w:rsidRDefault="002C5463" w:rsidP="001C2204">
            <w:pPr>
              <w:jc w:val="center"/>
              <w:rPr>
                <w:rFonts w:ascii="Segoe UI Semilight" w:hAnsi="Segoe UI Semilight" w:cs="Segoe UI Semilight"/>
                <w:color w:val="000000"/>
                <w:sz w:val="18"/>
                <w:szCs w:val="18"/>
              </w:rPr>
            </w:pPr>
          </w:p>
        </w:tc>
      </w:tr>
      <w:tr w:rsidR="002C5463" w:rsidRPr="003E3B96" w14:paraId="726E0D7A" w14:textId="7E1641D8" w:rsidTr="00FD3B41">
        <w:tc>
          <w:tcPr>
            <w:tcW w:w="1267" w:type="dxa"/>
            <w:vAlign w:val="center"/>
          </w:tcPr>
          <w:p w14:paraId="24B92093"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GMBLUP</w:t>
            </w:r>
          </w:p>
        </w:tc>
        <w:tc>
          <w:tcPr>
            <w:tcW w:w="988" w:type="dxa"/>
            <w:vAlign w:val="center"/>
          </w:tcPr>
          <w:p w14:paraId="6D236405"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961" w:type="dxa"/>
            <w:vAlign w:val="center"/>
          </w:tcPr>
          <w:p w14:paraId="01C0F723"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0.25</w:t>
            </w:r>
          </w:p>
        </w:tc>
        <w:tc>
          <w:tcPr>
            <w:tcW w:w="956" w:type="dxa"/>
            <w:vAlign w:val="center"/>
          </w:tcPr>
          <w:p w14:paraId="62D5B761"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0.23</w:t>
            </w:r>
          </w:p>
        </w:tc>
        <w:tc>
          <w:tcPr>
            <w:tcW w:w="994" w:type="dxa"/>
            <w:vAlign w:val="center"/>
          </w:tcPr>
          <w:p w14:paraId="3BE8F0E3" w14:textId="072C80E7" w:rsidR="002C5463" w:rsidRPr="00BE5804" w:rsidRDefault="002C5463" w:rsidP="001C2204">
            <w:pPr>
              <w:jc w:val="center"/>
              <w:rPr>
                <w:rFonts w:ascii="Segoe UI Semilight" w:hAnsi="Segoe UI Semilight" w:cs="Segoe UI Semilight"/>
                <w:sz w:val="18"/>
                <w:szCs w:val="18"/>
              </w:rPr>
            </w:pPr>
            <w:r w:rsidRPr="007A287B">
              <w:rPr>
                <w:rFonts w:ascii="Segoe UI Semilight" w:hAnsi="Segoe UI Semilight" w:cs="Segoe UI Semilight"/>
                <w:sz w:val="18"/>
                <w:szCs w:val="18"/>
              </w:rPr>
              <w:t>−</w:t>
            </w:r>
            <w:r w:rsidRPr="00BE5804">
              <w:rPr>
                <w:rFonts w:ascii="Segoe UI Semilight" w:hAnsi="Segoe UI Semilight" w:cs="Segoe UI Semilight"/>
                <w:sz w:val="18"/>
                <w:szCs w:val="18"/>
              </w:rPr>
              <w:t>0.02</w:t>
            </w:r>
          </w:p>
        </w:tc>
        <w:tc>
          <w:tcPr>
            <w:tcW w:w="4194" w:type="dxa"/>
          </w:tcPr>
          <w:p w14:paraId="36E8E904" w14:textId="77777777" w:rsidR="002C5463" w:rsidRPr="007A287B" w:rsidRDefault="002C5463" w:rsidP="001C2204">
            <w:pPr>
              <w:jc w:val="center"/>
              <w:rPr>
                <w:rFonts w:ascii="Segoe UI Semilight" w:hAnsi="Segoe UI Semilight" w:cs="Segoe UI Semilight"/>
                <w:sz w:val="18"/>
                <w:szCs w:val="18"/>
              </w:rPr>
            </w:pPr>
          </w:p>
        </w:tc>
      </w:tr>
      <w:tr w:rsidR="002C5463" w:rsidRPr="003E3B96" w14:paraId="55E55FF7" w14:textId="2040075C" w:rsidTr="00FD3B41">
        <w:tc>
          <w:tcPr>
            <w:tcW w:w="1267" w:type="dxa"/>
            <w:vAlign w:val="center"/>
          </w:tcPr>
          <w:p w14:paraId="0307F96F"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GxMBLUP</w:t>
            </w:r>
          </w:p>
        </w:tc>
        <w:tc>
          <w:tcPr>
            <w:tcW w:w="988" w:type="dxa"/>
            <w:vAlign w:val="center"/>
          </w:tcPr>
          <w:p w14:paraId="63F8D164"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961" w:type="dxa"/>
            <w:vAlign w:val="center"/>
          </w:tcPr>
          <w:p w14:paraId="5B85E0C4"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0.26</w:t>
            </w:r>
          </w:p>
        </w:tc>
        <w:tc>
          <w:tcPr>
            <w:tcW w:w="956" w:type="dxa"/>
            <w:vAlign w:val="center"/>
          </w:tcPr>
          <w:p w14:paraId="3A0C9E36"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0.23</w:t>
            </w:r>
          </w:p>
        </w:tc>
        <w:tc>
          <w:tcPr>
            <w:tcW w:w="994" w:type="dxa"/>
            <w:vAlign w:val="center"/>
          </w:tcPr>
          <w:p w14:paraId="111E63BF" w14:textId="1C2BF18E" w:rsidR="002C5463" w:rsidRPr="00BE5804" w:rsidRDefault="002C5463" w:rsidP="001C2204">
            <w:pPr>
              <w:jc w:val="center"/>
              <w:rPr>
                <w:rFonts w:ascii="Segoe UI Semilight" w:hAnsi="Segoe UI Semilight" w:cs="Segoe UI Semilight"/>
                <w:sz w:val="18"/>
                <w:szCs w:val="18"/>
              </w:rPr>
            </w:pPr>
            <w:r w:rsidRPr="007A287B">
              <w:rPr>
                <w:rFonts w:ascii="Segoe UI Semilight" w:hAnsi="Segoe UI Semilight" w:cs="Segoe UI Semilight"/>
                <w:sz w:val="18"/>
                <w:szCs w:val="18"/>
              </w:rPr>
              <w:t>−</w:t>
            </w:r>
            <w:r w:rsidRPr="00BE5804">
              <w:rPr>
                <w:rFonts w:ascii="Segoe UI Semilight" w:hAnsi="Segoe UI Semilight" w:cs="Segoe UI Semilight"/>
                <w:sz w:val="18"/>
                <w:szCs w:val="18"/>
              </w:rPr>
              <w:t>0.01</w:t>
            </w:r>
          </w:p>
        </w:tc>
        <w:tc>
          <w:tcPr>
            <w:tcW w:w="4194" w:type="dxa"/>
          </w:tcPr>
          <w:p w14:paraId="53672425" w14:textId="77777777" w:rsidR="002C5463" w:rsidRPr="007A287B" w:rsidRDefault="002C5463" w:rsidP="001C2204">
            <w:pPr>
              <w:jc w:val="center"/>
              <w:rPr>
                <w:rFonts w:ascii="Segoe UI Semilight" w:hAnsi="Segoe UI Semilight" w:cs="Segoe UI Semilight"/>
                <w:sz w:val="18"/>
                <w:szCs w:val="18"/>
              </w:rPr>
            </w:pPr>
          </w:p>
        </w:tc>
      </w:tr>
      <w:tr w:rsidR="002C5463" w:rsidRPr="003E3B96" w14:paraId="2BF53C65" w14:textId="36E28379" w:rsidTr="00FD3B41">
        <w:tc>
          <w:tcPr>
            <w:tcW w:w="1267" w:type="dxa"/>
            <w:tcBorders>
              <w:bottom w:val="single" w:sz="4" w:space="0" w:color="auto"/>
            </w:tcBorders>
            <w:vAlign w:val="center"/>
          </w:tcPr>
          <w:p w14:paraId="5B9F6ECE" w14:textId="77777777" w:rsidR="002C5463" w:rsidRPr="00BE5804" w:rsidRDefault="002C5463" w:rsidP="001C2204">
            <w:pPr>
              <w:rPr>
                <w:rFonts w:ascii="Segoe UI" w:hAnsi="Segoe UI" w:cs="Segoe UI"/>
                <w:sz w:val="18"/>
                <w:szCs w:val="18"/>
              </w:rPr>
            </w:pPr>
            <w:r w:rsidRPr="00BE5804">
              <w:rPr>
                <w:rFonts w:ascii="Segoe UI" w:hAnsi="Segoe UI" w:cs="Segoe UI"/>
                <w:sz w:val="18"/>
                <w:szCs w:val="18"/>
              </w:rPr>
              <w:t>GTMBLUP</w:t>
            </w:r>
          </w:p>
        </w:tc>
        <w:tc>
          <w:tcPr>
            <w:tcW w:w="988" w:type="dxa"/>
            <w:tcBorders>
              <w:bottom w:val="single" w:sz="4" w:space="0" w:color="auto"/>
            </w:tcBorders>
            <w:vAlign w:val="center"/>
          </w:tcPr>
          <w:p w14:paraId="0E6ABA24"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0.37</w:t>
            </w:r>
          </w:p>
        </w:tc>
        <w:tc>
          <w:tcPr>
            <w:tcW w:w="961" w:type="dxa"/>
            <w:tcBorders>
              <w:bottom w:val="single" w:sz="4" w:space="0" w:color="auto"/>
            </w:tcBorders>
            <w:vAlign w:val="center"/>
          </w:tcPr>
          <w:p w14:paraId="2F73C0BC"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0.39</w:t>
            </w:r>
          </w:p>
        </w:tc>
        <w:tc>
          <w:tcPr>
            <w:tcW w:w="956" w:type="dxa"/>
            <w:tcBorders>
              <w:bottom w:val="single" w:sz="4" w:space="0" w:color="auto"/>
            </w:tcBorders>
            <w:vAlign w:val="center"/>
          </w:tcPr>
          <w:p w14:paraId="06B5B4FB" w14:textId="77777777"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0.57</w:t>
            </w:r>
          </w:p>
        </w:tc>
        <w:tc>
          <w:tcPr>
            <w:tcW w:w="994" w:type="dxa"/>
            <w:tcBorders>
              <w:bottom w:val="single" w:sz="4" w:space="0" w:color="auto"/>
            </w:tcBorders>
            <w:vAlign w:val="center"/>
          </w:tcPr>
          <w:p w14:paraId="03ECBC02" w14:textId="1423964A" w:rsidR="002C5463" w:rsidRPr="00BE5804" w:rsidRDefault="002C5463" w:rsidP="001C2204">
            <w:pPr>
              <w:jc w:val="center"/>
              <w:rPr>
                <w:rFonts w:ascii="Segoe UI Semilight" w:hAnsi="Segoe UI Semilight" w:cs="Segoe UI Semilight"/>
                <w:sz w:val="18"/>
                <w:szCs w:val="18"/>
              </w:rPr>
            </w:pPr>
            <w:r w:rsidRPr="00BE5804">
              <w:rPr>
                <w:rFonts w:ascii="Segoe UI Semilight" w:hAnsi="Segoe UI Semilight" w:cs="Segoe UI Semilight"/>
                <w:sz w:val="18"/>
                <w:szCs w:val="18"/>
              </w:rPr>
              <w:t>0.11</w:t>
            </w:r>
          </w:p>
        </w:tc>
        <w:tc>
          <w:tcPr>
            <w:tcW w:w="4194" w:type="dxa"/>
          </w:tcPr>
          <w:p w14:paraId="2ADA7F3E" w14:textId="77777777" w:rsidR="002C5463" w:rsidRPr="00BE5804" w:rsidRDefault="002C5463" w:rsidP="001C2204">
            <w:pPr>
              <w:jc w:val="center"/>
              <w:rPr>
                <w:rFonts w:ascii="Segoe UI Semilight" w:hAnsi="Segoe UI Semilight" w:cs="Segoe UI Semilight"/>
                <w:sz w:val="18"/>
                <w:szCs w:val="18"/>
              </w:rPr>
            </w:pPr>
          </w:p>
        </w:tc>
      </w:tr>
      <w:tr w:rsidR="002C5463" w:rsidRPr="003E3B96" w14:paraId="1DD9EEED" w14:textId="1B502F8A" w:rsidTr="00FD3B41">
        <w:tc>
          <w:tcPr>
            <w:tcW w:w="9360" w:type="dxa"/>
            <w:gridSpan w:val="6"/>
            <w:vAlign w:val="center"/>
          </w:tcPr>
          <w:p w14:paraId="6E3C7595" w14:textId="75794397" w:rsidR="002C5463" w:rsidRDefault="002C5463" w:rsidP="00DB0A39">
            <w:pPr>
              <w:rPr>
                <w:rFonts w:ascii="Segoe UI" w:hAnsi="Segoe UI" w:cs="Segoe UI"/>
                <w:color w:val="000000" w:themeColor="text1"/>
                <w:sz w:val="16"/>
                <w:szCs w:val="16"/>
              </w:rPr>
            </w:pPr>
            <w:r>
              <w:rPr>
                <w:rFonts w:ascii="Segoe UI" w:hAnsi="Segoe UI" w:cs="Segoe UI"/>
                <w:color w:val="000000" w:themeColor="text1"/>
                <w:sz w:val="16"/>
                <w:szCs w:val="16"/>
              </w:rPr>
              <w:t>ADG: average daily gain; BFT: backfat thickness; RFI: residual feed intake; STR: strength score.</w:t>
            </w:r>
          </w:p>
        </w:tc>
      </w:tr>
    </w:tbl>
    <w:p w14:paraId="561D8BDA" w14:textId="6CE6347D" w:rsidR="007A15D6" w:rsidRPr="00FA34C9" w:rsidRDefault="007A15D6" w:rsidP="00EE13D7">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Five-fold cross-validation</w:t>
      </w:r>
    </w:p>
    <w:p w14:paraId="4BE06CD9" w14:textId="15137820" w:rsidR="007A15D6" w:rsidRPr="001E2543" w:rsidRDefault="003F466D" w:rsidP="00B46EFE">
      <w:pPr>
        <w:jc w:val="both"/>
        <w:rPr>
          <w:rFonts w:ascii="Palatino" w:hAnsi="Palatino"/>
          <w:sz w:val="20"/>
          <w:szCs w:val="20"/>
        </w:rPr>
      </w:pPr>
      <w:r w:rsidRPr="001E2543">
        <w:rPr>
          <w:rFonts w:ascii="Palatino" w:hAnsi="Palatino"/>
          <w:sz w:val="20"/>
          <w:szCs w:val="20"/>
        </w:rPr>
        <w:t>The results from the stratified</w:t>
      </w:r>
      <w:r w:rsidR="00986674" w:rsidRPr="001E2543">
        <w:rPr>
          <w:rFonts w:ascii="Palatino" w:hAnsi="Palatino"/>
          <w:sz w:val="20"/>
          <w:szCs w:val="20"/>
        </w:rPr>
        <w:t xml:space="preserve"> five-fold</w:t>
      </w:r>
      <w:r w:rsidRPr="001E2543">
        <w:rPr>
          <w:rFonts w:ascii="Palatino" w:hAnsi="Palatino"/>
          <w:sz w:val="20"/>
          <w:szCs w:val="20"/>
        </w:rPr>
        <w:t xml:space="preserve"> cross-validation</w:t>
      </w:r>
      <w:r w:rsidR="000E1AC9" w:rsidRPr="001E2543">
        <w:rPr>
          <w:rFonts w:ascii="Palatino" w:hAnsi="Palatino"/>
          <w:sz w:val="20"/>
          <w:szCs w:val="20"/>
        </w:rPr>
        <w:t xml:space="preserve"> using</w:t>
      </w:r>
      <w:r w:rsidR="00E11CCD">
        <w:rPr>
          <w:rFonts w:ascii="Palatino" w:hAnsi="Palatino"/>
          <w:sz w:val="20"/>
          <w:szCs w:val="20"/>
        </w:rPr>
        <w:t xml:space="preserve"> </w:t>
      </w:r>
      <w:r w:rsidR="00B23BED">
        <w:rPr>
          <w:rFonts w:ascii="Palatino" w:hAnsi="Palatino"/>
          <w:sz w:val="20"/>
          <w:szCs w:val="20"/>
        </w:rPr>
        <w:t xml:space="preserve">all breeds </w:t>
      </w:r>
      <w:r w:rsidRPr="001E2543">
        <w:rPr>
          <w:rFonts w:ascii="Palatino" w:hAnsi="Palatino"/>
          <w:sz w:val="20"/>
          <w:szCs w:val="20"/>
        </w:rPr>
        <w:t>are given in Table S</w:t>
      </w:r>
      <w:r w:rsidR="00986674" w:rsidRPr="001E2543">
        <w:rPr>
          <w:rFonts w:ascii="Palatino" w:hAnsi="Palatino"/>
          <w:sz w:val="20"/>
          <w:szCs w:val="20"/>
        </w:rPr>
        <w:t>1</w:t>
      </w:r>
      <w:r w:rsidRPr="001E2543">
        <w:rPr>
          <w:rFonts w:ascii="Palatino" w:hAnsi="Palatino"/>
          <w:sz w:val="20"/>
          <w:szCs w:val="20"/>
        </w:rPr>
        <w:t xml:space="preserve">. </w:t>
      </w:r>
      <w:r w:rsidR="000E1AC9" w:rsidRPr="001E2543">
        <w:rPr>
          <w:rFonts w:ascii="Palatino" w:hAnsi="Palatino"/>
          <w:sz w:val="20"/>
          <w:szCs w:val="20"/>
        </w:rPr>
        <w:t>Overall, p</w:t>
      </w:r>
      <w:r w:rsidRPr="001E2543">
        <w:rPr>
          <w:rFonts w:ascii="Palatino" w:hAnsi="Palatino"/>
          <w:sz w:val="20"/>
          <w:szCs w:val="20"/>
        </w:rPr>
        <w:t>rediction accuracies were similar to those observed in the leave-one-out cross validation scheme</w:t>
      </w:r>
      <w:r w:rsidR="000E1AC9" w:rsidRPr="001E2543">
        <w:rPr>
          <w:rFonts w:ascii="Palatino" w:hAnsi="Palatino"/>
          <w:sz w:val="20"/>
          <w:szCs w:val="20"/>
        </w:rPr>
        <w:t xml:space="preserve"> and followed the same pattern</w:t>
      </w:r>
      <w:r w:rsidR="00202C88" w:rsidRPr="001E2543">
        <w:rPr>
          <w:rFonts w:ascii="Palatino" w:hAnsi="Palatino"/>
          <w:sz w:val="20"/>
          <w:szCs w:val="20"/>
        </w:rPr>
        <w:t>, with transcriptomic models outperforming genomic and methylomic ones and combined omics models sometimes achieving the highest accuracies</w:t>
      </w:r>
      <w:r w:rsidRPr="001E2543">
        <w:rPr>
          <w:rFonts w:ascii="Palatino" w:hAnsi="Palatino"/>
          <w:sz w:val="20"/>
          <w:szCs w:val="20"/>
        </w:rPr>
        <w:t xml:space="preserve">. </w:t>
      </w:r>
      <w:r w:rsidR="000E1AC9" w:rsidRPr="001E2543">
        <w:rPr>
          <w:rFonts w:ascii="Palatino" w:hAnsi="Palatino"/>
          <w:sz w:val="20"/>
          <w:szCs w:val="20"/>
        </w:rPr>
        <w:t>The main difference was in the a</w:t>
      </w:r>
      <w:r w:rsidRPr="001E2543">
        <w:rPr>
          <w:rFonts w:ascii="Palatino" w:hAnsi="Palatino"/>
          <w:sz w:val="20"/>
          <w:szCs w:val="20"/>
        </w:rPr>
        <w:t>ccuracies for STR</w:t>
      </w:r>
      <w:r w:rsidR="000E1AC9" w:rsidRPr="001E2543">
        <w:rPr>
          <w:rFonts w:ascii="Palatino" w:hAnsi="Palatino"/>
          <w:sz w:val="20"/>
          <w:szCs w:val="20"/>
        </w:rPr>
        <w:t>, which</w:t>
      </w:r>
      <w:r w:rsidRPr="001E2543">
        <w:rPr>
          <w:rFonts w:ascii="Palatino" w:hAnsi="Palatino"/>
          <w:sz w:val="20"/>
          <w:szCs w:val="20"/>
        </w:rPr>
        <w:t xml:space="preserve"> were</w:t>
      </w:r>
      <w:r w:rsidR="006D6F70" w:rsidRPr="001E2543">
        <w:rPr>
          <w:rFonts w:ascii="Palatino" w:hAnsi="Palatino"/>
          <w:sz w:val="20"/>
          <w:szCs w:val="20"/>
        </w:rPr>
        <w:t xml:space="preserve"> slightly</w:t>
      </w:r>
      <w:r w:rsidRPr="001E2543">
        <w:rPr>
          <w:rFonts w:ascii="Palatino" w:hAnsi="Palatino"/>
          <w:sz w:val="20"/>
          <w:szCs w:val="20"/>
        </w:rPr>
        <w:t xml:space="preserve"> higher</w:t>
      </w:r>
      <w:r w:rsidR="000E1AC9" w:rsidRPr="001E2543">
        <w:rPr>
          <w:rFonts w:ascii="Palatino" w:hAnsi="Palatino"/>
          <w:sz w:val="20"/>
          <w:szCs w:val="20"/>
        </w:rPr>
        <w:t xml:space="preserve"> than </w:t>
      </w:r>
      <w:r w:rsidR="006D6F70" w:rsidRPr="001E2543">
        <w:rPr>
          <w:rFonts w:ascii="Palatino" w:hAnsi="Palatino"/>
          <w:sz w:val="20"/>
          <w:szCs w:val="20"/>
        </w:rPr>
        <w:t>those from the</w:t>
      </w:r>
      <w:r w:rsidR="000E1AC9" w:rsidRPr="001E2543">
        <w:rPr>
          <w:rFonts w:ascii="Palatino" w:hAnsi="Palatino"/>
          <w:sz w:val="20"/>
          <w:szCs w:val="20"/>
        </w:rPr>
        <w:t xml:space="preserve"> leave-one-out cross-validation</w:t>
      </w:r>
      <w:r w:rsidR="006D6F70" w:rsidRPr="001E2543">
        <w:rPr>
          <w:rFonts w:ascii="Palatino" w:hAnsi="Palatino"/>
          <w:sz w:val="20"/>
          <w:szCs w:val="20"/>
        </w:rPr>
        <w:t xml:space="preserve"> scheme</w:t>
      </w:r>
      <w:r w:rsidR="000E1AC9" w:rsidRPr="001E2543">
        <w:rPr>
          <w:rFonts w:ascii="Palatino" w:hAnsi="Palatino"/>
          <w:sz w:val="20"/>
          <w:szCs w:val="20"/>
        </w:rPr>
        <w:t xml:space="preserve">, </w:t>
      </w:r>
      <w:r w:rsidR="000E1AC9" w:rsidRPr="001E2543">
        <w:rPr>
          <w:rFonts w:ascii="Palatino" w:hAnsi="Palatino"/>
          <w:sz w:val="20"/>
          <w:szCs w:val="20"/>
        </w:rPr>
        <w:lastRenderedPageBreak/>
        <w:t xml:space="preserve">with no negative values </w:t>
      </w:r>
      <w:r w:rsidR="00A33A21" w:rsidRPr="001E2543">
        <w:rPr>
          <w:rFonts w:ascii="Palatino" w:hAnsi="Palatino"/>
          <w:sz w:val="20"/>
          <w:szCs w:val="20"/>
        </w:rPr>
        <w:t xml:space="preserve">being </w:t>
      </w:r>
      <w:r w:rsidR="000E1AC9" w:rsidRPr="001E2543">
        <w:rPr>
          <w:rFonts w:ascii="Palatino" w:hAnsi="Palatino"/>
          <w:sz w:val="20"/>
          <w:szCs w:val="20"/>
        </w:rPr>
        <w:t>present</w:t>
      </w:r>
      <w:r w:rsidR="00281184" w:rsidRPr="001E2543">
        <w:rPr>
          <w:rFonts w:ascii="Palatino" w:hAnsi="Palatino"/>
          <w:sz w:val="20"/>
          <w:szCs w:val="20"/>
        </w:rPr>
        <w:t>.</w:t>
      </w:r>
      <w:r w:rsidR="00D449BD" w:rsidRPr="001E2543">
        <w:rPr>
          <w:rFonts w:ascii="Palatino" w:hAnsi="Palatino"/>
          <w:sz w:val="20"/>
          <w:szCs w:val="20"/>
        </w:rPr>
        <w:t xml:space="preserve"> </w:t>
      </w:r>
      <w:r w:rsidR="000E1AC9" w:rsidRPr="001E2543">
        <w:rPr>
          <w:rFonts w:ascii="Palatino" w:hAnsi="Palatino"/>
          <w:sz w:val="20"/>
          <w:szCs w:val="20"/>
        </w:rPr>
        <w:t>Accuracies for the GTMBLUP model were 0.39, 0.39, 0.59, and 0.17 for ADG, BFT, RFI, and STR, respectively.</w:t>
      </w:r>
    </w:p>
    <w:p w14:paraId="2BFAD5DD" w14:textId="7C6AE2CE" w:rsidR="00EE13D7" w:rsidRPr="00FA34C9" w:rsidRDefault="009D2C89" w:rsidP="00EE13D7">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Prediction accuracies w</w:t>
      </w:r>
      <w:r w:rsidR="00EE13D7" w:rsidRPr="00FA34C9">
        <w:rPr>
          <w:rFonts w:ascii="Segoe UI Semibold" w:hAnsi="Segoe UI Semibold" w:cs="Segoe UI Semibold"/>
          <w:color w:val="000000" w:themeColor="text1"/>
          <w:sz w:val="22"/>
          <w:szCs w:val="22"/>
        </w:rPr>
        <w:t>ithin</w:t>
      </w:r>
      <w:r w:rsidRPr="00FA34C9">
        <w:rPr>
          <w:rFonts w:ascii="Segoe UI Semibold" w:hAnsi="Segoe UI Semibold" w:cs="Segoe UI Semibold"/>
          <w:color w:val="000000" w:themeColor="text1"/>
          <w:sz w:val="22"/>
          <w:szCs w:val="22"/>
        </w:rPr>
        <w:t xml:space="preserve"> </w:t>
      </w:r>
      <w:r w:rsidR="00EE13D7" w:rsidRPr="00FA34C9">
        <w:rPr>
          <w:rFonts w:ascii="Segoe UI Semibold" w:hAnsi="Segoe UI Semibold" w:cs="Segoe UI Semibold"/>
          <w:color w:val="000000" w:themeColor="text1"/>
          <w:sz w:val="22"/>
          <w:szCs w:val="22"/>
        </w:rPr>
        <w:t>breed</w:t>
      </w:r>
      <w:r w:rsidRPr="00FA34C9">
        <w:rPr>
          <w:rFonts w:ascii="Segoe UI Semibold" w:hAnsi="Segoe UI Semibold" w:cs="Segoe UI Semibold"/>
          <w:color w:val="000000" w:themeColor="text1"/>
          <w:sz w:val="22"/>
          <w:szCs w:val="22"/>
        </w:rPr>
        <w:t>s</w:t>
      </w:r>
    </w:p>
    <w:p w14:paraId="50EB517B" w14:textId="54658676" w:rsidR="00EE13D7" w:rsidRPr="001E2543" w:rsidRDefault="0003519E" w:rsidP="00EE13D7">
      <w:pPr>
        <w:jc w:val="both"/>
        <w:rPr>
          <w:rFonts w:ascii="Palatino" w:hAnsi="Palatino"/>
          <w:color w:val="000000" w:themeColor="text1"/>
          <w:sz w:val="20"/>
          <w:szCs w:val="20"/>
        </w:rPr>
      </w:pPr>
      <w:r w:rsidRPr="001E2543">
        <w:rPr>
          <w:rFonts w:ascii="Palatino" w:hAnsi="Palatino"/>
          <w:color w:val="000000" w:themeColor="text1"/>
          <w:sz w:val="20"/>
          <w:szCs w:val="20"/>
        </w:rPr>
        <w:t>Within</w:t>
      </w:r>
      <w:r w:rsidR="00826936" w:rsidRPr="001E2543">
        <w:rPr>
          <w:rFonts w:ascii="Palatino" w:hAnsi="Palatino"/>
          <w:color w:val="000000" w:themeColor="text1"/>
          <w:sz w:val="20"/>
          <w:szCs w:val="20"/>
        </w:rPr>
        <w:t xml:space="preserve">-breed prediction accuracies are shown in Table </w:t>
      </w:r>
      <w:r w:rsidRPr="001E2543">
        <w:rPr>
          <w:rFonts w:ascii="Palatino" w:hAnsi="Palatino"/>
          <w:color w:val="000000" w:themeColor="text1"/>
          <w:sz w:val="20"/>
          <w:szCs w:val="20"/>
        </w:rPr>
        <w:t>S2</w:t>
      </w:r>
      <w:r w:rsidR="00826936" w:rsidRPr="001E2543">
        <w:rPr>
          <w:rFonts w:ascii="Palatino" w:hAnsi="Palatino"/>
          <w:color w:val="000000" w:themeColor="text1"/>
          <w:sz w:val="20"/>
          <w:szCs w:val="20"/>
        </w:rPr>
        <w:t xml:space="preserve">. </w:t>
      </w:r>
      <w:commentRangeStart w:id="140"/>
      <w:r w:rsidR="00E948A8" w:rsidRPr="001E2543">
        <w:rPr>
          <w:rFonts w:ascii="Palatino" w:hAnsi="Palatino"/>
          <w:color w:val="000000" w:themeColor="text1"/>
          <w:sz w:val="20"/>
          <w:szCs w:val="20"/>
        </w:rPr>
        <w:t>The table</w:t>
      </w:r>
      <w:r w:rsidR="00826936" w:rsidRPr="001E2543">
        <w:rPr>
          <w:rFonts w:ascii="Palatino" w:hAnsi="Palatino"/>
          <w:color w:val="000000" w:themeColor="text1"/>
          <w:sz w:val="20"/>
          <w:szCs w:val="20"/>
        </w:rPr>
        <w:t xml:space="preserve"> shows the predictions that were computed using REML variance components</w:t>
      </w:r>
      <w:r w:rsidR="000347B3">
        <w:rPr>
          <w:rFonts w:ascii="Palatino" w:hAnsi="Palatino"/>
          <w:color w:val="000000" w:themeColor="text1"/>
          <w:sz w:val="20"/>
          <w:szCs w:val="20"/>
        </w:rPr>
        <w:t xml:space="preserve"> fixed at values</w:t>
      </w:r>
      <w:r w:rsidR="00826936" w:rsidRPr="001E2543">
        <w:rPr>
          <w:rFonts w:ascii="Palatino" w:hAnsi="Palatino"/>
          <w:color w:val="000000" w:themeColor="text1"/>
          <w:sz w:val="20"/>
          <w:szCs w:val="20"/>
        </w:rPr>
        <w:t xml:space="preserve"> estimated </w:t>
      </w:r>
      <w:r w:rsidR="00E948A8" w:rsidRPr="001E2543">
        <w:rPr>
          <w:rFonts w:ascii="Palatino" w:hAnsi="Palatino"/>
          <w:color w:val="000000" w:themeColor="text1"/>
          <w:sz w:val="20"/>
          <w:szCs w:val="20"/>
        </w:rPr>
        <w:t xml:space="preserve">using all animals from all </w:t>
      </w:r>
      <w:r w:rsidR="00826936" w:rsidRPr="001E2543">
        <w:rPr>
          <w:rFonts w:ascii="Palatino" w:hAnsi="Palatino"/>
          <w:color w:val="000000" w:themeColor="text1"/>
          <w:sz w:val="20"/>
          <w:szCs w:val="20"/>
        </w:rPr>
        <w:t>breeds</w:t>
      </w:r>
      <w:commentRangeEnd w:id="140"/>
      <w:r w:rsidR="00F408B8" w:rsidRPr="001E2543">
        <w:rPr>
          <w:rStyle w:val="CommentReference"/>
          <w:rFonts w:ascii="Palatino" w:hAnsi="Palatino"/>
          <w:color w:val="000000" w:themeColor="text1"/>
          <w:sz w:val="20"/>
          <w:szCs w:val="20"/>
        </w:rPr>
        <w:commentReference w:id="140"/>
      </w:r>
      <w:r w:rsidR="00E948A8" w:rsidRPr="001E2543">
        <w:rPr>
          <w:rFonts w:ascii="Palatino" w:hAnsi="Palatino"/>
          <w:color w:val="000000" w:themeColor="text1"/>
          <w:sz w:val="20"/>
          <w:szCs w:val="20"/>
        </w:rPr>
        <w:t xml:space="preserve"> (these are the same components used for the BLUPs in the ‘All breeds’ scenario)</w:t>
      </w:r>
      <w:r w:rsidR="00826936" w:rsidRPr="001E2543">
        <w:rPr>
          <w:rFonts w:ascii="Palatino" w:hAnsi="Palatino"/>
          <w:color w:val="000000" w:themeColor="text1"/>
          <w:sz w:val="20"/>
          <w:szCs w:val="20"/>
        </w:rPr>
        <w:t xml:space="preserve">; </w:t>
      </w:r>
      <w:r w:rsidR="00E948A8" w:rsidRPr="001E2543">
        <w:rPr>
          <w:rFonts w:ascii="Palatino" w:hAnsi="Palatino"/>
          <w:color w:val="000000" w:themeColor="text1"/>
          <w:sz w:val="20"/>
          <w:szCs w:val="20"/>
        </w:rPr>
        <w:t xml:space="preserve">we also calculated accuracies using REML variance components estimated within breeds but the results were similar. </w:t>
      </w:r>
      <w:r w:rsidR="00826936" w:rsidRPr="001E2543">
        <w:rPr>
          <w:rFonts w:ascii="Palatino" w:hAnsi="Palatino"/>
          <w:color w:val="000000" w:themeColor="text1"/>
          <w:sz w:val="20"/>
          <w:szCs w:val="20"/>
        </w:rPr>
        <w:t xml:space="preserve">In general, prediction accuracies within breeds had a similar pattern to those from the combined-breed analyses but were, on average, lower than those of the other scenarios. One exception </w:t>
      </w:r>
      <w:r w:rsidR="005110BB" w:rsidRPr="001E2543">
        <w:rPr>
          <w:rFonts w:ascii="Palatino" w:hAnsi="Palatino"/>
          <w:color w:val="000000" w:themeColor="text1"/>
          <w:sz w:val="20"/>
          <w:szCs w:val="20"/>
        </w:rPr>
        <w:t xml:space="preserve">were </w:t>
      </w:r>
      <w:r w:rsidR="00826936" w:rsidRPr="001E2543">
        <w:rPr>
          <w:rFonts w:ascii="Palatino" w:hAnsi="Palatino"/>
          <w:color w:val="000000" w:themeColor="text1"/>
          <w:sz w:val="20"/>
          <w:szCs w:val="20"/>
        </w:rPr>
        <w:t xml:space="preserve">the ADG accuracies of the Landrace pigs, which were slightly higher than those from the </w:t>
      </w:r>
      <w:r w:rsidR="005110BB" w:rsidRPr="001E2543">
        <w:rPr>
          <w:rFonts w:ascii="Palatino" w:hAnsi="Palatino"/>
          <w:color w:val="000000" w:themeColor="text1"/>
          <w:sz w:val="20"/>
          <w:szCs w:val="20"/>
        </w:rPr>
        <w:t>multi</w:t>
      </w:r>
      <w:r w:rsidR="00826936" w:rsidRPr="001E2543">
        <w:rPr>
          <w:rFonts w:ascii="Palatino" w:hAnsi="Palatino"/>
          <w:color w:val="000000" w:themeColor="text1"/>
          <w:sz w:val="20"/>
          <w:szCs w:val="20"/>
        </w:rPr>
        <w:t xml:space="preserve">-breed </w:t>
      </w:r>
      <w:r w:rsidR="005110BB" w:rsidRPr="001E2543">
        <w:rPr>
          <w:rFonts w:ascii="Palatino" w:hAnsi="Palatino"/>
          <w:color w:val="000000" w:themeColor="text1"/>
          <w:sz w:val="20"/>
          <w:szCs w:val="20"/>
        </w:rPr>
        <w:t>analyses</w:t>
      </w:r>
      <w:r w:rsidR="00826936" w:rsidRPr="001E2543">
        <w:rPr>
          <w:rFonts w:ascii="Palatino" w:hAnsi="Palatino"/>
          <w:color w:val="000000" w:themeColor="text1"/>
          <w:sz w:val="20"/>
          <w:szCs w:val="20"/>
        </w:rPr>
        <w:t>.</w:t>
      </w:r>
    </w:p>
    <w:p w14:paraId="4E17F8EB" w14:textId="37B2C08A" w:rsidR="0066144D" w:rsidRPr="00FA34C9" w:rsidRDefault="0066144D" w:rsidP="0066144D">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Prediction accuracies in</w:t>
      </w:r>
      <w:r w:rsidR="00531180" w:rsidRPr="00FA34C9">
        <w:rPr>
          <w:rFonts w:ascii="Segoe UI Semibold" w:hAnsi="Segoe UI Semibold" w:cs="Segoe UI Semibold"/>
          <w:color w:val="000000" w:themeColor="text1"/>
          <w:sz w:val="22"/>
          <w:szCs w:val="22"/>
        </w:rPr>
        <w:t xml:space="preserve"> the</w:t>
      </w:r>
      <w:r w:rsidRPr="00FA34C9">
        <w:rPr>
          <w:rFonts w:ascii="Segoe UI Semibold" w:hAnsi="Segoe UI Semibold" w:cs="Segoe UI Semibold"/>
          <w:color w:val="000000" w:themeColor="text1"/>
          <w:sz w:val="22"/>
          <w:szCs w:val="22"/>
        </w:rPr>
        <w:t xml:space="preserve"> LOBO scenario</w:t>
      </w:r>
    </w:p>
    <w:p w14:paraId="142524A6" w14:textId="7182899E" w:rsidR="00F408B8" w:rsidRPr="001E2543" w:rsidRDefault="0066144D" w:rsidP="00F408B8">
      <w:pPr>
        <w:jc w:val="both"/>
        <w:rPr>
          <w:rFonts w:ascii="Palatino" w:hAnsi="Palatino"/>
          <w:sz w:val="20"/>
          <w:szCs w:val="20"/>
        </w:rPr>
      </w:pPr>
      <w:r w:rsidRPr="001E2543">
        <w:rPr>
          <w:rFonts w:ascii="Palatino" w:hAnsi="Palatino"/>
          <w:sz w:val="20"/>
          <w:szCs w:val="20"/>
        </w:rPr>
        <w:t>Prediction accuracies</w:t>
      </w:r>
      <w:r w:rsidR="00C7478B" w:rsidRPr="001E2543">
        <w:rPr>
          <w:rFonts w:ascii="Palatino" w:hAnsi="Palatino"/>
          <w:sz w:val="20"/>
          <w:szCs w:val="20"/>
        </w:rPr>
        <w:t xml:space="preserve"> for the LOBO (</w:t>
      </w:r>
      <w:r w:rsidRPr="001E2543">
        <w:rPr>
          <w:rFonts w:ascii="Palatino" w:hAnsi="Palatino"/>
          <w:sz w:val="20"/>
          <w:szCs w:val="20"/>
        </w:rPr>
        <w:t>leave-one-breed-out</w:t>
      </w:r>
      <w:r w:rsidR="00C7478B" w:rsidRPr="001E2543">
        <w:rPr>
          <w:rFonts w:ascii="Palatino" w:hAnsi="Palatino"/>
          <w:sz w:val="20"/>
          <w:szCs w:val="20"/>
        </w:rPr>
        <w:t>) scenario using 16 thousand CpGs</w:t>
      </w:r>
      <w:r w:rsidRPr="001E2543">
        <w:rPr>
          <w:rFonts w:ascii="Palatino" w:hAnsi="Palatino"/>
          <w:sz w:val="20"/>
          <w:szCs w:val="20"/>
        </w:rPr>
        <w:t xml:space="preserve"> are shown in </w:t>
      </w:r>
      <w:r w:rsidR="008D3DF2" w:rsidRPr="001E2543">
        <w:rPr>
          <w:rFonts w:ascii="Palatino" w:hAnsi="Palatino"/>
          <w:sz w:val="20"/>
          <w:szCs w:val="20"/>
        </w:rPr>
        <w:t>Table S4.</w:t>
      </w:r>
      <w:r w:rsidR="00C7478B" w:rsidRPr="001E2543">
        <w:rPr>
          <w:rFonts w:ascii="Palatino" w:hAnsi="Palatino"/>
          <w:sz w:val="20"/>
          <w:szCs w:val="20"/>
        </w:rPr>
        <w:t xml:space="preserve"> Accuracies for the models using the</w:t>
      </w:r>
      <w:r w:rsidR="00CF42AC" w:rsidRPr="001E2543">
        <w:rPr>
          <w:rFonts w:ascii="Palatino" w:hAnsi="Palatino"/>
          <w:sz w:val="20"/>
          <w:szCs w:val="20"/>
        </w:rPr>
        <w:t xml:space="preserve"> </w:t>
      </w:r>
      <w:r w:rsidR="00660021">
        <w:rPr>
          <w:rFonts w:ascii="Palatino" w:hAnsi="Palatino"/>
          <w:sz w:val="20"/>
          <w:szCs w:val="20"/>
        </w:rPr>
        <w:t>methylation relationship matrix</w:t>
      </w:r>
      <w:r w:rsidR="00660021" w:rsidRPr="001E2543">
        <w:rPr>
          <w:rFonts w:ascii="Palatino" w:hAnsi="Palatino"/>
          <w:sz w:val="20"/>
          <w:szCs w:val="20"/>
        </w:rPr>
        <w:t xml:space="preserve"> </w:t>
      </w:r>
      <w:r w:rsidR="00CF42AC" w:rsidRPr="001E2543">
        <w:rPr>
          <w:rFonts w:ascii="Palatino" w:hAnsi="Palatino"/>
          <w:sz w:val="20"/>
          <w:szCs w:val="20"/>
        </w:rPr>
        <w:t>derived from</w:t>
      </w:r>
      <w:r w:rsidR="00C7478B" w:rsidRPr="001E2543">
        <w:rPr>
          <w:rFonts w:ascii="Palatino" w:hAnsi="Palatino"/>
          <w:sz w:val="20"/>
          <w:szCs w:val="20"/>
        </w:rPr>
        <w:t xml:space="preserve"> 1 million CpG are provided in Table S8</w:t>
      </w:r>
      <w:r w:rsidR="00F408B8" w:rsidRPr="001E2543">
        <w:rPr>
          <w:rFonts w:ascii="Palatino" w:hAnsi="Palatino"/>
          <w:sz w:val="20"/>
          <w:szCs w:val="20"/>
        </w:rPr>
        <w:t xml:space="preserve"> and were in general similar to those obtained with the reduced 16k CpG panel.</w:t>
      </w:r>
    </w:p>
    <w:p w14:paraId="2A38CE25" w14:textId="58D31A97" w:rsidR="00531180" w:rsidRDefault="0049291D" w:rsidP="009A46F9">
      <w:pPr>
        <w:jc w:val="both"/>
        <w:rPr>
          <w:rFonts w:ascii="Palatino" w:hAnsi="Palatino"/>
          <w:sz w:val="20"/>
          <w:szCs w:val="20"/>
        </w:rPr>
      </w:pPr>
      <w:r w:rsidRPr="0049291D">
        <w:rPr>
          <w:rFonts w:ascii="Palatino" w:hAnsi="Palatino"/>
          <w:sz w:val="20"/>
          <w:szCs w:val="20"/>
        </w:rPr>
        <w:t xml:space="preserve">Prediction accuracies from leave-one-breed-out cross-validation were breed and trait dependent and were generally lower than those observed in the within-breed </w:t>
      </w:r>
      <w:r>
        <w:rPr>
          <w:rFonts w:ascii="Palatino" w:hAnsi="Palatino"/>
          <w:sz w:val="20"/>
          <w:szCs w:val="20"/>
        </w:rPr>
        <w:t>LOO cross-validations</w:t>
      </w:r>
      <w:r w:rsidRPr="0049291D">
        <w:rPr>
          <w:rFonts w:ascii="Palatino" w:hAnsi="Palatino"/>
          <w:sz w:val="20"/>
          <w:szCs w:val="20"/>
        </w:rPr>
        <w:t>. Genomic models showed limited accuracy, while transcriptomic and multi-omics models showed higher accuracies.</w:t>
      </w:r>
      <w:r>
        <w:rPr>
          <w:rFonts w:ascii="Palatino" w:hAnsi="Palatino"/>
          <w:sz w:val="20"/>
          <w:szCs w:val="20"/>
        </w:rPr>
        <w:t xml:space="preserve"> </w:t>
      </w:r>
      <w:r w:rsidR="00347965" w:rsidRPr="001E2543">
        <w:rPr>
          <w:rFonts w:ascii="Palatino" w:hAnsi="Palatino"/>
          <w:sz w:val="20"/>
          <w:szCs w:val="20"/>
        </w:rPr>
        <w:t xml:space="preserve">The highest accuracies </w:t>
      </w:r>
      <w:r w:rsidR="0025361E" w:rsidRPr="001E2543">
        <w:rPr>
          <w:rFonts w:ascii="Palatino" w:hAnsi="Palatino"/>
          <w:sz w:val="20"/>
          <w:szCs w:val="20"/>
        </w:rPr>
        <w:t>across</w:t>
      </w:r>
      <w:r w:rsidR="00347965" w:rsidRPr="001E2543">
        <w:rPr>
          <w:rFonts w:ascii="Palatino" w:hAnsi="Palatino"/>
          <w:sz w:val="20"/>
          <w:szCs w:val="20"/>
        </w:rPr>
        <w:t xml:space="preserve"> all scenarios were</w:t>
      </w:r>
      <w:r w:rsidR="0025361E" w:rsidRPr="001E2543">
        <w:rPr>
          <w:rFonts w:ascii="Palatino" w:hAnsi="Palatino"/>
          <w:sz w:val="20"/>
          <w:szCs w:val="20"/>
        </w:rPr>
        <w:t xml:space="preserve"> attained by the TBLUP and GTBLUP models for RFI </w:t>
      </w:r>
      <w:r w:rsidR="00CF42AC" w:rsidRPr="001E2543">
        <w:rPr>
          <w:rFonts w:ascii="Palatino" w:hAnsi="Palatino"/>
          <w:sz w:val="20"/>
          <w:szCs w:val="20"/>
        </w:rPr>
        <w:t>in LOBO.</w:t>
      </w:r>
    </w:p>
    <w:p w14:paraId="2B1F3527" w14:textId="77777777" w:rsidR="00670B19" w:rsidRPr="00E75991" w:rsidRDefault="00670B19" w:rsidP="00E75991">
      <w:pPr>
        <w:pStyle w:val="Heading2"/>
        <w:rPr>
          <w:rFonts w:ascii="Segoe UI Semibold" w:hAnsi="Segoe UI Semibold" w:cs="Segoe UI Semibold"/>
          <w:color w:val="000000" w:themeColor="text1"/>
          <w:sz w:val="22"/>
          <w:szCs w:val="22"/>
          <w:rPrChange w:id="141" w:author="Lima Ayres, Levi" w:date="2026-04-07T13:38:00Z" w16du:dateUtc="2026-04-07T11:38:00Z">
            <w:rPr/>
          </w:rPrChange>
        </w:rPr>
        <w:pPrChange w:id="142" w:author="Lima Ayres, Levi" w:date="2026-04-07T13:37:00Z" w16du:dateUtc="2026-04-07T11:37:00Z">
          <w:pPr>
            <w:jc w:val="both"/>
          </w:pPr>
        </w:pPrChange>
      </w:pPr>
      <w:r w:rsidRPr="00E75991">
        <w:rPr>
          <w:rFonts w:ascii="Segoe UI Semibold" w:hAnsi="Segoe UI Semibold" w:cs="Segoe UI Semibold"/>
          <w:color w:val="000000" w:themeColor="text1"/>
          <w:sz w:val="22"/>
          <w:szCs w:val="22"/>
          <w:rPrChange w:id="143" w:author="Lima Ayres, Levi" w:date="2026-04-07T13:38:00Z" w16du:dateUtc="2026-04-07T11:38:00Z">
            <w:rPr/>
          </w:rPrChange>
        </w:rPr>
        <w:t>Single-omics vs. multi-omics</w:t>
      </w:r>
    </w:p>
    <w:p w14:paraId="6746DEED" w14:textId="77777777" w:rsidR="00670B19" w:rsidRPr="00670B19" w:rsidRDefault="00670B19" w:rsidP="00670B19">
      <w:pPr>
        <w:jc w:val="both"/>
        <w:rPr>
          <w:rFonts w:ascii="Palatino" w:hAnsi="Palatino"/>
          <w:sz w:val="20"/>
          <w:szCs w:val="20"/>
        </w:rPr>
      </w:pPr>
      <w:r w:rsidRPr="00670B19">
        <w:rPr>
          <w:rFonts w:ascii="Palatino" w:hAnsi="Palatino"/>
          <w:sz w:val="20"/>
          <w:szCs w:val="20"/>
        </w:rPr>
        <w:t>Prediction accuracy differed across single-omics models, with TBLUP outperforming both GBLUP and MBLUP across traits. When extending models by adding a second omics layer, the effect depended on the combination considered. Adding genomic information to transcriptomic models (GTBLUP) resulted in small changes relative to TBLUP, with slight increases for some traits and little difference for others. Adding methylation to genomic models (GMBLUP) resulted in small changes in prediction accuracy relative to GBLUP, with increases observed in some cases.</w:t>
      </w:r>
    </w:p>
    <w:p w14:paraId="0543F632" w14:textId="24E3080F" w:rsidR="00670B19" w:rsidRPr="001E2543" w:rsidRDefault="00670B19" w:rsidP="00670B19">
      <w:pPr>
        <w:jc w:val="both"/>
        <w:rPr>
          <w:rFonts w:ascii="Palatino" w:hAnsi="Palatino"/>
          <w:sz w:val="20"/>
          <w:szCs w:val="20"/>
        </w:rPr>
      </w:pPr>
      <w:r w:rsidRPr="00670B19">
        <w:rPr>
          <w:rFonts w:ascii="Palatino" w:hAnsi="Palatino"/>
          <w:sz w:val="20"/>
          <w:szCs w:val="20"/>
        </w:rPr>
        <w:t>Extending models from two to three omics layers (GTMBLUP) resulted in only minor changes relative to GTBLUP, with both increases and decreases observed depending on the trait. A similar pattern was observed when adding interaction effects to GMBLUP (GxMBLUP).</w:t>
      </w:r>
    </w:p>
    <w:p w14:paraId="4642C870" w14:textId="47E6F42B" w:rsidR="00044929" w:rsidRPr="00FA34C9" w:rsidRDefault="008E2DD7" w:rsidP="00DA5678">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Number of CpG sites evaluated in the model</w:t>
      </w:r>
    </w:p>
    <w:p w14:paraId="70D0B3AF" w14:textId="4AE88531" w:rsidR="000347B3" w:rsidRDefault="009A46F9" w:rsidP="009A46F9">
      <w:pPr>
        <w:jc w:val="both"/>
        <w:rPr>
          <w:rFonts w:ascii="Palatino" w:hAnsi="Palatino"/>
          <w:sz w:val="20"/>
          <w:szCs w:val="20"/>
        </w:rPr>
      </w:pPr>
      <w:r w:rsidRPr="001E2543">
        <w:rPr>
          <w:rFonts w:ascii="Palatino" w:hAnsi="Palatino"/>
          <w:sz w:val="20"/>
          <w:szCs w:val="20"/>
        </w:rPr>
        <w:t xml:space="preserve">For each model including methylomic effects, </w:t>
      </w:r>
      <w:r w:rsidR="00AF4381" w:rsidRPr="001E2543">
        <w:rPr>
          <w:rFonts w:ascii="Palatino" w:hAnsi="Palatino"/>
          <w:sz w:val="20"/>
          <w:szCs w:val="20"/>
        </w:rPr>
        <w:t xml:space="preserve">we evaluated </w:t>
      </w:r>
      <w:r w:rsidRPr="001E2543">
        <w:rPr>
          <w:rFonts w:ascii="Palatino" w:hAnsi="Palatino"/>
          <w:sz w:val="20"/>
          <w:szCs w:val="20"/>
        </w:rPr>
        <w:t xml:space="preserve">two versions using either </w:t>
      </w:r>
      <w:r w:rsidR="00595CB5" w:rsidRPr="001E2543">
        <w:rPr>
          <w:rFonts w:ascii="Palatino" w:hAnsi="Palatino"/>
          <w:sz w:val="20"/>
          <w:szCs w:val="20"/>
        </w:rPr>
        <w:t xml:space="preserve">16k </w:t>
      </w:r>
      <w:r w:rsidRPr="001E2543">
        <w:rPr>
          <w:rFonts w:ascii="Palatino" w:hAnsi="Palatino"/>
          <w:sz w:val="20"/>
          <w:szCs w:val="20"/>
        </w:rPr>
        <w:t>or 1M CpG sites</w:t>
      </w:r>
      <w:r w:rsidR="00910175" w:rsidRPr="001E2543">
        <w:rPr>
          <w:rFonts w:ascii="Palatino" w:hAnsi="Palatino"/>
          <w:sz w:val="20"/>
          <w:szCs w:val="20"/>
        </w:rPr>
        <w:t xml:space="preserve"> (Tables S5-S9)</w:t>
      </w:r>
      <w:r w:rsidRPr="001E2543">
        <w:rPr>
          <w:rFonts w:ascii="Palatino" w:hAnsi="Palatino"/>
          <w:sz w:val="20"/>
          <w:szCs w:val="20"/>
        </w:rPr>
        <w:t xml:space="preserve">. Overall, the </w:t>
      </w:r>
      <w:r w:rsidR="00595CB5" w:rsidRPr="001E2543">
        <w:rPr>
          <w:rFonts w:ascii="Palatino" w:hAnsi="Palatino"/>
          <w:sz w:val="20"/>
          <w:szCs w:val="20"/>
        </w:rPr>
        <w:t xml:space="preserve">16k </w:t>
      </w:r>
      <w:r w:rsidRPr="001E2543">
        <w:rPr>
          <w:rFonts w:ascii="Palatino" w:hAnsi="Palatino"/>
          <w:sz w:val="20"/>
          <w:szCs w:val="20"/>
        </w:rPr>
        <w:t>models showed more stable performance across traits, model specifications, and cross-validation schemes, and in some instances outperformed the 1M versions. For GTMBLUP, prediction accuracies were essentially identical between the 16</w:t>
      </w:r>
      <w:r w:rsidR="00595CB5" w:rsidRPr="001E2543">
        <w:rPr>
          <w:rFonts w:ascii="Palatino" w:hAnsi="Palatino"/>
          <w:sz w:val="20"/>
          <w:szCs w:val="20"/>
        </w:rPr>
        <w:t>k</w:t>
      </w:r>
      <w:r w:rsidRPr="001E2543">
        <w:rPr>
          <w:rFonts w:ascii="Palatino" w:hAnsi="Palatino"/>
          <w:sz w:val="20"/>
          <w:szCs w:val="20"/>
        </w:rPr>
        <w:t xml:space="preserve"> and 1M implementations.</w:t>
      </w:r>
    </w:p>
    <w:p w14:paraId="2F230AE8" w14:textId="30D19A49" w:rsidR="00A658F3" w:rsidRPr="00FA34C9" w:rsidRDefault="00A658F3" w:rsidP="00A658F3">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Summary of main findings</w:t>
      </w:r>
    </w:p>
    <w:p w14:paraId="2CFD9181" w14:textId="6118510C" w:rsidR="00A658F3" w:rsidRPr="001E2543" w:rsidRDefault="00A658F3" w:rsidP="00A658F3">
      <w:pPr>
        <w:jc w:val="both"/>
        <w:rPr>
          <w:rFonts w:ascii="Palatino" w:hAnsi="Palatino"/>
          <w:sz w:val="20"/>
          <w:szCs w:val="20"/>
        </w:rPr>
      </w:pPr>
      <w:r w:rsidRPr="00A658F3">
        <w:rPr>
          <w:rFonts w:ascii="Palatino" w:hAnsi="Palatino"/>
          <w:sz w:val="20"/>
          <w:szCs w:val="20"/>
        </w:rPr>
        <w:t xml:space="preserve">Transcriptomic effects explained the largest proportion of phenotypic variance and delivered the highest prediction accuracies across traits, breeds, and </w:t>
      </w:r>
      <w:r w:rsidR="00660021">
        <w:rPr>
          <w:rFonts w:ascii="Palatino" w:hAnsi="Palatino"/>
          <w:sz w:val="20"/>
          <w:szCs w:val="20"/>
        </w:rPr>
        <w:t>cross-</w:t>
      </w:r>
      <w:r w:rsidRPr="00A658F3">
        <w:rPr>
          <w:rFonts w:ascii="Palatino" w:hAnsi="Palatino"/>
          <w:sz w:val="20"/>
          <w:szCs w:val="20"/>
        </w:rPr>
        <w:t>validation schemes. Although methylomic variance components were often larger than genomic components, this did not translate into superior predictive performance. TBLUP was the best-performing single-omic model, and combining genomic and transcriptomic effects yielded the highest overall accuracies. This pattern is also reflected in the aggregate results (Table S10), where transcriptomic and combined models showed the highest average prediction accuracies, while the inclusion of methylation resulted in small changes in accuracy</w:t>
      </w:r>
      <w:r>
        <w:rPr>
          <w:rFonts w:ascii="Palatino" w:hAnsi="Palatino"/>
          <w:sz w:val="20"/>
          <w:szCs w:val="20"/>
        </w:rPr>
        <w:t>.</w:t>
      </w:r>
    </w:p>
    <w:p w14:paraId="0AABD208" w14:textId="77777777" w:rsidR="00F139BC" w:rsidRPr="001E2543" w:rsidRDefault="00F139BC" w:rsidP="0058633A">
      <w:pPr>
        <w:jc w:val="both"/>
        <w:rPr>
          <w:rFonts w:ascii="Palatino" w:eastAsiaTheme="majorEastAsia" w:hAnsi="Palatino" w:cstheme="majorBidi"/>
          <w:color w:val="0F4761" w:themeColor="accent1" w:themeShade="BF"/>
          <w:sz w:val="28"/>
          <w:szCs w:val="28"/>
        </w:rPr>
      </w:pPr>
    </w:p>
    <w:p w14:paraId="64E7B806" w14:textId="76D25C60" w:rsidR="000347B3" w:rsidRPr="00154759" w:rsidRDefault="00EE13D7" w:rsidP="00154759">
      <w:pPr>
        <w:pStyle w:val="Heading1"/>
        <w:rPr>
          <w:rFonts w:ascii="Segoe UI" w:hAnsi="Segoe UI" w:cs="Segoe UI"/>
          <w:b/>
          <w:bCs/>
          <w:color w:val="000000" w:themeColor="text1"/>
          <w:sz w:val="24"/>
          <w:szCs w:val="24"/>
          <w:rPrChange w:id="144" w:author="Lima Ayres, Levi" w:date="2026-04-07T13:37:00Z" w16du:dateUtc="2026-04-07T11:37:00Z">
            <w:rPr>
              <w:rFonts w:ascii="Palatino" w:hAnsi="Palatino"/>
              <w:sz w:val="20"/>
              <w:szCs w:val="20"/>
            </w:rPr>
          </w:rPrChange>
        </w:rPr>
        <w:pPrChange w:id="145" w:author="Lima Ayres, Levi" w:date="2026-04-07T13:37:00Z" w16du:dateUtc="2026-04-07T11:37:00Z">
          <w:pPr>
            <w:jc w:val="both"/>
          </w:pPr>
        </w:pPrChange>
      </w:pPr>
      <w:r w:rsidRPr="00154759">
        <w:rPr>
          <w:rFonts w:ascii="Segoe UI" w:hAnsi="Segoe UI" w:cs="Segoe UI"/>
          <w:b/>
          <w:bCs/>
          <w:color w:val="000000" w:themeColor="text1"/>
          <w:sz w:val="24"/>
          <w:szCs w:val="24"/>
          <w:rPrChange w:id="146" w:author="Lima Ayres, Levi" w:date="2026-04-07T13:37:00Z" w16du:dateUtc="2026-04-07T11:37:00Z">
            <w:rPr/>
          </w:rPrChange>
        </w:rPr>
        <w:lastRenderedPageBreak/>
        <w:t>Discussion</w:t>
      </w:r>
    </w:p>
    <w:p w14:paraId="3BD30BB7" w14:textId="766D4780" w:rsidR="00B942A3" w:rsidRPr="001E2543" w:rsidRDefault="00B942A3" w:rsidP="00AC306B">
      <w:pPr>
        <w:jc w:val="both"/>
        <w:rPr>
          <w:rFonts w:ascii="Palatino" w:hAnsi="Palatino"/>
          <w:sz w:val="20"/>
          <w:szCs w:val="20"/>
        </w:rPr>
      </w:pPr>
      <w:r w:rsidRPr="001E2543">
        <w:rPr>
          <w:rFonts w:ascii="Palatino" w:hAnsi="Palatino"/>
          <w:sz w:val="20"/>
          <w:szCs w:val="20"/>
        </w:rPr>
        <w:t>To our knowledge, this is the first study in animal breeding to</w:t>
      </w:r>
      <w:r w:rsidR="00980ED3">
        <w:rPr>
          <w:rFonts w:ascii="Palatino" w:hAnsi="Palatino"/>
          <w:sz w:val="20"/>
          <w:szCs w:val="20"/>
        </w:rPr>
        <w:t xml:space="preserve"> </w:t>
      </w:r>
      <w:r w:rsidR="00A37E10">
        <w:rPr>
          <w:rFonts w:ascii="Palatino" w:hAnsi="Palatino"/>
          <w:sz w:val="20"/>
          <w:szCs w:val="20"/>
        </w:rPr>
        <w:t>joint</w:t>
      </w:r>
      <w:r w:rsidR="00980ED3">
        <w:rPr>
          <w:rFonts w:ascii="Palatino" w:hAnsi="Palatino"/>
          <w:sz w:val="20"/>
          <w:szCs w:val="20"/>
        </w:rPr>
        <w:t>ly</w:t>
      </w:r>
      <w:r w:rsidRPr="001E2543">
        <w:rPr>
          <w:rFonts w:ascii="Palatino" w:hAnsi="Palatino"/>
          <w:sz w:val="20"/>
          <w:szCs w:val="20"/>
        </w:rPr>
        <w:t xml:space="preserve"> use genomic, epigenomic, and transcriptomic profiles</w:t>
      </w:r>
      <w:r w:rsidR="00323CC7" w:rsidRPr="001E2543">
        <w:rPr>
          <w:rFonts w:ascii="Palatino" w:hAnsi="Palatino"/>
          <w:sz w:val="20"/>
          <w:szCs w:val="20"/>
        </w:rPr>
        <w:t xml:space="preserve"> measured on the same individuals </w:t>
      </w:r>
      <w:r w:rsidR="00F20BA4" w:rsidRPr="001E2543">
        <w:rPr>
          <w:rFonts w:ascii="Palatino" w:hAnsi="Palatino"/>
          <w:sz w:val="20"/>
          <w:szCs w:val="20"/>
        </w:rPr>
        <w:t>t</w:t>
      </w:r>
      <w:r w:rsidRPr="001E2543">
        <w:rPr>
          <w:rFonts w:ascii="Palatino" w:hAnsi="Palatino"/>
          <w:sz w:val="20"/>
          <w:szCs w:val="20"/>
        </w:rPr>
        <w:t>o predict complex traits.</w:t>
      </w:r>
      <w:r w:rsidR="00323CC7" w:rsidRPr="001E2543">
        <w:rPr>
          <w:rFonts w:ascii="Palatino" w:hAnsi="Palatino"/>
          <w:sz w:val="20"/>
          <w:szCs w:val="20"/>
        </w:rPr>
        <w:t xml:space="preserve"> In this paper</w:t>
      </w:r>
      <w:r w:rsidR="00D15B69">
        <w:rPr>
          <w:rFonts w:ascii="Palatino" w:hAnsi="Palatino"/>
          <w:sz w:val="20"/>
          <w:szCs w:val="20"/>
        </w:rPr>
        <w:t>,</w:t>
      </w:r>
      <w:r w:rsidR="00323CC7" w:rsidRPr="001E2543">
        <w:rPr>
          <w:rFonts w:ascii="Palatino" w:hAnsi="Palatino"/>
          <w:sz w:val="20"/>
          <w:szCs w:val="20"/>
        </w:rPr>
        <w:t xml:space="preserve"> we </w:t>
      </w:r>
      <w:r w:rsidR="00421322">
        <w:rPr>
          <w:rFonts w:ascii="Palatino" w:hAnsi="Palatino"/>
          <w:sz w:val="20"/>
          <w:szCs w:val="20"/>
        </w:rPr>
        <w:t>employed</w:t>
      </w:r>
      <w:r w:rsidR="00026D0C" w:rsidRPr="001E2543">
        <w:rPr>
          <w:rFonts w:ascii="Palatino" w:hAnsi="Palatino"/>
          <w:sz w:val="20"/>
          <w:szCs w:val="20"/>
        </w:rPr>
        <w:t xml:space="preserve"> </w:t>
      </w:r>
      <w:r w:rsidR="004F7222" w:rsidRPr="001E2543">
        <w:rPr>
          <w:rFonts w:ascii="Palatino" w:hAnsi="Palatino"/>
          <w:sz w:val="20"/>
          <w:szCs w:val="20"/>
        </w:rPr>
        <w:t>linear mixed models</w:t>
      </w:r>
      <w:r w:rsidR="00421322">
        <w:rPr>
          <w:rFonts w:ascii="Palatino" w:hAnsi="Palatino"/>
          <w:sz w:val="20"/>
          <w:szCs w:val="20"/>
        </w:rPr>
        <w:t xml:space="preserve"> to do prediction. I</w:t>
      </w:r>
      <w:r w:rsidR="00A73B66">
        <w:rPr>
          <w:rFonts w:ascii="Palatino" w:hAnsi="Palatino"/>
          <w:sz w:val="20"/>
          <w:szCs w:val="20"/>
        </w:rPr>
        <w:t>n the</w:t>
      </w:r>
      <w:r w:rsidR="00D15B69">
        <w:rPr>
          <w:rFonts w:ascii="Palatino" w:hAnsi="Palatino"/>
          <w:sz w:val="20"/>
          <w:szCs w:val="20"/>
        </w:rPr>
        <w:t xml:space="preserve"> companion paper by</w:t>
      </w:r>
      <w:r w:rsidR="00323CC7" w:rsidRPr="001E2543">
        <w:rPr>
          <w:rFonts w:ascii="Palatino" w:hAnsi="Palatino"/>
          <w:sz w:val="20"/>
          <w:szCs w:val="20"/>
        </w:rPr>
        <w:t xml:space="preserve"> </w:t>
      </w:r>
      <w:r w:rsidR="003F52EA">
        <w:rPr>
          <w:rFonts w:ascii="Palatino" w:hAnsi="Palatino"/>
          <w:sz w:val="20"/>
          <w:szCs w:val="20"/>
        </w:rPr>
        <w:t>Vourlaki et al.</w:t>
      </w:r>
      <w:r w:rsidR="00323CC7" w:rsidRPr="001E2543">
        <w:rPr>
          <w:rFonts w:ascii="Palatino" w:hAnsi="Palatino"/>
          <w:sz w:val="20"/>
          <w:szCs w:val="20"/>
        </w:rPr>
        <w:t xml:space="preserve"> </w:t>
      </w:r>
      <w:r w:rsidR="00262DA6" w:rsidRPr="001E2543">
        <w:rPr>
          <w:rFonts w:ascii="Palatino" w:hAnsi="Palatino"/>
          <w:sz w:val="20"/>
          <w:szCs w:val="20"/>
        </w:rPr>
        <w:fldChar w:fldCharType="begin"/>
      </w:r>
      <w:r w:rsidR="00DB0A39">
        <w:rPr>
          <w:rFonts w:ascii="Palatino" w:hAnsi="Palatino"/>
          <w:sz w:val="20"/>
          <w:szCs w:val="20"/>
        </w:rPr>
        <w:instrText xml:space="preserve"> ADDIN EN.CITE &lt;EndNote&gt;&lt;Cite&gt;&lt;Author&gt;Vourlaki&lt;/Author&gt;&lt;Year&gt;2026&lt;/Year&gt;&lt;RecNum&gt;1526&lt;/RecNum&gt;&lt;DisplayText&gt;[30]&lt;/DisplayText&gt;&lt;record&gt;&lt;rec-number&gt;1526&lt;/rec-number&gt;&lt;foreign-keys&gt;&lt;key app="EN" db-id="af29dvpznfrdrke9a0uxa2eprdpvx02xa5es" timestamp="1772722878" guid="692a3c2d-e104-4122-b1e3-42a8fc410de9"&gt;1526&lt;/key&gt;&lt;/foreign-keys&gt;&lt;ref-type name="Journal Article"&gt;17&lt;/ref-type&gt;&lt;contributors&gt;&lt;authors&gt;&lt;author&gt;Vourlaki, I. T.&lt;/author&gt;&lt;author&gt;Piles, M.&lt;/author&gt;&lt;author&gt;Jové-Juncà, T.&lt;/author&gt;&lt;author&gt;Ramayo-Caldas, Y.&lt;/author&gt;&lt;author&gt;Quintanilla, R.&lt;/author&gt;&lt;author&gt;Ballester, M.&lt;/author&gt;&lt;/authors&gt;&lt;/contributors&gt;&lt;titles&gt;&lt;title&gt;Incorporating genomic and transcriptomic effects in joint linear and non-linear structural models for predicting complex traits in pigs&lt;/title&gt;&lt;secondary-title&gt;animal&lt;/secondary-title&gt;&lt;/titles&gt;&lt;periodical&gt;&lt;full-title&gt;Animal&lt;/full-title&gt;&lt;/periodical&gt;&lt;pages&gt;101765&lt;/pages&gt;&lt;volume&gt;20&lt;/volume&gt;&lt;number&gt;3&lt;/number&gt;&lt;keywords&gt;&lt;keyword&gt;Animal breeding&lt;/keyword&gt;&lt;keyword&gt;Bayesian regression&lt;/keyword&gt;&lt;keyword&gt;Feature selection&lt;/keyword&gt;&lt;keyword&gt;Immune traits&lt;/keyword&gt;&lt;keyword&gt;Neural Networks&lt;/keyword&gt;&lt;/keywords&gt;&lt;dates&gt;&lt;year&gt;2026&lt;/year&gt;&lt;pub-dates&gt;&lt;date&gt;2026/03/01/&lt;/date&gt;&lt;/pub-dates&gt;&lt;/dates&gt;&lt;orig-pub&gt;animal&lt;/orig-pub&gt;&lt;isbn&gt;1751-7311&lt;/isbn&gt;&lt;urls&gt;&lt;related-urls&gt;&lt;url&gt;https://www.sciencedirect.com/science/article/pii/S1751731126000121 &lt;/url&gt;&lt;/related-urls&gt;&lt;/urls&gt;&lt;electronic-resource-num&gt;https://doi.org/10.1016/j.animal.2026.101765&lt;/electronic-resource-num&gt;&lt;/record&gt;&lt;/Cite&gt;&lt;/EndNote&gt;</w:instrText>
      </w:r>
      <w:r w:rsidR="00262DA6" w:rsidRPr="001E2543">
        <w:rPr>
          <w:rFonts w:ascii="Palatino" w:hAnsi="Palatino"/>
          <w:sz w:val="20"/>
          <w:szCs w:val="20"/>
        </w:rPr>
        <w:fldChar w:fldCharType="separate"/>
      </w:r>
      <w:r w:rsidR="00DB0A39">
        <w:rPr>
          <w:rFonts w:ascii="Palatino" w:hAnsi="Palatino"/>
          <w:noProof/>
          <w:sz w:val="20"/>
          <w:szCs w:val="20"/>
        </w:rPr>
        <w:t>[30]</w:t>
      </w:r>
      <w:r w:rsidR="00262DA6" w:rsidRPr="001E2543">
        <w:rPr>
          <w:rFonts w:ascii="Palatino" w:hAnsi="Palatino"/>
          <w:sz w:val="20"/>
          <w:szCs w:val="20"/>
        </w:rPr>
        <w:fldChar w:fldCharType="end"/>
      </w:r>
      <w:r w:rsidR="00421322">
        <w:rPr>
          <w:rFonts w:ascii="Palatino" w:hAnsi="Palatino"/>
          <w:sz w:val="20"/>
          <w:szCs w:val="20"/>
        </w:rPr>
        <w:t>, deep learning methods were applied to the same dataset.</w:t>
      </w:r>
    </w:p>
    <w:p w14:paraId="1B98DCBB" w14:textId="2CC98844" w:rsidR="00D42D14" w:rsidRDefault="001B6C69" w:rsidP="00AC306B">
      <w:pPr>
        <w:jc w:val="both"/>
        <w:rPr>
          <w:rFonts w:ascii="Palatino" w:hAnsi="Palatino"/>
          <w:sz w:val="20"/>
          <w:szCs w:val="20"/>
        </w:rPr>
      </w:pPr>
      <w:r w:rsidRPr="001B6C69">
        <w:rPr>
          <w:rFonts w:ascii="Palatino" w:hAnsi="Palatino"/>
          <w:sz w:val="20"/>
          <w:szCs w:val="20"/>
        </w:rPr>
        <w:t>Studies incorporating DNA methylation directly into genomic prediction have</w:t>
      </w:r>
      <w:r>
        <w:rPr>
          <w:rFonts w:ascii="Palatino" w:hAnsi="Palatino"/>
          <w:sz w:val="20"/>
          <w:szCs w:val="20"/>
        </w:rPr>
        <w:t xml:space="preserve"> </w:t>
      </w:r>
      <w:r w:rsidRPr="001B6C69">
        <w:rPr>
          <w:rFonts w:ascii="Palatino" w:hAnsi="Palatino"/>
          <w:sz w:val="20"/>
          <w:szCs w:val="20"/>
        </w:rPr>
        <w:t xml:space="preserve">have been conducted </w:t>
      </w:r>
      <w:r w:rsidR="00D42D14" w:rsidRPr="001E2543">
        <w:rPr>
          <w:rFonts w:ascii="Palatino" w:hAnsi="Palatino"/>
          <w:sz w:val="20"/>
          <w:szCs w:val="20"/>
        </w:rPr>
        <w:t xml:space="preserve">in plant </w:t>
      </w:r>
      <w:r w:rsidR="007C4E0A" w:rsidRPr="001E2543">
        <w:rPr>
          <w:rFonts w:ascii="Palatino" w:hAnsi="Palatino"/>
          <w:sz w:val="20"/>
          <w:szCs w:val="20"/>
        </w:rPr>
        <w:t>species</w:t>
      </w:r>
      <w:r w:rsidR="00D42D14" w:rsidRPr="001E2543">
        <w:rPr>
          <w:rFonts w:ascii="Palatino" w:hAnsi="Palatino"/>
          <w:sz w:val="20"/>
          <w:szCs w:val="20"/>
        </w:rPr>
        <w:t xml:space="preserve">, including </w:t>
      </w:r>
      <w:r w:rsidR="00D42D14" w:rsidRPr="001E2543">
        <w:rPr>
          <w:rFonts w:ascii="Palatino" w:hAnsi="Palatino"/>
          <w:i/>
          <w:iCs/>
          <w:sz w:val="20"/>
          <w:szCs w:val="20"/>
        </w:rPr>
        <w:t>Arabidopsis thaliana</w:t>
      </w:r>
      <w:r w:rsidR="00D42D14" w:rsidRPr="001E2543">
        <w:rPr>
          <w:rFonts w:ascii="Palatino" w:hAnsi="Palatino"/>
          <w:sz w:val="20"/>
          <w:szCs w:val="20"/>
        </w:rPr>
        <w:t xml:space="preserve"> </w:t>
      </w:r>
      <w:r w:rsidR="00D42D14" w:rsidRPr="001E2543">
        <w:rPr>
          <w:rFonts w:ascii="Palatino" w:hAnsi="Palatino"/>
          <w:sz w:val="20"/>
          <w:szCs w:val="20"/>
        </w:rPr>
        <w:fldChar w:fldCharType="begin">
          <w:fldData xml:space="preserve">PEVuZE5vdGU+PENpdGU+PEF1dGhvcj5Db3J0aWpvPC9BdXRob3I+PFllYXI+MjAxNDwvWWVhcj48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PEVuZE5vdGU+PENpdGU+PEF1dGhvcj5Db3J0aWpvPC9BdXRob3I+PFllYXI+MjAxNDwvWWVhcj48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D42D14" w:rsidRPr="001E2543">
        <w:rPr>
          <w:rFonts w:ascii="Palatino" w:hAnsi="Palatino"/>
          <w:sz w:val="20"/>
          <w:szCs w:val="20"/>
        </w:rPr>
      </w:r>
      <w:r w:rsidR="00D42D14" w:rsidRPr="001E2543">
        <w:rPr>
          <w:rFonts w:ascii="Palatino" w:hAnsi="Palatino"/>
          <w:sz w:val="20"/>
          <w:szCs w:val="20"/>
        </w:rPr>
        <w:fldChar w:fldCharType="separate"/>
      </w:r>
      <w:r w:rsidR="00FC4987">
        <w:rPr>
          <w:rFonts w:ascii="Palatino" w:hAnsi="Palatino"/>
          <w:noProof/>
          <w:sz w:val="20"/>
          <w:szCs w:val="20"/>
        </w:rPr>
        <w:t>[31-33]</w:t>
      </w:r>
      <w:r w:rsidR="00D42D14" w:rsidRPr="001E2543">
        <w:rPr>
          <w:rFonts w:ascii="Palatino" w:hAnsi="Palatino"/>
          <w:sz w:val="20"/>
          <w:szCs w:val="20"/>
        </w:rPr>
        <w:fldChar w:fldCharType="end"/>
      </w:r>
      <w:r w:rsidR="00D42D14" w:rsidRPr="001E2543">
        <w:rPr>
          <w:rFonts w:ascii="Palatino" w:hAnsi="Palatino"/>
          <w:sz w:val="20"/>
          <w:szCs w:val="20"/>
        </w:rPr>
        <w:t xml:space="preserve"> and barley (</w:t>
      </w:r>
      <w:r w:rsidR="00D42D14" w:rsidRPr="001E2543">
        <w:rPr>
          <w:rFonts w:ascii="Palatino" w:hAnsi="Palatino"/>
          <w:i/>
          <w:iCs/>
          <w:sz w:val="20"/>
          <w:szCs w:val="20"/>
        </w:rPr>
        <w:t>Hordeum vulgare</w:t>
      </w:r>
      <w:r w:rsidR="00D42D14" w:rsidRPr="001E2543">
        <w:rPr>
          <w:rFonts w:ascii="Palatino" w:hAnsi="Palatino"/>
          <w:sz w:val="20"/>
          <w:szCs w:val="20"/>
        </w:rPr>
        <w:t>)</w:t>
      </w:r>
      <w:r w:rsidR="00507E65">
        <w:rPr>
          <w:rFonts w:ascii="Palatino" w:hAnsi="Palatino"/>
          <w:sz w:val="20"/>
          <w:szCs w:val="20"/>
        </w:rPr>
        <w:t xml:space="preserve"> </w:t>
      </w:r>
      <w:r w:rsidR="00D42D14" w:rsidRPr="001E2543">
        <w:rPr>
          <w:rFonts w:ascii="Palatino" w:hAnsi="Palatino"/>
          <w:sz w:val="20"/>
          <w:szCs w:val="20"/>
        </w:rPr>
        <w:fldChar w:fldCharType="begin">
          <w:fldData xml:space="preserve">PEVuZE5vdGU+PENpdGU+PEF1dGhvcj5IYW5zZW48L0F1dGhvcj48WWVhcj4yMDIyPC9ZZWFyPjxS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PEVuZE5vdGU+PENpdGU+PEF1dGhvcj5IYW5zZW48L0F1dGhvcj48WWVhcj4yMDIyPC9ZZWFyPjxS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D42D14" w:rsidRPr="001E2543">
        <w:rPr>
          <w:rFonts w:ascii="Palatino" w:hAnsi="Palatino"/>
          <w:sz w:val="20"/>
          <w:szCs w:val="20"/>
        </w:rPr>
      </w:r>
      <w:r w:rsidR="00D42D14" w:rsidRPr="001E2543">
        <w:rPr>
          <w:rFonts w:ascii="Palatino" w:hAnsi="Palatino"/>
          <w:sz w:val="20"/>
          <w:szCs w:val="20"/>
        </w:rPr>
        <w:fldChar w:fldCharType="separate"/>
      </w:r>
      <w:r w:rsidR="00FC4987">
        <w:rPr>
          <w:rFonts w:ascii="Palatino" w:hAnsi="Palatino"/>
          <w:noProof/>
          <w:sz w:val="20"/>
          <w:szCs w:val="20"/>
        </w:rPr>
        <w:t>[34, 35]</w:t>
      </w:r>
      <w:r w:rsidR="00D42D14" w:rsidRPr="001E2543">
        <w:rPr>
          <w:rFonts w:ascii="Palatino" w:hAnsi="Palatino"/>
          <w:sz w:val="20"/>
          <w:szCs w:val="20"/>
        </w:rPr>
        <w:fldChar w:fldCharType="end"/>
      </w:r>
      <w:r>
        <w:rPr>
          <w:rFonts w:ascii="Palatino" w:hAnsi="Palatino"/>
          <w:sz w:val="20"/>
          <w:szCs w:val="20"/>
        </w:rPr>
        <w:t>, and</w:t>
      </w:r>
      <w:r w:rsidR="00323CC7" w:rsidRPr="001E2543">
        <w:rPr>
          <w:rFonts w:ascii="Palatino" w:hAnsi="Palatino"/>
          <w:sz w:val="20"/>
          <w:szCs w:val="20"/>
        </w:rPr>
        <w:t xml:space="preserve"> </w:t>
      </w:r>
      <w:r>
        <w:rPr>
          <w:rFonts w:ascii="Palatino" w:hAnsi="Palatino"/>
          <w:sz w:val="20"/>
          <w:szCs w:val="20"/>
        </w:rPr>
        <w:t>on</w:t>
      </w:r>
      <w:r w:rsidR="00323CC7" w:rsidRPr="001E2543">
        <w:rPr>
          <w:rFonts w:ascii="Palatino" w:hAnsi="Palatino"/>
          <w:sz w:val="20"/>
          <w:szCs w:val="20"/>
        </w:rPr>
        <w:t xml:space="preserve"> humans, </w:t>
      </w:r>
      <w:r>
        <w:rPr>
          <w:rFonts w:ascii="Palatino" w:hAnsi="Palatino"/>
          <w:sz w:val="20"/>
          <w:szCs w:val="20"/>
        </w:rPr>
        <w:t xml:space="preserve">where </w:t>
      </w:r>
      <w:r w:rsidR="00323CC7" w:rsidRPr="001E2543">
        <w:rPr>
          <w:rFonts w:ascii="Palatino" w:hAnsi="Palatino"/>
          <w:sz w:val="20"/>
          <w:szCs w:val="20"/>
        </w:rPr>
        <w:t>methylation data have been used to predict traits such as</w:t>
      </w:r>
      <w:r>
        <w:rPr>
          <w:rFonts w:ascii="Palatino" w:hAnsi="Palatino"/>
          <w:sz w:val="20"/>
          <w:szCs w:val="20"/>
        </w:rPr>
        <w:t xml:space="preserve"> biological age</w:t>
      </w:r>
      <w:r w:rsidR="008A5F0F" w:rsidRPr="001E2543">
        <w:rPr>
          <w:rFonts w:ascii="Palatino" w:hAnsi="Palatino"/>
          <w:sz w:val="20"/>
          <w:szCs w:val="20"/>
        </w:rPr>
        <w:t xml:space="preserve">, </w:t>
      </w:r>
      <w:r w:rsidR="00323CC7" w:rsidRPr="001E2543">
        <w:rPr>
          <w:rFonts w:ascii="Palatino" w:hAnsi="Palatino"/>
          <w:sz w:val="20"/>
          <w:szCs w:val="20"/>
        </w:rPr>
        <w:t xml:space="preserve">smoking, </w:t>
      </w:r>
      <w:r w:rsidRPr="001E2543">
        <w:rPr>
          <w:rFonts w:ascii="Palatino" w:hAnsi="Palatino"/>
          <w:sz w:val="20"/>
          <w:szCs w:val="20"/>
        </w:rPr>
        <w:t xml:space="preserve">alcohol intake </w:t>
      </w:r>
      <w:r>
        <w:rPr>
          <w:rFonts w:ascii="Palatino" w:hAnsi="Palatino"/>
          <w:sz w:val="20"/>
          <w:szCs w:val="20"/>
        </w:rPr>
        <w:t xml:space="preserve">, </w:t>
      </w:r>
      <w:r w:rsidR="008A5F0F" w:rsidRPr="001E2543">
        <w:rPr>
          <w:rFonts w:ascii="Palatino" w:hAnsi="Palatino"/>
          <w:sz w:val="20"/>
          <w:szCs w:val="20"/>
        </w:rPr>
        <w:t xml:space="preserve">blood cholesterol, </w:t>
      </w:r>
      <w:r w:rsidR="007C5AA5" w:rsidRPr="001E2543">
        <w:rPr>
          <w:rFonts w:ascii="Palatino" w:hAnsi="Palatino"/>
          <w:sz w:val="20"/>
          <w:szCs w:val="20"/>
        </w:rPr>
        <w:t>body mass index, height</w:t>
      </w:r>
      <w:r w:rsidR="00D1564B" w:rsidRPr="001E2543">
        <w:rPr>
          <w:rFonts w:ascii="Palatino" w:hAnsi="Palatino"/>
          <w:sz w:val="20"/>
          <w:szCs w:val="20"/>
        </w:rPr>
        <w:t>, clinical depression</w:t>
      </w:r>
      <w:r w:rsidR="007C5AA5" w:rsidRPr="001E2543">
        <w:rPr>
          <w:rFonts w:ascii="Palatino" w:hAnsi="Palatino"/>
          <w:sz w:val="20"/>
          <w:szCs w:val="20"/>
        </w:rPr>
        <w:t xml:space="preserve"> </w:t>
      </w:r>
      <w:r w:rsidR="00323CC7" w:rsidRPr="001E2543">
        <w:rPr>
          <w:rFonts w:ascii="Palatino" w:hAnsi="Palatino"/>
          <w:sz w:val="20"/>
          <w:szCs w:val="20"/>
        </w:rPr>
        <w:t>and rheumatoid arthritis</w:t>
      </w:r>
      <w:r w:rsidR="00C01D08" w:rsidRPr="001E2543">
        <w:rPr>
          <w:rFonts w:ascii="Palatino" w:hAnsi="Palatino"/>
          <w:sz w:val="20"/>
          <w:szCs w:val="20"/>
        </w:rPr>
        <w:t xml:space="preserve"> </w:t>
      </w:r>
      <w:commentRangeStart w:id="147"/>
      <w:r w:rsidR="00323CC7" w:rsidRPr="001E2543">
        <w:rPr>
          <w:rFonts w:ascii="Palatino" w:hAnsi="Palatino"/>
          <w:sz w:val="20"/>
          <w:szCs w:val="20"/>
        </w:rPr>
        <w:fldChar w:fldCharType="begin">
          <w:fldData xml:space="preserve">PEVuZE5vdGU+PENpdGU+PEF1dGhvcj5BbWlyaSBSb3VkYmFyPC9BdXRob3I+PFllYXI+MjAyMDwv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PEVuZE5vdGU+PENpdGU+PEF1dGhvcj5BbWlyaSBSb3VkYmFyPC9BdXRob3I+PFllYXI+MjAyMDwv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323CC7" w:rsidRPr="001E2543">
        <w:rPr>
          <w:rFonts w:ascii="Palatino" w:hAnsi="Palatino"/>
          <w:sz w:val="20"/>
          <w:szCs w:val="20"/>
        </w:rPr>
      </w:r>
      <w:r w:rsidR="00323CC7" w:rsidRPr="001E2543">
        <w:rPr>
          <w:rFonts w:ascii="Palatino" w:hAnsi="Palatino"/>
          <w:sz w:val="20"/>
          <w:szCs w:val="20"/>
        </w:rPr>
        <w:fldChar w:fldCharType="separate"/>
      </w:r>
      <w:r w:rsidR="00FC4987">
        <w:rPr>
          <w:rFonts w:ascii="Palatino" w:hAnsi="Palatino"/>
          <w:noProof/>
          <w:sz w:val="20"/>
          <w:szCs w:val="20"/>
        </w:rPr>
        <w:t>[36-41]</w:t>
      </w:r>
      <w:r w:rsidR="00323CC7" w:rsidRPr="001E2543">
        <w:rPr>
          <w:rFonts w:ascii="Palatino" w:hAnsi="Palatino"/>
          <w:sz w:val="20"/>
          <w:szCs w:val="20"/>
        </w:rPr>
        <w:fldChar w:fldCharType="end"/>
      </w:r>
      <w:commentRangeEnd w:id="147"/>
      <w:r w:rsidR="00262DA6" w:rsidRPr="001E2543">
        <w:rPr>
          <w:rStyle w:val="CommentReference"/>
          <w:rFonts w:ascii="Palatino" w:hAnsi="Palatino"/>
          <w:sz w:val="20"/>
          <w:szCs w:val="20"/>
        </w:rPr>
        <w:commentReference w:id="147"/>
      </w:r>
      <w:r w:rsidR="00323CC7" w:rsidRPr="001E2543">
        <w:rPr>
          <w:rFonts w:ascii="Palatino" w:hAnsi="Palatino"/>
          <w:sz w:val="20"/>
          <w:szCs w:val="20"/>
        </w:rPr>
        <w:t>.</w:t>
      </w:r>
      <w:r w:rsidR="003265C1" w:rsidRPr="001E2543">
        <w:rPr>
          <w:rFonts w:ascii="Palatino" w:hAnsi="Palatino"/>
          <w:sz w:val="20"/>
          <w:szCs w:val="20"/>
        </w:rPr>
        <w:t xml:space="preserve"> By </w:t>
      </w:r>
      <w:r>
        <w:rPr>
          <w:rFonts w:ascii="Palatino" w:hAnsi="Palatino"/>
          <w:sz w:val="20"/>
          <w:szCs w:val="20"/>
        </w:rPr>
        <w:t>using</w:t>
      </w:r>
      <w:r w:rsidRPr="001E2543">
        <w:rPr>
          <w:rFonts w:ascii="Palatino" w:hAnsi="Palatino"/>
          <w:sz w:val="20"/>
          <w:szCs w:val="20"/>
        </w:rPr>
        <w:t xml:space="preserve"> </w:t>
      </w:r>
      <w:r w:rsidR="003265C1" w:rsidRPr="001E2543">
        <w:rPr>
          <w:rFonts w:ascii="Palatino" w:hAnsi="Palatino"/>
          <w:sz w:val="20"/>
          <w:szCs w:val="20"/>
        </w:rPr>
        <w:t xml:space="preserve">cytosine methylation </w:t>
      </w:r>
      <w:r>
        <w:rPr>
          <w:rFonts w:ascii="Palatino" w:hAnsi="Palatino"/>
          <w:sz w:val="20"/>
          <w:szCs w:val="20"/>
        </w:rPr>
        <w:t>profiles from RRBS</w:t>
      </w:r>
      <w:r w:rsidR="003265C1" w:rsidRPr="001E2543">
        <w:rPr>
          <w:rFonts w:ascii="Palatino" w:hAnsi="Palatino"/>
          <w:sz w:val="20"/>
          <w:szCs w:val="20"/>
        </w:rPr>
        <w:t xml:space="preserve">, </w:t>
      </w:r>
      <w:r w:rsidR="00262DA6" w:rsidRPr="001E2543">
        <w:rPr>
          <w:rFonts w:ascii="Palatino" w:hAnsi="Palatino"/>
          <w:sz w:val="20"/>
          <w:szCs w:val="20"/>
        </w:rPr>
        <w:t>our</w:t>
      </w:r>
      <w:r w:rsidR="003265C1" w:rsidRPr="001E2543">
        <w:rPr>
          <w:rFonts w:ascii="Palatino" w:hAnsi="Palatino"/>
          <w:sz w:val="20"/>
          <w:szCs w:val="20"/>
        </w:rPr>
        <w:t xml:space="preserve"> study extends this line of inquiry to </w:t>
      </w:r>
      <w:r>
        <w:rPr>
          <w:rFonts w:ascii="Palatino" w:hAnsi="Palatino"/>
          <w:sz w:val="20"/>
          <w:szCs w:val="20"/>
        </w:rPr>
        <w:t>livestock</w:t>
      </w:r>
      <w:r w:rsidR="003265C1" w:rsidRPr="001E2543">
        <w:rPr>
          <w:rFonts w:ascii="Palatino" w:hAnsi="Palatino"/>
          <w:sz w:val="20"/>
          <w:szCs w:val="20"/>
        </w:rPr>
        <w:t>, where multi-omic</w:t>
      </w:r>
      <w:r w:rsidR="00820982" w:rsidRPr="001E2543">
        <w:rPr>
          <w:rFonts w:ascii="Palatino" w:hAnsi="Palatino"/>
          <w:sz w:val="20"/>
          <w:szCs w:val="20"/>
        </w:rPr>
        <w:t>s</w:t>
      </w:r>
      <w:r w:rsidR="003265C1" w:rsidRPr="001E2543">
        <w:rPr>
          <w:rFonts w:ascii="Palatino" w:hAnsi="Palatino"/>
          <w:sz w:val="20"/>
          <w:szCs w:val="20"/>
        </w:rPr>
        <w:t xml:space="preserve"> prediction is beginning to be explored.</w:t>
      </w:r>
    </w:p>
    <w:p w14:paraId="52AA12C6" w14:textId="3C51086D" w:rsidR="00F14A0A" w:rsidRDefault="00A658F3" w:rsidP="00AC306B">
      <w:pPr>
        <w:jc w:val="both"/>
        <w:rPr>
          <w:rFonts w:ascii="Palatino" w:hAnsi="Palatino"/>
          <w:sz w:val="20"/>
          <w:szCs w:val="20"/>
        </w:rPr>
      </w:pPr>
      <w:r>
        <w:rPr>
          <w:rFonts w:ascii="Palatino" w:hAnsi="Palatino"/>
          <w:sz w:val="20"/>
          <w:szCs w:val="20"/>
        </w:rPr>
        <w:t xml:space="preserve">Another line of inquiry are </w:t>
      </w:r>
      <w:r w:rsidR="00F14A0A" w:rsidRPr="001E2543">
        <w:rPr>
          <w:rFonts w:ascii="Palatino" w:hAnsi="Palatino"/>
          <w:sz w:val="20"/>
          <w:szCs w:val="20"/>
        </w:rPr>
        <w:t>studies</w:t>
      </w:r>
      <w:r>
        <w:rPr>
          <w:rFonts w:ascii="Palatino" w:hAnsi="Palatino"/>
          <w:sz w:val="20"/>
          <w:szCs w:val="20"/>
        </w:rPr>
        <w:t xml:space="preserve"> that</w:t>
      </w:r>
      <w:r w:rsidR="00F14A0A" w:rsidRPr="001E2543">
        <w:rPr>
          <w:rFonts w:ascii="Palatino" w:hAnsi="Palatino"/>
          <w:sz w:val="20"/>
          <w:szCs w:val="20"/>
        </w:rPr>
        <w:t xml:space="preserve"> have utilized epigenomic and transcriptomic data to assign weights to SNPs </w:t>
      </w:r>
      <w:r w:rsidR="00F14A0A" w:rsidRPr="001E2543">
        <w:rPr>
          <w:rFonts w:ascii="Palatino" w:hAnsi="Palatino"/>
          <w:sz w:val="20"/>
          <w:szCs w:val="20"/>
        </w:rPr>
        <w:fldChar w:fldCharType="begin">
          <w:fldData xml:space="preserve">PEVuZE5vdGU+PENpdGU+PEF1dGhvcj5Nb2xsYW5kaW48L0F1dGhvcj48WWVhcj4yMDI2PC9ZZWFy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PEVuZE5vdGU+PENpdGU+PEF1dGhvcj5Nb2xsYW5kaW48L0F1dGhvcj48WWVhcj4yMDI2PC9ZZWFy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F14A0A" w:rsidRPr="001E2543">
        <w:rPr>
          <w:rFonts w:ascii="Palatino" w:hAnsi="Palatino"/>
          <w:sz w:val="20"/>
          <w:szCs w:val="20"/>
        </w:rPr>
      </w:r>
      <w:r w:rsidR="00F14A0A" w:rsidRPr="001E2543">
        <w:rPr>
          <w:rFonts w:ascii="Palatino" w:hAnsi="Palatino"/>
          <w:sz w:val="20"/>
          <w:szCs w:val="20"/>
        </w:rPr>
        <w:fldChar w:fldCharType="separate"/>
      </w:r>
      <w:r w:rsidR="00FC4987">
        <w:rPr>
          <w:rFonts w:ascii="Palatino" w:hAnsi="Palatino"/>
          <w:noProof/>
          <w:sz w:val="20"/>
          <w:szCs w:val="20"/>
        </w:rPr>
        <w:t>[42, 43]</w:t>
      </w:r>
      <w:r w:rsidR="00F14A0A" w:rsidRPr="001E2543">
        <w:rPr>
          <w:rFonts w:ascii="Palatino" w:hAnsi="Palatino"/>
          <w:sz w:val="20"/>
          <w:szCs w:val="20"/>
        </w:rPr>
        <w:fldChar w:fldCharType="end"/>
      </w:r>
      <w:r>
        <w:rPr>
          <w:rFonts w:ascii="Palatino" w:hAnsi="Palatino"/>
          <w:sz w:val="20"/>
          <w:szCs w:val="20"/>
        </w:rPr>
        <w:t>.</w:t>
      </w:r>
      <w:r w:rsidR="00F14A0A" w:rsidRPr="001E2543">
        <w:rPr>
          <w:rFonts w:ascii="Palatino" w:hAnsi="Palatino"/>
          <w:sz w:val="20"/>
          <w:szCs w:val="20"/>
        </w:rPr>
        <w:t xml:space="preserve"> </w:t>
      </w:r>
      <w:r>
        <w:rPr>
          <w:rFonts w:ascii="Palatino" w:hAnsi="Palatino"/>
          <w:sz w:val="20"/>
          <w:szCs w:val="20"/>
        </w:rPr>
        <w:t>H</w:t>
      </w:r>
      <w:r w:rsidR="00F14A0A" w:rsidRPr="001E2543">
        <w:rPr>
          <w:rFonts w:ascii="Palatino" w:hAnsi="Palatino"/>
          <w:sz w:val="20"/>
          <w:szCs w:val="20"/>
        </w:rPr>
        <w:t>owever, these omics measurements are typically derived from animals outside the prediction dataset, making their integration indirect.</w:t>
      </w:r>
    </w:p>
    <w:p w14:paraId="0415F2E9" w14:textId="4342CABB" w:rsidR="00503D5E" w:rsidRPr="00154759" w:rsidRDefault="00645DD5" w:rsidP="00154759">
      <w:pPr>
        <w:pStyle w:val="Heading2"/>
        <w:rPr>
          <w:rFonts w:ascii="Segoe UI Semibold" w:hAnsi="Segoe UI Semibold" w:cs="Segoe UI Semibold"/>
          <w:color w:val="000000" w:themeColor="text1"/>
          <w:sz w:val="22"/>
          <w:szCs w:val="22"/>
          <w:rPrChange w:id="148" w:author="Lima Ayres, Levi" w:date="2026-04-07T13:36:00Z" w16du:dateUtc="2026-04-07T11:36:00Z">
            <w:rPr/>
          </w:rPrChange>
        </w:rPr>
        <w:pPrChange w:id="149" w:author="Lima Ayres, Levi" w:date="2026-04-07T13:36:00Z" w16du:dateUtc="2026-04-07T11:36:00Z">
          <w:pPr>
            <w:keepNext/>
            <w:keepLines/>
            <w:spacing w:before="160" w:after="80"/>
            <w:outlineLvl w:val="1"/>
          </w:pPr>
        </w:pPrChange>
      </w:pPr>
      <w:r w:rsidRPr="00154759">
        <w:rPr>
          <w:rFonts w:ascii="Segoe UI Semibold" w:hAnsi="Segoe UI Semibold" w:cs="Segoe UI Semibold"/>
          <w:color w:val="000000" w:themeColor="text1"/>
          <w:sz w:val="22"/>
          <w:szCs w:val="22"/>
          <w:rPrChange w:id="150" w:author="Lima Ayres, Levi" w:date="2026-04-07T13:36:00Z" w16du:dateUtc="2026-04-07T11:36:00Z">
            <w:rPr/>
          </w:rPrChange>
        </w:rPr>
        <w:t>Transcriptomic vs. epigenomic</w:t>
      </w:r>
      <w:r w:rsidR="00347DEF" w:rsidRPr="00154759">
        <w:rPr>
          <w:rFonts w:ascii="Segoe UI Semibold" w:hAnsi="Segoe UI Semibold" w:cs="Segoe UI Semibold"/>
          <w:color w:val="000000" w:themeColor="text1"/>
          <w:sz w:val="22"/>
          <w:szCs w:val="22"/>
          <w:rPrChange w:id="151" w:author="Lima Ayres, Levi" w:date="2026-04-07T13:36:00Z" w16du:dateUtc="2026-04-07T11:36:00Z">
            <w:rPr/>
          </w:rPrChange>
        </w:rPr>
        <w:t xml:space="preserve"> contributions</w:t>
      </w:r>
    </w:p>
    <w:p w14:paraId="5D33C50A" w14:textId="5D476166" w:rsidR="00D53861" w:rsidRPr="001E2543" w:rsidRDefault="003265C1" w:rsidP="003265C1">
      <w:pPr>
        <w:jc w:val="both"/>
        <w:rPr>
          <w:rFonts w:ascii="Palatino" w:hAnsi="Palatino"/>
          <w:sz w:val="20"/>
          <w:szCs w:val="20"/>
        </w:rPr>
      </w:pPr>
      <w:r w:rsidRPr="001E2543">
        <w:rPr>
          <w:rFonts w:ascii="Palatino" w:hAnsi="Palatino"/>
          <w:sz w:val="20"/>
          <w:szCs w:val="20"/>
        </w:rPr>
        <w:t>Among the omics layers</w:t>
      </w:r>
      <w:r w:rsidR="00C84636" w:rsidRPr="001E2543">
        <w:rPr>
          <w:rFonts w:ascii="Palatino" w:hAnsi="Palatino"/>
          <w:sz w:val="20"/>
          <w:szCs w:val="20"/>
        </w:rPr>
        <w:t xml:space="preserve"> we</w:t>
      </w:r>
      <w:r w:rsidRPr="001E2543">
        <w:rPr>
          <w:rFonts w:ascii="Palatino" w:hAnsi="Palatino"/>
          <w:sz w:val="20"/>
          <w:szCs w:val="20"/>
        </w:rPr>
        <w:t xml:space="preserve"> examined, transcriptomic information </w:t>
      </w:r>
      <w:r w:rsidR="00557084" w:rsidRPr="001E2543">
        <w:rPr>
          <w:rFonts w:ascii="Palatino" w:hAnsi="Palatino"/>
          <w:sz w:val="20"/>
          <w:szCs w:val="20"/>
        </w:rPr>
        <w:t xml:space="preserve">explained </w:t>
      </w:r>
      <w:r w:rsidR="0051394C" w:rsidRPr="001E2543">
        <w:rPr>
          <w:rFonts w:ascii="Palatino" w:hAnsi="Palatino"/>
          <w:sz w:val="20"/>
          <w:szCs w:val="20"/>
        </w:rPr>
        <w:t xml:space="preserve">a </w:t>
      </w:r>
      <w:r w:rsidR="00557084" w:rsidRPr="001E2543">
        <w:rPr>
          <w:rFonts w:ascii="Palatino" w:hAnsi="Palatino"/>
          <w:sz w:val="20"/>
          <w:szCs w:val="20"/>
        </w:rPr>
        <w:t xml:space="preserve">considerable </w:t>
      </w:r>
      <w:r w:rsidR="00822D84" w:rsidRPr="001E2543">
        <w:rPr>
          <w:rFonts w:ascii="Palatino" w:hAnsi="Palatino"/>
          <w:sz w:val="20"/>
          <w:szCs w:val="20"/>
        </w:rPr>
        <w:t>proportion</w:t>
      </w:r>
      <w:r w:rsidR="0051394C" w:rsidRPr="001E2543">
        <w:rPr>
          <w:rFonts w:ascii="Palatino" w:hAnsi="Palatino"/>
          <w:sz w:val="20"/>
          <w:szCs w:val="20"/>
        </w:rPr>
        <w:t xml:space="preserve"> of the phenotypic variance and </w:t>
      </w:r>
      <w:r w:rsidRPr="001E2543">
        <w:rPr>
          <w:rFonts w:ascii="Palatino" w:hAnsi="Palatino"/>
          <w:sz w:val="20"/>
          <w:szCs w:val="20"/>
        </w:rPr>
        <w:t xml:space="preserve">yielded the greatest improvements in predictive ability over SNP-based genomic prediction, a finding consistent with recent reports </w:t>
      </w:r>
      <w:r w:rsidR="00D53861" w:rsidRPr="001E2543">
        <w:rPr>
          <w:rFonts w:ascii="Palatino" w:hAnsi="Palatino"/>
          <w:sz w:val="20"/>
          <w:szCs w:val="20"/>
        </w:rPr>
        <w:fldChar w:fldCharType="begin">
          <w:fldData xml:space="preserve">PEVuZE5vdGU+PENpdGU+PEF1dGhvcj5QZXJlejwvQXV0aG9yPjxZZWFyPjIwMjI8L1llYXI+PFJl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PEVuZE5vdGU+PENpdGU+PEF1dGhvcj5QZXJlejwvQXV0aG9yPjxZZWFyPjIwMjI8L1llYXI+PFJl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D53861" w:rsidRPr="001E2543">
        <w:rPr>
          <w:rFonts w:ascii="Palatino" w:hAnsi="Palatino"/>
          <w:sz w:val="20"/>
          <w:szCs w:val="20"/>
        </w:rPr>
      </w:r>
      <w:r w:rsidR="00D53861" w:rsidRPr="001E2543">
        <w:rPr>
          <w:rFonts w:ascii="Palatino" w:hAnsi="Palatino"/>
          <w:sz w:val="20"/>
          <w:szCs w:val="20"/>
        </w:rPr>
        <w:fldChar w:fldCharType="separate"/>
      </w:r>
      <w:r w:rsidR="00FC4987">
        <w:rPr>
          <w:rFonts w:ascii="Palatino" w:hAnsi="Palatino"/>
          <w:noProof/>
          <w:sz w:val="20"/>
          <w:szCs w:val="20"/>
        </w:rPr>
        <w:t>[44-49]</w:t>
      </w:r>
      <w:r w:rsidR="00D53861" w:rsidRPr="001E2543">
        <w:rPr>
          <w:rFonts w:ascii="Palatino" w:hAnsi="Palatino"/>
          <w:sz w:val="20"/>
          <w:szCs w:val="20"/>
        </w:rPr>
        <w:fldChar w:fldCharType="end"/>
      </w:r>
      <w:r w:rsidR="00C01D08" w:rsidRPr="001E2543">
        <w:rPr>
          <w:rFonts w:ascii="Palatino" w:hAnsi="Palatino"/>
          <w:sz w:val="20"/>
          <w:szCs w:val="20"/>
        </w:rPr>
        <w:t>.</w:t>
      </w:r>
      <w:r w:rsidR="00FD770D" w:rsidRPr="001E2543">
        <w:rPr>
          <w:rFonts w:ascii="Palatino" w:hAnsi="Palatino"/>
          <w:sz w:val="20"/>
          <w:szCs w:val="20"/>
        </w:rPr>
        <w:t xml:space="preserve"> DNA methylation, </w:t>
      </w:r>
      <w:r w:rsidR="00F20BA4" w:rsidRPr="001E2543">
        <w:rPr>
          <w:rFonts w:ascii="Palatino" w:hAnsi="Palatino"/>
          <w:sz w:val="20"/>
          <w:szCs w:val="20"/>
        </w:rPr>
        <w:t>on the other hand</w:t>
      </w:r>
      <w:r w:rsidR="00FD770D" w:rsidRPr="001E2543">
        <w:rPr>
          <w:rFonts w:ascii="Palatino" w:hAnsi="Palatino"/>
          <w:sz w:val="20"/>
          <w:szCs w:val="20"/>
        </w:rPr>
        <w:t xml:space="preserve">, </w:t>
      </w:r>
      <w:r w:rsidR="0051394C" w:rsidRPr="001E2543">
        <w:rPr>
          <w:rFonts w:ascii="Palatino" w:hAnsi="Palatino"/>
          <w:sz w:val="20"/>
          <w:szCs w:val="20"/>
        </w:rPr>
        <w:t>explained</w:t>
      </w:r>
      <w:r w:rsidR="005B7CE4" w:rsidRPr="001E2543">
        <w:rPr>
          <w:rFonts w:ascii="Palatino" w:hAnsi="Palatino"/>
          <w:sz w:val="20"/>
          <w:szCs w:val="20"/>
        </w:rPr>
        <w:t xml:space="preserve"> a</w:t>
      </w:r>
      <w:r w:rsidR="0051394C" w:rsidRPr="001E2543">
        <w:rPr>
          <w:rFonts w:ascii="Palatino" w:hAnsi="Palatino"/>
          <w:sz w:val="20"/>
          <w:szCs w:val="20"/>
        </w:rPr>
        <w:t xml:space="preserve"> smaller </w:t>
      </w:r>
      <w:r w:rsidR="00822D84" w:rsidRPr="001E2543">
        <w:rPr>
          <w:rFonts w:ascii="Palatino" w:hAnsi="Palatino"/>
          <w:sz w:val="20"/>
          <w:szCs w:val="20"/>
        </w:rPr>
        <w:t xml:space="preserve">proportion of the phenotypic variance and </w:t>
      </w:r>
      <w:r w:rsidR="00410989" w:rsidRPr="001E2543">
        <w:rPr>
          <w:rFonts w:ascii="Palatino" w:hAnsi="Palatino"/>
          <w:sz w:val="20"/>
          <w:szCs w:val="20"/>
        </w:rPr>
        <w:t xml:space="preserve">provided </w:t>
      </w:r>
      <w:r w:rsidR="00FD770D" w:rsidRPr="001E2543">
        <w:rPr>
          <w:rFonts w:ascii="Palatino" w:hAnsi="Palatino"/>
          <w:sz w:val="20"/>
          <w:szCs w:val="20"/>
        </w:rPr>
        <w:t>modest gains</w:t>
      </w:r>
      <w:r w:rsidR="00410989" w:rsidRPr="001E2543">
        <w:rPr>
          <w:rFonts w:ascii="Palatino" w:hAnsi="Palatino"/>
          <w:sz w:val="20"/>
          <w:szCs w:val="20"/>
        </w:rPr>
        <w:t xml:space="preserve"> in accuracy</w:t>
      </w:r>
      <w:r w:rsidR="00FD770D" w:rsidRPr="001E2543">
        <w:rPr>
          <w:rFonts w:ascii="Palatino" w:hAnsi="Palatino"/>
          <w:sz w:val="20"/>
          <w:szCs w:val="20"/>
        </w:rPr>
        <w:t xml:space="preserve">; it generally underperformed as a standalone predictor but occasionally contributed incremental improvements when combined with other omics layers. This </w:t>
      </w:r>
      <w:r w:rsidR="00F505FF" w:rsidRPr="001E2543">
        <w:rPr>
          <w:rFonts w:ascii="Palatino" w:hAnsi="Palatino"/>
          <w:sz w:val="20"/>
          <w:szCs w:val="20"/>
        </w:rPr>
        <w:t xml:space="preserve">difference </w:t>
      </w:r>
      <w:r w:rsidR="00FD770D" w:rsidRPr="001E2543">
        <w:rPr>
          <w:rFonts w:ascii="Palatino" w:hAnsi="Palatino"/>
          <w:sz w:val="20"/>
          <w:szCs w:val="20"/>
        </w:rPr>
        <w:t>may reflect the closer functional proximity of gene expression to phenotypic outcomes: transcriptomic profiles capture variation that is already downstream of both genetic and epigenetic regulation, and may therefore carry more trait-relevant signal.</w:t>
      </w:r>
      <w:r w:rsidR="00655DAA" w:rsidRPr="001E2543">
        <w:rPr>
          <w:rFonts w:ascii="Palatino" w:hAnsi="Palatino"/>
          <w:sz w:val="20"/>
          <w:szCs w:val="20"/>
        </w:rPr>
        <w:t xml:space="preserve"> </w:t>
      </w:r>
      <w:r w:rsidR="00562385" w:rsidRPr="001E2543">
        <w:rPr>
          <w:rFonts w:ascii="Palatino" w:hAnsi="Palatino"/>
          <w:sz w:val="20"/>
          <w:szCs w:val="20"/>
        </w:rPr>
        <w:t>Nevertheless, given that methylation is associated with the regulation of gene expression, its impact on phenotypic variance is expected to be mediated, at least in part, through gene expression. Based on this, we may expect a similar contribution of the methylome and transcriptome to phenotypic variance. In this respect, the observed differences in variance explained may in part be explained by the nature of the two data sources. Transcriptomic data is naturally limited to variation in gene activity and is focused on the functional genome, while the methylation profiles used here were designed to capture genome-wide variation rather than focusing on functional regions (e.g., promoters or enhancers). This</w:t>
      </w:r>
      <w:r w:rsidR="00FC4987">
        <w:rPr>
          <w:rFonts w:ascii="Palatino" w:hAnsi="Palatino"/>
          <w:sz w:val="20"/>
          <w:szCs w:val="20"/>
        </w:rPr>
        <w:t xml:space="preserve"> could</w:t>
      </w:r>
      <w:r w:rsidR="00562385" w:rsidRPr="001E2543">
        <w:rPr>
          <w:rFonts w:ascii="Palatino" w:hAnsi="Palatino"/>
          <w:sz w:val="20"/>
          <w:szCs w:val="20"/>
        </w:rPr>
        <w:t xml:space="preserve"> suggest that modelling the impact of epigenetic effects on phenotypic variance may be improved by focusing on regions with defined functionality.</w:t>
      </w:r>
    </w:p>
    <w:p w14:paraId="3AD07194" w14:textId="77777777" w:rsidR="0069629B" w:rsidRPr="00FA34C9" w:rsidRDefault="0069629B" w:rsidP="00512459">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Effect of the number of CpG sites</w:t>
      </w:r>
    </w:p>
    <w:p w14:paraId="26631710" w14:textId="7D2E40FB" w:rsidR="008A101F" w:rsidRPr="001E2543" w:rsidRDefault="006B603B" w:rsidP="008A101F">
      <w:pPr>
        <w:pStyle w:val="Heading2"/>
        <w:jc w:val="both"/>
        <w:rPr>
          <w:rFonts w:ascii="Palatino" w:eastAsia="MS Mincho" w:hAnsi="Palatino"/>
          <w:color w:val="000000" w:themeColor="text1"/>
          <w:sz w:val="20"/>
          <w:szCs w:val="20"/>
        </w:rPr>
      </w:pPr>
      <w:r w:rsidRPr="001E2543">
        <w:rPr>
          <w:rFonts w:ascii="Palatino" w:eastAsia="MS Mincho" w:hAnsi="Palatino" w:cstheme="minorBidi"/>
          <w:color w:val="000000" w:themeColor="text1"/>
          <w:sz w:val="20"/>
          <w:szCs w:val="20"/>
        </w:rPr>
        <w:t xml:space="preserve">Reducing the number of CpG sites from </w:t>
      </w:r>
      <w:r w:rsidR="00563183" w:rsidRPr="001E2543">
        <w:rPr>
          <w:rFonts w:ascii="Palatino" w:eastAsia="MS Mincho" w:hAnsi="Palatino" w:cstheme="minorBidi"/>
          <w:color w:val="000000" w:themeColor="text1"/>
          <w:sz w:val="20"/>
          <w:szCs w:val="20"/>
        </w:rPr>
        <w:t xml:space="preserve">approximately </w:t>
      </w:r>
      <w:r w:rsidRPr="001E2543">
        <w:rPr>
          <w:rFonts w:ascii="Palatino" w:eastAsia="MS Mincho" w:hAnsi="Palatino" w:cstheme="minorBidi"/>
          <w:color w:val="000000" w:themeColor="text1"/>
          <w:sz w:val="20"/>
          <w:szCs w:val="20"/>
        </w:rPr>
        <w:t xml:space="preserve">1 million to </w:t>
      </w:r>
      <w:r w:rsidR="00563183" w:rsidRPr="001E2543">
        <w:rPr>
          <w:rFonts w:ascii="Palatino" w:eastAsia="MS Mincho" w:hAnsi="Palatino" w:cstheme="minorBidi"/>
          <w:color w:val="000000" w:themeColor="text1"/>
          <w:sz w:val="20"/>
          <w:szCs w:val="20"/>
        </w:rPr>
        <w:t xml:space="preserve">approximately </w:t>
      </w:r>
      <w:r w:rsidRPr="001E2543">
        <w:rPr>
          <w:rFonts w:ascii="Palatino" w:eastAsia="MS Mincho" w:hAnsi="Palatino" w:cstheme="minorBidi"/>
          <w:color w:val="000000" w:themeColor="text1"/>
          <w:sz w:val="20"/>
          <w:szCs w:val="20"/>
        </w:rPr>
        <w:t>16</w:t>
      </w:r>
      <w:r w:rsidR="0023733F" w:rsidRPr="001E2543">
        <w:rPr>
          <w:rFonts w:ascii="Palatino" w:eastAsia="MS Mincho" w:hAnsi="Palatino" w:cstheme="minorBidi"/>
          <w:color w:val="000000" w:themeColor="text1"/>
          <w:sz w:val="20"/>
          <w:szCs w:val="20"/>
        </w:rPr>
        <w:t xml:space="preserve"> thousand</w:t>
      </w:r>
      <w:r w:rsidRPr="001E2543">
        <w:rPr>
          <w:rFonts w:ascii="Palatino" w:eastAsia="MS Mincho" w:hAnsi="Palatino" w:cstheme="minorBidi"/>
          <w:color w:val="000000" w:themeColor="text1"/>
          <w:sz w:val="20"/>
          <w:szCs w:val="20"/>
        </w:rPr>
        <w:t xml:space="preserve"> had model-</w:t>
      </w:r>
      <w:r w:rsidR="004215E1">
        <w:rPr>
          <w:rFonts w:ascii="Palatino" w:eastAsia="MS Mincho" w:hAnsi="Palatino" w:cstheme="minorBidi"/>
          <w:color w:val="000000" w:themeColor="text1"/>
          <w:sz w:val="20"/>
          <w:szCs w:val="20"/>
        </w:rPr>
        <w:t>and trait-</w:t>
      </w:r>
      <w:r w:rsidRPr="001E2543">
        <w:rPr>
          <w:rFonts w:ascii="Palatino" w:eastAsia="MS Mincho" w:hAnsi="Palatino" w:cstheme="minorBidi"/>
          <w:color w:val="000000" w:themeColor="text1"/>
          <w:sz w:val="20"/>
          <w:szCs w:val="20"/>
        </w:rPr>
        <w:t>dependent effects on predictive performance. In methylomic-only models (MBLUP), the reduced CpG set consistently gave higher prediction accuracies across traits,</w:t>
      </w:r>
      <w:r w:rsidR="00730C41" w:rsidRPr="001E2543">
        <w:rPr>
          <w:rFonts w:ascii="Palatino" w:eastAsia="MS Mincho" w:hAnsi="Palatino" w:cstheme="minorBidi"/>
          <w:color w:val="000000" w:themeColor="text1"/>
          <w:sz w:val="20"/>
          <w:szCs w:val="20"/>
        </w:rPr>
        <w:t xml:space="preserve"> breeds, and</w:t>
      </w:r>
      <w:r w:rsidRPr="001E2543">
        <w:rPr>
          <w:rFonts w:ascii="Palatino" w:eastAsia="MS Mincho" w:hAnsi="Palatino" w:cstheme="minorBidi"/>
          <w:color w:val="000000" w:themeColor="text1"/>
          <w:sz w:val="20"/>
          <w:szCs w:val="20"/>
        </w:rPr>
        <w:t xml:space="preserve"> cross-validation schemes (Tables S</w:t>
      </w:r>
      <w:r w:rsidR="004215E1">
        <w:rPr>
          <w:rFonts w:ascii="Palatino" w:eastAsia="MS Mincho" w:hAnsi="Palatino" w:cstheme="minorBidi"/>
          <w:color w:val="000000" w:themeColor="text1"/>
          <w:sz w:val="20"/>
          <w:szCs w:val="20"/>
        </w:rPr>
        <w:t>4</w:t>
      </w:r>
      <w:r w:rsidRPr="001E2543">
        <w:rPr>
          <w:rFonts w:ascii="Palatino" w:eastAsia="MS Mincho" w:hAnsi="Palatino" w:cstheme="minorBidi"/>
          <w:color w:val="000000" w:themeColor="text1"/>
          <w:sz w:val="20"/>
          <w:szCs w:val="20"/>
        </w:rPr>
        <w:t>–S</w:t>
      </w:r>
      <w:r w:rsidR="004215E1">
        <w:rPr>
          <w:rFonts w:ascii="Palatino" w:eastAsia="MS Mincho" w:hAnsi="Palatino" w:cstheme="minorBidi"/>
          <w:color w:val="000000" w:themeColor="text1"/>
          <w:sz w:val="20"/>
          <w:szCs w:val="20"/>
        </w:rPr>
        <w:t>8</w:t>
      </w:r>
      <w:r w:rsidRPr="001E2543">
        <w:rPr>
          <w:rFonts w:ascii="Palatino" w:eastAsia="MS Mincho" w:hAnsi="Palatino" w:cstheme="minorBidi"/>
          <w:color w:val="000000" w:themeColor="text1"/>
          <w:sz w:val="20"/>
          <w:szCs w:val="20"/>
        </w:rPr>
        <w:t xml:space="preserve">), with the largest differences observed for </w:t>
      </w:r>
      <w:r w:rsidR="004215E1">
        <w:rPr>
          <w:rFonts w:ascii="Palatino" w:eastAsia="MS Mincho" w:hAnsi="Palatino" w:cstheme="minorBidi"/>
          <w:color w:val="000000" w:themeColor="text1"/>
          <w:sz w:val="20"/>
          <w:szCs w:val="20"/>
        </w:rPr>
        <w:t>STR</w:t>
      </w:r>
      <w:r w:rsidRPr="001E2543">
        <w:rPr>
          <w:rFonts w:ascii="Palatino" w:eastAsia="MS Mincho" w:hAnsi="Palatino" w:cstheme="minorBidi"/>
          <w:color w:val="000000" w:themeColor="text1"/>
          <w:sz w:val="20"/>
          <w:szCs w:val="20"/>
        </w:rPr>
        <w:t>, the trait with</w:t>
      </w:r>
      <w:r w:rsidR="004215E1">
        <w:rPr>
          <w:rFonts w:ascii="Palatino" w:eastAsia="MS Mincho" w:hAnsi="Palatino" w:cstheme="minorBidi"/>
          <w:color w:val="000000" w:themeColor="text1"/>
          <w:sz w:val="20"/>
          <w:szCs w:val="20"/>
        </w:rPr>
        <w:t xml:space="preserve"> the</w:t>
      </w:r>
      <w:r w:rsidRPr="001E2543">
        <w:rPr>
          <w:rFonts w:ascii="Palatino" w:eastAsia="MS Mincho" w:hAnsi="Palatino" w:cstheme="minorBidi"/>
          <w:color w:val="000000" w:themeColor="text1"/>
          <w:sz w:val="20"/>
          <w:szCs w:val="20"/>
        </w:rPr>
        <w:t xml:space="preserve"> lowest heritability. </w:t>
      </w:r>
      <w:r w:rsidR="00204640" w:rsidRPr="001E2543">
        <w:rPr>
          <w:rFonts w:ascii="Palatino" w:eastAsia="MS Mincho" w:hAnsi="Palatino" w:cstheme="minorBidi"/>
          <w:color w:val="000000" w:themeColor="text1"/>
          <w:sz w:val="20"/>
          <w:szCs w:val="20"/>
        </w:rPr>
        <w:t>M</w:t>
      </w:r>
      <w:r w:rsidR="0023733F" w:rsidRPr="001E2543">
        <w:rPr>
          <w:rFonts w:ascii="Palatino" w:eastAsia="MS Mincho" w:hAnsi="Palatino" w:cstheme="minorBidi"/>
          <w:color w:val="000000" w:themeColor="text1"/>
          <w:sz w:val="20"/>
          <w:szCs w:val="20"/>
        </w:rPr>
        <w:t>o</w:t>
      </w:r>
      <w:r w:rsidRPr="001E2543">
        <w:rPr>
          <w:rFonts w:ascii="Palatino" w:eastAsia="MS Mincho" w:hAnsi="Palatino" w:cstheme="minorBidi"/>
          <w:color w:val="000000" w:themeColor="text1"/>
          <w:sz w:val="20"/>
          <w:szCs w:val="20"/>
        </w:rPr>
        <w:t>dels with transcriptomic information (TMBLUP and GTMBLUP) showed almost identical results for both CpG sets, while models combining genomic and methylation information (GMBLUP and G</w:t>
      </w:r>
      <w:r w:rsidR="008A101F" w:rsidRPr="001E2543">
        <w:rPr>
          <w:rFonts w:ascii="Palatino" w:eastAsia="MS Mincho" w:hAnsi="Palatino" w:cstheme="minorBidi"/>
          <w:color w:val="000000" w:themeColor="text1"/>
          <w:sz w:val="20"/>
          <w:szCs w:val="20"/>
        </w:rPr>
        <w:t>x</w:t>
      </w:r>
      <w:r w:rsidRPr="001E2543">
        <w:rPr>
          <w:rFonts w:ascii="Palatino" w:eastAsia="MS Mincho" w:hAnsi="Palatino" w:cstheme="minorBidi"/>
          <w:color w:val="000000" w:themeColor="text1"/>
          <w:sz w:val="20"/>
          <w:szCs w:val="20"/>
        </w:rPr>
        <w:t>MBLUP) showed</w:t>
      </w:r>
      <w:r w:rsidR="008A101F" w:rsidRPr="001E2543">
        <w:rPr>
          <w:rFonts w:ascii="Palatino" w:eastAsia="MS Mincho" w:hAnsi="Palatino" w:cstheme="minorBidi"/>
          <w:color w:val="000000" w:themeColor="text1"/>
          <w:sz w:val="20"/>
          <w:szCs w:val="20"/>
        </w:rPr>
        <w:t xml:space="preserve"> often</w:t>
      </w:r>
      <w:r w:rsidRPr="001E2543">
        <w:rPr>
          <w:rFonts w:ascii="Palatino" w:eastAsia="MS Mincho" w:hAnsi="Palatino" w:cstheme="minorBidi"/>
          <w:color w:val="000000" w:themeColor="text1"/>
          <w:sz w:val="20"/>
          <w:szCs w:val="20"/>
        </w:rPr>
        <w:t xml:space="preserve"> small and inconsistent differences.</w:t>
      </w:r>
      <w:r w:rsidR="008A101F" w:rsidRPr="001E2543">
        <w:rPr>
          <w:rFonts w:ascii="Palatino" w:eastAsia="MS Mincho" w:hAnsi="Palatino" w:cstheme="minorBidi"/>
          <w:color w:val="000000" w:themeColor="text1"/>
          <w:sz w:val="20"/>
          <w:szCs w:val="20"/>
        </w:rPr>
        <w:t xml:space="preserve"> </w:t>
      </w:r>
      <w:r w:rsidRPr="001E2543">
        <w:rPr>
          <w:rFonts w:ascii="Palatino" w:eastAsia="MS Mincho" w:hAnsi="Palatino"/>
          <w:color w:val="000000" w:themeColor="text1"/>
          <w:sz w:val="20"/>
          <w:szCs w:val="20"/>
        </w:rPr>
        <w:t xml:space="preserve">The high correlation between </w:t>
      </w:r>
      <w:r w:rsidR="00563183" w:rsidRPr="001E2543">
        <w:rPr>
          <w:rFonts w:ascii="Palatino" w:hAnsi="Palatino"/>
          <w:color w:val="000000" w:themeColor="text1"/>
          <w:sz w:val="20"/>
          <w:szCs w:val="20"/>
        </w:rPr>
        <w:t xml:space="preserve">off-diagonal elements of the </w:t>
      </w:r>
      <w:r w:rsidRPr="001E2543">
        <w:rPr>
          <w:rFonts w:ascii="Palatino" w:eastAsia="MS Mincho" w:hAnsi="Palatino"/>
          <w:color w:val="000000" w:themeColor="text1"/>
          <w:sz w:val="20"/>
          <w:szCs w:val="20"/>
        </w:rPr>
        <w:t xml:space="preserve">methylation relationship matrices from the </w:t>
      </w:r>
      <w:r w:rsidR="0058552F" w:rsidRPr="001E2543">
        <w:rPr>
          <w:rFonts w:ascii="Palatino" w:eastAsia="MS Mincho" w:hAnsi="Palatino"/>
          <w:color w:val="000000" w:themeColor="text1"/>
          <w:sz w:val="20"/>
          <w:szCs w:val="20"/>
        </w:rPr>
        <w:t>full</w:t>
      </w:r>
      <w:r w:rsidRPr="001E2543">
        <w:rPr>
          <w:rFonts w:ascii="Palatino" w:eastAsia="MS Mincho" w:hAnsi="Palatino"/>
          <w:color w:val="000000" w:themeColor="text1"/>
          <w:sz w:val="20"/>
          <w:szCs w:val="20"/>
        </w:rPr>
        <w:t xml:space="preserve"> and </w:t>
      </w:r>
      <w:r w:rsidR="0058552F" w:rsidRPr="001E2543">
        <w:rPr>
          <w:rFonts w:ascii="Palatino" w:eastAsia="MS Mincho" w:hAnsi="Palatino"/>
          <w:color w:val="000000" w:themeColor="text1"/>
          <w:sz w:val="20"/>
          <w:szCs w:val="20"/>
        </w:rPr>
        <w:t xml:space="preserve">reduced </w:t>
      </w:r>
      <w:r w:rsidRPr="001E2543">
        <w:rPr>
          <w:rFonts w:ascii="Palatino" w:eastAsia="MS Mincho" w:hAnsi="Palatino"/>
          <w:color w:val="000000" w:themeColor="text1"/>
          <w:sz w:val="20"/>
          <w:szCs w:val="20"/>
        </w:rPr>
        <w:t>CpG sets (</w:t>
      </w:r>
      <w:r w:rsidRPr="001E2543">
        <w:rPr>
          <w:rFonts w:ascii="Palatino" w:eastAsia="MS Mincho" w:hAnsi="Palatino"/>
          <w:i/>
          <w:iCs/>
          <w:color w:val="000000" w:themeColor="text1"/>
          <w:sz w:val="20"/>
          <w:szCs w:val="20"/>
        </w:rPr>
        <w:t>r</w:t>
      </w:r>
      <w:r w:rsidR="008A101F" w:rsidRPr="001E2543">
        <w:rPr>
          <w:rFonts w:ascii="Palatino" w:eastAsia="MS Mincho" w:hAnsi="Palatino"/>
          <w:i/>
          <w:iCs/>
          <w:color w:val="000000" w:themeColor="text1"/>
          <w:sz w:val="20"/>
          <w:szCs w:val="20"/>
        </w:rPr>
        <w:t xml:space="preserve"> </w:t>
      </w:r>
      <w:r w:rsidRPr="001E2543">
        <w:rPr>
          <w:rFonts w:ascii="Palatino" w:eastAsia="MS Mincho" w:hAnsi="Palatino"/>
          <w:color w:val="000000" w:themeColor="text1"/>
          <w:sz w:val="20"/>
          <w:szCs w:val="20"/>
        </w:rPr>
        <w:t>=</w:t>
      </w:r>
      <w:r w:rsidR="008A101F" w:rsidRPr="001E2543">
        <w:rPr>
          <w:rFonts w:ascii="Palatino" w:eastAsia="MS Mincho" w:hAnsi="Palatino"/>
          <w:color w:val="000000" w:themeColor="text1"/>
          <w:sz w:val="20"/>
          <w:szCs w:val="20"/>
        </w:rPr>
        <w:t xml:space="preserve"> </w:t>
      </w:r>
      <w:r w:rsidRPr="001E2543">
        <w:rPr>
          <w:rFonts w:ascii="Palatino" w:eastAsia="MS Mincho" w:hAnsi="Palatino"/>
          <w:color w:val="000000" w:themeColor="text1"/>
          <w:sz w:val="20"/>
          <w:szCs w:val="20"/>
        </w:rPr>
        <w:t>0.91) indicates that the smaller set capture</w:t>
      </w:r>
      <w:r w:rsidR="00AC0206" w:rsidRPr="001E2543">
        <w:rPr>
          <w:rFonts w:ascii="Palatino" w:eastAsia="MS Mincho" w:hAnsi="Palatino"/>
          <w:color w:val="000000" w:themeColor="text1"/>
          <w:sz w:val="20"/>
          <w:szCs w:val="20"/>
        </w:rPr>
        <w:t>d</w:t>
      </w:r>
      <w:r w:rsidRPr="001E2543">
        <w:rPr>
          <w:rFonts w:ascii="Palatino" w:eastAsia="MS Mincho" w:hAnsi="Palatino"/>
          <w:color w:val="000000" w:themeColor="text1"/>
          <w:sz w:val="20"/>
          <w:szCs w:val="20"/>
        </w:rPr>
        <w:t xml:space="preserve"> most of the similarity among animals.</w:t>
      </w:r>
      <w:r w:rsidR="00562385" w:rsidRPr="001E2543">
        <w:rPr>
          <w:rFonts w:ascii="Palatino" w:eastAsia="MS Mincho" w:hAnsi="Palatino"/>
          <w:color w:val="000000" w:themeColor="text1"/>
          <w:sz w:val="20"/>
          <w:szCs w:val="20"/>
        </w:rPr>
        <w:t xml:space="preserve"> </w:t>
      </w:r>
      <w:r w:rsidR="00025200" w:rsidRPr="00025200">
        <w:rPr>
          <w:rFonts w:ascii="Palatino" w:eastAsia="MS Mincho" w:hAnsi="Palatino"/>
          <w:i/>
          <w:iCs/>
          <w:color w:val="000000" w:themeColor="text1"/>
          <w:sz w:val="20"/>
          <w:szCs w:val="20"/>
        </w:rPr>
        <w:t xml:space="preserve">&lt;Note from Levi to himself: </w:t>
      </w:r>
      <w:r w:rsidR="00562385" w:rsidRPr="00025200">
        <w:rPr>
          <w:rFonts w:ascii="Palatino" w:eastAsia="MS Mincho" w:hAnsi="Palatino"/>
          <w:i/>
          <w:iCs/>
          <w:color w:val="000000" w:themeColor="text1"/>
          <w:sz w:val="20"/>
          <w:szCs w:val="20"/>
        </w:rPr>
        <w:t>MAF filtering comparable to selecting most variable sites?</w:t>
      </w:r>
      <w:r w:rsidR="00025200" w:rsidRPr="00025200">
        <w:rPr>
          <w:rFonts w:ascii="Palatino" w:eastAsia="MS Mincho" w:hAnsi="Palatino"/>
          <w:i/>
          <w:iCs/>
          <w:color w:val="000000" w:themeColor="text1"/>
          <w:sz w:val="20"/>
          <w:szCs w:val="20"/>
        </w:rPr>
        <w:t>&gt;</w:t>
      </w:r>
    </w:p>
    <w:p w14:paraId="7F2B98E5" w14:textId="5EB1EA55" w:rsidR="00262DA6" w:rsidRPr="00957B68" w:rsidRDefault="008B2389" w:rsidP="008B2389">
      <w:pPr>
        <w:rPr>
          <w:rFonts w:ascii="Courier New" w:hAnsi="Courier New" w:cs="Courier New"/>
          <w:sz w:val="20"/>
          <w:szCs w:val="20"/>
        </w:rPr>
      </w:pPr>
      <w:r w:rsidRPr="00957B68">
        <w:rPr>
          <w:rFonts w:ascii="Courier New" w:hAnsi="Courier New" w:cs="Courier New"/>
          <w:sz w:val="20"/>
          <w:szCs w:val="20"/>
        </w:rPr>
        <w:t>[</w:t>
      </w:r>
      <w:r w:rsidR="00262DA6" w:rsidRPr="00957B68">
        <w:rPr>
          <w:rFonts w:ascii="Courier New" w:hAnsi="Courier New" w:cs="Courier New"/>
          <w:sz w:val="20"/>
          <w:szCs w:val="20"/>
        </w:rPr>
        <w:t>Insert figure Plot or histogram Wait for Marias opinion Perhaps mention it</w:t>
      </w:r>
      <w:r w:rsidRPr="00957B68">
        <w:rPr>
          <w:rFonts w:ascii="Courier New" w:hAnsi="Courier New" w:cs="Courier New"/>
          <w:sz w:val="20"/>
          <w:szCs w:val="20"/>
        </w:rPr>
        <w:t xml:space="preserve"> perhaps</w:t>
      </w:r>
      <w:r w:rsidR="00262DA6" w:rsidRPr="00957B68">
        <w:rPr>
          <w:rFonts w:ascii="Courier New" w:hAnsi="Courier New" w:cs="Courier New"/>
          <w:sz w:val="20"/>
          <w:szCs w:val="20"/>
        </w:rPr>
        <w:t xml:space="preserve"> </w:t>
      </w:r>
      <w:r w:rsidRPr="00957B68">
        <w:rPr>
          <w:rFonts w:ascii="Courier New" w:hAnsi="Courier New" w:cs="Courier New"/>
          <w:sz w:val="20"/>
          <w:szCs w:val="20"/>
        </w:rPr>
        <w:t>results from contamination]</w:t>
      </w:r>
    </w:p>
    <w:p w14:paraId="413577E7" w14:textId="2EBE17E0" w:rsidR="00B649BA" w:rsidRPr="001E2543" w:rsidRDefault="00353BAA" w:rsidP="008A101F">
      <w:pPr>
        <w:pStyle w:val="Heading2"/>
        <w:jc w:val="both"/>
        <w:rPr>
          <w:rFonts w:ascii="Palatino" w:eastAsia="MS Mincho" w:hAnsi="Palatino"/>
          <w:color w:val="000000" w:themeColor="text1"/>
          <w:sz w:val="20"/>
          <w:szCs w:val="20"/>
        </w:rPr>
      </w:pPr>
      <w:r w:rsidRPr="001E2543">
        <w:rPr>
          <w:rFonts w:ascii="Palatino" w:hAnsi="Palatino"/>
          <w:color w:val="000000" w:themeColor="text1"/>
          <w:sz w:val="20"/>
          <w:szCs w:val="20"/>
        </w:rPr>
        <w:lastRenderedPageBreak/>
        <w:t xml:space="preserve">These results support the feasibility of using reduced-density methylation </w:t>
      </w:r>
      <w:r w:rsidR="00BA56FD" w:rsidRPr="001E2543">
        <w:rPr>
          <w:rFonts w:ascii="Palatino" w:hAnsi="Palatino"/>
          <w:color w:val="000000" w:themeColor="text1"/>
          <w:sz w:val="20"/>
          <w:szCs w:val="20"/>
        </w:rPr>
        <w:t>microarrays</w:t>
      </w:r>
      <w:r w:rsidR="003E17F2" w:rsidRPr="001E2543">
        <w:rPr>
          <w:rFonts w:ascii="Palatino" w:hAnsi="Palatino"/>
          <w:color w:val="000000" w:themeColor="text1"/>
          <w:sz w:val="20"/>
          <w:szCs w:val="20"/>
        </w:rPr>
        <w:t xml:space="preserve"> </w:t>
      </w:r>
      <w:r w:rsidRPr="001E2543">
        <w:rPr>
          <w:rFonts w:ascii="Palatino" w:hAnsi="Palatino"/>
          <w:color w:val="000000" w:themeColor="text1"/>
          <w:sz w:val="20"/>
          <w:szCs w:val="20"/>
        </w:rPr>
        <w:t>for prediction,</w:t>
      </w:r>
      <w:r w:rsidR="001D4473" w:rsidRPr="001E2543">
        <w:rPr>
          <w:rFonts w:ascii="Palatino" w:hAnsi="Palatino"/>
          <w:color w:val="000000" w:themeColor="text1"/>
          <w:sz w:val="20"/>
          <w:szCs w:val="20"/>
        </w:rPr>
        <w:t xml:space="preserve"> </w:t>
      </w:r>
      <w:r w:rsidRPr="001E2543">
        <w:rPr>
          <w:rFonts w:ascii="Palatino" w:hAnsi="Palatino"/>
          <w:color w:val="000000" w:themeColor="text1"/>
          <w:sz w:val="20"/>
          <w:szCs w:val="20"/>
        </w:rPr>
        <w:t xml:space="preserve">as </w:t>
      </w:r>
      <w:r w:rsidR="00846FF4" w:rsidRPr="001E2543">
        <w:rPr>
          <w:rFonts w:ascii="Palatino" w:hAnsi="Palatino"/>
          <w:color w:val="000000" w:themeColor="text1"/>
          <w:sz w:val="20"/>
          <w:szCs w:val="20"/>
        </w:rPr>
        <w:t>recently developed</w:t>
      </w:r>
      <w:r w:rsidRPr="001E2543">
        <w:rPr>
          <w:rFonts w:ascii="Palatino" w:hAnsi="Palatino"/>
          <w:color w:val="000000" w:themeColor="text1"/>
          <w:sz w:val="20"/>
          <w:szCs w:val="20"/>
        </w:rPr>
        <w:t xml:space="preserve"> in the </w:t>
      </w:r>
      <w:r w:rsidR="0078259E" w:rsidRPr="001E2543">
        <w:rPr>
          <w:rFonts w:ascii="Palatino" w:hAnsi="Palatino"/>
          <w:color w:val="000000" w:themeColor="text1"/>
          <w:sz w:val="20"/>
          <w:szCs w:val="20"/>
        </w:rPr>
        <w:t xml:space="preserve">RUMIGEN </w:t>
      </w:r>
      <w:r w:rsidRPr="001E2543">
        <w:rPr>
          <w:rFonts w:ascii="Palatino" w:hAnsi="Palatino"/>
          <w:color w:val="000000" w:themeColor="text1"/>
          <w:sz w:val="20"/>
          <w:szCs w:val="20"/>
        </w:rPr>
        <w:t>project</w:t>
      </w:r>
      <w:r w:rsidR="008A101F" w:rsidRPr="001E2543">
        <w:rPr>
          <w:rFonts w:ascii="Palatino" w:hAnsi="Palatino"/>
          <w:color w:val="000000" w:themeColor="text1"/>
          <w:sz w:val="20"/>
          <w:szCs w:val="20"/>
        </w:rPr>
        <w:t xml:space="preserve"> </w:t>
      </w:r>
      <w:r w:rsidRPr="001E2543">
        <w:rPr>
          <w:rFonts w:ascii="Palatino" w:hAnsi="Palatino"/>
          <w:color w:val="000000" w:themeColor="text1"/>
          <w:sz w:val="20"/>
          <w:szCs w:val="20"/>
        </w:rPr>
        <w:fldChar w:fldCharType="begin"/>
      </w:r>
      <w:r w:rsidR="00FC4987">
        <w:rPr>
          <w:rFonts w:ascii="Palatino" w:hAnsi="Palatino"/>
          <w:color w:val="000000" w:themeColor="text1"/>
          <w:sz w:val="20"/>
          <w:szCs w:val="20"/>
        </w:rPr>
        <w:instrText xml:space="preserve"> ADDIN EN.CITE &lt;EndNote&gt;&lt;Cite&gt;&lt;Author&gt;Costes&lt;/Author&gt;&lt;Year&gt;2025&lt;/Year&gt;&lt;RecNum&gt;1524&lt;/RecNum&gt;&lt;DisplayText&gt;[50]&lt;/DisplayText&gt;&lt;record&gt;&lt;rec-number&gt;1524&lt;/rec-number&gt;&lt;foreign-keys&gt;&lt;key app="EN" db-id="af29dvpznfrdrke9a0uxa2eprdpvx02xa5es" timestamp="1772722866" guid="959fa46f-7464-45e8-a550-e81752ed2c43"&gt;1524&lt;/key&gt;&lt;/foreign-keys&gt;&lt;ref-type name="Journal Article"&gt;17&lt;/ref-type&gt;&lt;contributors&gt;&lt;authors&gt;&lt;author&gt;Costes, Valentin&lt;/author&gt;&lt;author&gt;Lopez-Catalina, Adrian&lt;/author&gt;&lt;author&gt;Raja Ravi Shankar, Amrita&lt;/author&gt;&lt;author&gt;Costa Monteiro Moreira, Gabriel&lt;/author&gt;&lt;author&gt;Martel, Sophie&lt;/author&gt;&lt;author&gt;Liétar, Ludivine&lt;/author&gt;&lt;author&gt;Garcia Alba, Carmen&lt;/author&gt;&lt;author&gt;Viana, Javier L.&lt;/author&gt;&lt;author&gt;Chaulot-Talmon, Aurélie&lt;/author&gt;&lt;author&gt;Ali, Francesca&lt;/author&gt;&lt;author&gt;Couldrey, Christine&lt;/author&gt;&lt;author&gt;Boussaha, Mekki&lt;/author&gt;&lt;author&gt;Fritz, Sébastien&lt;/author&gt;&lt;author&gt;Ibeagha-Awemu, Eveline M.&lt;/author&gt;&lt;author&gt;Bissonnette, Nathalie&lt;/author&gt;&lt;author&gt;Powell, Jess&lt;/author&gt;&lt;author&gt;Navarro, Pau&lt;/author&gt;&lt;author&gt;Caulton, Alex&lt;/author&gt;&lt;author&gt;Takeda, Kumiko&lt;/author&gt;&lt;author&gt;Kobayashi, Eiji&lt;/author&gt;&lt;author&gt;Foucras, Gilles&lt;/author&gt;&lt;author&gt;Rico, Daniel&lt;/author&gt;&lt;author&gt;Le Danvic, Chrystelle&lt;/author&gt;&lt;author&gt;Schibler, Laurent&lt;/author&gt;&lt;author&gt;Cai, Zexi&lt;/author&gt;&lt;author&gt;Sahana, Goutam&lt;/author&gt;&lt;author&gt;Clarke, Shannon&lt;/author&gt;&lt;author&gt;Jammes, Hélène&lt;/author&gt;&lt;author&gt;Gonzalez-Recio, Oscar&lt;/author&gt;&lt;author&gt;Patry, Clotilde&lt;/author&gt;&lt;author&gt;Kiefer, Hélène&lt;/author&gt;&lt;/authors&gt;&lt;/contributors&gt;&lt;titles&gt;&lt;title&gt;The RUMIGEN EpiChip: a versatile, medium density DNA methylation Beadchip for large scale population studies in cattle&lt;/title&gt;&lt;secondary-title&gt;bioRxiv&lt;/secondary-title&gt;&lt;/titles&gt;&lt;periodical&gt;&lt;full-title&gt;bioRxiv&lt;/full-title&gt;&lt;/periodical&gt;&lt;pages&gt;2025.12.19.695474&lt;/pages&gt;&lt;dates&gt;&lt;year&gt;2025&lt;/year&gt;&lt;/dates&gt;&lt;orig-pub&gt;bioRxiv&lt;/orig-pub&gt;&lt;urls&gt;&lt;related-urls&gt;&lt;url&gt;https://www.biorxiv.org/content/biorxiv/early/2025/12/22/2025.12.19.695474.full.pdf &lt;/url&gt;&lt;/related-urls&gt;&lt;/urls&gt;&lt;electronic-resource-num&gt;10.64898/2025.12.19.695474&lt;/electronic-resource-num&gt;&lt;/record&gt;&lt;/Cite&gt;&lt;/EndNote&gt;</w:instrText>
      </w:r>
      <w:r w:rsidRPr="001E2543">
        <w:rPr>
          <w:rFonts w:ascii="Palatino" w:hAnsi="Palatino"/>
          <w:color w:val="000000" w:themeColor="text1"/>
          <w:sz w:val="20"/>
          <w:szCs w:val="20"/>
        </w:rPr>
        <w:fldChar w:fldCharType="separate"/>
      </w:r>
      <w:r w:rsidR="00FC4987">
        <w:rPr>
          <w:rFonts w:ascii="Palatino" w:hAnsi="Palatino"/>
          <w:noProof/>
          <w:color w:val="000000" w:themeColor="text1"/>
          <w:sz w:val="20"/>
          <w:szCs w:val="20"/>
        </w:rPr>
        <w:t>[50]</w:t>
      </w:r>
      <w:r w:rsidRPr="001E2543">
        <w:rPr>
          <w:rFonts w:ascii="Palatino" w:hAnsi="Palatino"/>
          <w:color w:val="000000" w:themeColor="text1"/>
          <w:sz w:val="20"/>
          <w:szCs w:val="20"/>
        </w:rPr>
        <w:fldChar w:fldCharType="end"/>
      </w:r>
      <w:r w:rsidR="006B603B" w:rsidRPr="001E2543">
        <w:rPr>
          <w:rFonts w:ascii="Palatino" w:hAnsi="Palatino"/>
          <w:color w:val="000000" w:themeColor="text1"/>
          <w:sz w:val="20"/>
          <w:szCs w:val="20"/>
        </w:rPr>
        <w:t>.</w:t>
      </w:r>
      <w:r w:rsidR="00563183" w:rsidRPr="001E2543">
        <w:rPr>
          <w:rFonts w:ascii="Palatino" w:hAnsi="Palatino"/>
          <w:color w:val="000000" w:themeColor="text1"/>
          <w:sz w:val="20"/>
          <w:szCs w:val="20"/>
        </w:rPr>
        <w:t xml:space="preserve"> </w:t>
      </w:r>
      <w:r w:rsidR="00562385" w:rsidRPr="001E2543">
        <w:rPr>
          <w:rFonts w:ascii="Palatino" w:hAnsi="Palatino"/>
          <w:color w:val="000000" w:themeColor="text1"/>
          <w:sz w:val="20"/>
          <w:szCs w:val="20"/>
        </w:rPr>
        <w:t>I</w:t>
      </w:r>
      <w:r w:rsidR="00562385" w:rsidRPr="001E2543">
        <w:rPr>
          <w:rFonts w:ascii="Palatino" w:eastAsia="MS Mincho" w:hAnsi="Palatino"/>
          <w:color w:val="000000" w:themeColor="text1"/>
          <w:sz w:val="20"/>
          <w:szCs w:val="20"/>
        </w:rPr>
        <w:t xml:space="preserve">n addition to selecting the most variable CpG sites for the chip, specific regions or functional categories could also be considered. A similar trend is seen in genomic prediction using whole-genome sequence data, where increasing marker density beyond a certain point often provides little improvement in accuracy </w:t>
      </w:r>
      <w:r w:rsidR="00562385" w:rsidRPr="00957B68">
        <w:rPr>
          <w:rFonts w:ascii="Courier New" w:eastAsia="MS Mincho" w:hAnsi="Courier New" w:cs="Courier New"/>
          <w:color w:val="000000" w:themeColor="text1"/>
          <w:sz w:val="20"/>
          <w:szCs w:val="20"/>
        </w:rPr>
        <w:t>[CITATION needed]</w:t>
      </w:r>
      <w:r w:rsidR="00562385" w:rsidRPr="001E2543">
        <w:rPr>
          <w:rFonts w:ascii="Palatino" w:eastAsia="MS Mincho" w:hAnsi="Palatino"/>
          <w:color w:val="000000" w:themeColor="text1"/>
          <w:sz w:val="20"/>
          <w:szCs w:val="20"/>
        </w:rPr>
        <w:t xml:space="preserve">, largely due to redundancy and linkage disequilibrium between markers. In methylation data, this redundancy appears to be lower, so correlations between reduced and full datasets are correspondingly weaker. </w:t>
      </w:r>
    </w:p>
    <w:p w14:paraId="44B69F3F" w14:textId="6B0F3371" w:rsidR="00AF73E9" w:rsidRPr="00FA34C9" w:rsidRDefault="00AF73E9" w:rsidP="00103E60">
      <w:pPr>
        <w:pStyle w:val="Heading2"/>
        <w:jc w:val="both"/>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Modelling</w:t>
      </w:r>
    </w:p>
    <w:p w14:paraId="311F7CE3" w14:textId="54574BD3" w:rsidR="00781636" w:rsidRPr="001E2543" w:rsidRDefault="00A22C02" w:rsidP="00E60062">
      <w:pPr>
        <w:jc w:val="both"/>
        <w:rPr>
          <w:rFonts w:ascii="Palatino" w:hAnsi="Palatino"/>
          <w:sz w:val="20"/>
          <w:szCs w:val="20"/>
        </w:rPr>
      </w:pPr>
      <w:r w:rsidRPr="001E2543">
        <w:rPr>
          <w:rFonts w:ascii="Palatino" w:hAnsi="Palatino"/>
          <w:sz w:val="20"/>
          <w:szCs w:val="20"/>
        </w:rPr>
        <w:t xml:space="preserve">The models applied in this study are based on the standard BLUP framework </w:t>
      </w:r>
      <w:r w:rsidR="00E60062" w:rsidRPr="001E2543">
        <w:rPr>
          <w:rFonts w:ascii="Palatino" w:hAnsi="Palatino"/>
          <w:sz w:val="20"/>
          <w:szCs w:val="20"/>
        </w:rPr>
        <w:fldChar w:fldCharType="begin">
          <w:fldData xml:space="preserve">PEVuZE5vdGU+PENpdGU+PEF1dGhvcj5IZW5kZXJzb248L0F1dGhvcj48WWVhcj4xOTg0PC9ZZWFy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PEVuZE5vdGU+PENpdGU+PEF1dGhvcj5IZW5kZXJzb248L0F1dGhvcj48WWVhcj4xOTg0PC9ZZWFy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E60062" w:rsidRPr="001E2543">
        <w:rPr>
          <w:rFonts w:ascii="Palatino" w:hAnsi="Palatino"/>
          <w:sz w:val="20"/>
          <w:szCs w:val="20"/>
        </w:rPr>
      </w:r>
      <w:r w:rsidR="00E60062" w:rsidRPr="001E2543">
        <w:rPr>
          <w:rFonts w:ascii="Palatino" w:hAnsi="Palatino"/>
          <w:sz w:val="20"/>
          <w:szCs w:val="20"/>
        </w:rPr>
        <w:fldChar w:fldCharType="separate"/>
      </w:r>
      <w:r w:rsidR="00FC4987">
        <w:rPr>
          <w:rFonts w:ascii="Palatino" w:hAnsi="Palatino"/>
          <w:noProof/>
          <w:sz w:val="20"/>
          <w:szCs w:val="20"/>
        </w:rPr>
        <w:t>[51-54]</w:t>
      </w:r>
      <w:r w:rsidR="00E60062" w:rsidRPr="001E2543">
        <w:rPr>
          <w:rFonts w:ascii="Palatino" w:hAnsi="Palatino"/>
          <w:sz w:val="20"/>
          <w:szCs w:val="20"/>
        </w:rPr>
        <w:fldChar w:fldCharType="end"/>
      </w:r>
      <w:r w:rsidR="00781636" w:rsidRPr="001E2543">
        <w:rPr>
          <w:rFonts w:ascii="Palatino" w:hAnsi="Palatino"/>
          <w:sz w:val="20"/>
          <w:szCs w:val="20"/>
        </w:rPr>
        <w:t xml:space="preserve">, </w:t>
      </w:r>
      <w:r w:rsidR="00321169" w:rsidRPr="001E2543">
        <w:rPr>
          <w:rFonts w:ascii="Palatino" w:hAnsi="Palatino"/>
          <w:sz w:val="20"/>
          <w:szCs w:val="20"/>
        </w:rPr>
        <w:t>with additional molecular sources of variation</w:t>
      </w:r>
      <w:r w:rsidR="00E910DF" w:rsidRPr="001E2543">
        <w:rPr>
          <w:rFonts w:ascii="Palatino" w:hAnsi="Palatino"/>
          <w:sz w:val="20"/>
          <w:szCs w:val="20"/>
        </w:rPr>
        <w:t xml:space="preserve"> (omics)</w:t>
      </w:r>
      <w:r w:rsidR="00321169" w:rsidRPr="001E2543">
        <w:rPr>
          <w:rFonts w:ascii="Palatino" w:hAnsi="Palatino"/>
          <w:sz w:val="20"/>
          <w:szCs w:val="20"/>
        </w:rPr>
        <w:t xml:space="preserve"> fitted as independent random effects</w:t>
      </w:r>
      <w:r w:rsidR="00781636" w:rsidRPr="001E2543">
        <w:rPr>
          <w:rFonts w:ascii="Palatino" w:hAnsi="Palatino"/>
          <w:sz w:val="20"/>
          <w:szCs w:val="20"/>
        </w:rPr>
        <w:t xml:space="preserve">. </w:t>
      </w:r>
      <w:r w:rsidR="00E910DF" w:rsidRPr="001E2543">
        <w:rPr>
          <w:rFonts w:ascii="Palatino" w:hAnsi="Palatino"/>
          <w:sz w:val="20"/>
          <w:szCs w:val="20"/>
        </w:rPr>
        <w:t>For example, in GTMBLUP, genomic, transcriptomic, and methylomic effects were included as separate random effects, whose sum</w:t>
      </w:r>
      <w:r w:rsidR="005B7CE4" w:rsidRPr="001E2543">
        <w:rPr>
          <w:rFonts w:ascii="Palatino" w:hAnsi="Palatino"/>
          <w:sz w:val="20"/>
          <w:szCs w:val="20"/>
        </w:rPr>
        <w:t xml:space="preserve"> </w:t>
      </w:r>
      <w:r w:rsidR="00E910DF" w:rsidRPr="001E2543">
        <w:rPr>
          <w:rFonts w:ascii="Palatino" w:hAnsi="Palatino"/>
          <w:sz w:val="20"/>
          <w:szCs w:val="20"/>
        </w:rPr>
        <w:t>determines the predicted phenotype.</w:t>
      </w:r>
      <w:r w:rsidR="005B7CE4" w:rsidRPr="001E2543">
        <w:rPr>
          <w:rFonts w:ascii="Palatino" w:hAnsi="Palatino"/>
          <w:sz w:val="20"/>
          <w:szCs w:val="20"/>
        </w:rPr>
        <w:t xml:space="preserve"> The covariance structures for the genomic, transcriptomic, and methylomic components covariance structures were all defined using relationship matrices proportional to</w:t>
      </w:r>
      <w:r w:rsidR="004720F0">
        <w:rPr>
          <w:rFonts w:ascii="Palatino" w:hAnsi="Palatino"/>
          <w:sz w:val="20"/>
          <w:szCs w:val="20"/>
        </w:rPr>
        <w:t xml:space="preserve"> </w:t>
      </w:r>
      <m:oMath>
        <m:r>
          <m:rPr>
            <m:sty m:val="b"/>
          </m:rPr>
          <w:rPr>
            <w:rFonts w:ascii="Cambria Math" w:eastAsia="Times New Roman" w:hAnsi="Cambria Math" w:cs="Times New Roman"/>
            <w:kern w:val="0"/>
            <w:sz w:val="20"/>
            <w:szCs w:val="20"/>
            <w14:ligatures w14:val="none"/>
          </w:rPr>
          <m:t>X</m:t>
        </m:r>
        <m:sSup>
          <m:sSupPr>
            <m:ctrlPr>
              <w:ins w:id="152" w:author="Lima Ayres, Levi" w:date="2026-04-07T13:24:00Z" w16du:dateUtc="2026-04-07T11:24:00Z">
                <w:rPr>
                  <w:rFonts w:ascii="Cambria Math" w:eastAsia="Times New Roman" w:hAnsi="Cambria Math" w:cs="Times New Roman"/>
                  <w:kern w:val="0"/>
                  <w:sz w:val="20"/>
                  <w:szCs w:val="20"/>
                  <w14:ligatures w14:val="none"/>
                </w:rPr>
              </w:ins>
            </m:ctrlPr>
          </m:sSupPr>
          <m:e>
            <m:r>
              <m:rPr>
                <m:sty m:val="b"/>
              </m:rPr>
              <w:rPr>
                <w:rFonts w:ascii="Cambria Math" w:eastAsia="Times New Roman" w:hAnsi="Cambria Math" w:cs="Times New Roman"/>
                <w:kern w:val="0"/>
                <w:sz w:val="20"/>
                <w:szCs w:val="20"/>
                <w14:ligatures w14:val="none"/>
              </w:rPr>
              <m:t>X</m:t>
            </m:r>
          </m:e>
          <m:sup>
            <m:r>
              <m:rPr>
                <m:sty m:val="p"/>
              </m:rPr>
              <w:rPr>
                <w:rFonts w:ascii="Cambria Math" w:eastAsia="Times New Roman" w:hAnsi="Cambria Math" w:cs="Times New Roman"/>
                <w:kern w:val="0"/>
                <w:sz w:val="20"/>
                <w:szCs w:val="20"/>
                <w:lang w:bidi="ar-SA"/>
                <w14:ligatures w14:val="none"/>
              </w:rPr>
              <m:t>⊤</m:t>
            </m:r>
          </m:sup>
        </m:sSup>
      </m:oMath>
      <w:r w:rsidR="008B0B3B">
        <w:rPr>
          <w:rFonts w:ascii="Palatino" w:hAnsi="Palatino"/>
          <w:sz w:val="20"/>
          <w:szCs w:val="20"/>
        </w:rPr>
        <w:t xml:space="preserve">, </w:t>
      </w:r>
      <w:r w:rsidR="005B7CE4" w:rsidRPr="001E2543">
        <w:rPr>
          <w:rFonts w:ascii="Palatino" w:hAnsi="Palatino"/>
          <w:sz w:val="20"/>
          <w:szCs w:val="20"/>
        </w:rPr>
        <w:t>where</w:t>
      </w:r>
      <w:r w:rsidR="00B76D9C">
        <w:rPr>
          <w:rFonts w:ascii="Palatino" w:hAnsi="Palatino"/>
          <w:sz w:val="20"/>
          <w:szCs w:val="20"/>
        </w:rPr>
        <w:t xml:space="preserve"> </w:t>
      </w:r>
      <w:r w:rsidR="005B7CE4" w:rsidRPr="004720F0">
        <w:rPr>
          <w:rFonts w:ascii="Cambria Math" w:hAnsi="Cambria Math"/>
          <w:b/>
          <w:bCs/>
          <w:sz w:val="20"/>
          <w:szCs w:val="20"/>
        </w:rPr>
        <w:t>X</w:t>
      </w:r>
      <w:r w:rsidR="00B76D9C">
        <w:rPr>
          <w:rFonts w:ascii="Palatino" w:hAnsi="Palatino"/>
          <w:sz w:val="20"/>
          <w:szCs w:val="20"/>
        </w:rPr>
        <w:t xml:space="preserve"> </w:t>
      </w:r>
      <w:r w:rsidR="005B7CE4" w:rsidRPr="001E2543">
        <w:rPr>
          <w:rFonts w:ascii="Palatino" w:hAnsi="Palatino"/>
          <w:sz w:val="20"/>
          <w:szCs w:val="20"/>
        </w:rPr>
        <w:t xml:space="preserve">represents the standardized omics matrix. </w:t>
      </w:r>
      <w:r w:rsidR="004125A8" w:rsidRPr="004125A8">
        <w:rPr>
          <w:rFonts w:ascii="Palatino" w:hAnsi="Palatino"/>
          <w:sz w:val="20"/>
          <w:szCs w:val="20"/>
        </w:rPr>
        <w:t xml:space="preserve">This </w:t>
      </w:r>
      <w:r w:rsidR="004215E1">
        <w:rPr>
          <w:rFonts w:ascii="Palatino" w:hAnsi="Palatino"/>
          <w:sz w:val="20"/>
          <w:szCs w:val="20"/>
        </w:rPr>
        <w:t>framework</w:t>
      </w:r>
      <w:r w:rsidR="004215E1" w:rsidRPr="004125A8">
        <w:rPr>
          <w:rFonts w:ascii="Palatino" w:hAnsi="Palatino"/>
          <w:sz w:val="20"/>
          <w:szCs w:val="20"/>
        </w:rPr>
        <w:t xml:space="preserve"> </w:t>
      </w:r>
      <w:r w:rsidR="004125A8" w:rsidRPr="004125A8">
        <w:rPr>
          <w:rFonts w:ascii="Palatino" w:hAnsi="Palatino"/>
          <w:sz w:val="20"/>
          <w:szCs w:val="20"/>
        </w:rPr>
        <w:t>preserves the covariance structure of established quantitative genetic models in animal breeding and enables evaluation of the relative contributions of omics-derived relationship matrices to predictive performance.</w:t>
      </w:r>
    </w:p>
    <w:p w14:paraId="2006D82C" w14:textId="7F7A1AC8" w:rsidR="00781636" w:rsidRPr="001E2543" w:rsidRDefault="00C03753" w:rsidP="00E60062">
      <w:pPr>
        <w:jc w:val="both"/>
        <w:rPr>
          <w:rFonts w:ascii="Palatino" w:hAnsi="Palatino"/>
          <w:sz w:val="20"/>
          <w:szCs w:val="20"/>
        </w:rPr>
      </w:pPr>
      <w:r>
        <w:rPr>
          <w:rFonts w:ascii="Palatino" w:hAnsi="Palatino"/>
          <w:sz w:val="20"/>
          <w:szCs w:val="20"/>
        </w:rPr>
        <w:t>However, o</w:t>
      </w:r>
      <w:r w:rsidR="00A658F3">
        <w:rPr>
          <w:rFonts w:ascii="Palatino" w:hAnsi="Palatino"/>
          <w:sz w:val="20"/>
          <w:szCs w:val="20"/>
        </w:rPr>
        <w:t>ne</w:t>
      </w:r>
      <w:r w:rsidR="00A658F3" w:rsidRPr="001E2543">
        <w:rPr>
          <w:rFonts w:ascii="Palatino" w:hAnsi="Palatino"/>
          <w:sz w:val="20"/>
          <w:szCs w:val="20"/>
        </w:rPr>
        <w:t xml:space="preserve"> </w:t>
      </w:r>
      <w:r w:rsidR="00FF57A1" w:rsidRPr="001E2543">
        <w:rPr>
          <w:rFonts w:ascii="Palatino" w:hAnsi="Palatino"/>
          <w:sz w:val="20"/>
          <w:szCs w:val="20"/>
        </w:rPr>
        <w:t xml:space="preserve">limitation should be noted. </w:t>
      </w:r>
      <w:r w:rsidR="00A658F3">
        <w:rPr>
          <w:rFonts w:ascii="Palatino" w:hAnsi="Palatino"/>
          <w:sz w:val="20"/>
          <w:szCs w:val="20"/>
        </w:rPr>
        <w:t>Th</w:t>
      </w:r>
      <w:r w:rsidR="00FF57A1" w:rsidRPr="001E2543">
        <w:rPr>
          <w:rFonts w:ascii="Palatino" w:hAnsi="Palatino"/>
          <w:sz w:val="20"/>
          <w:szCs w:val="20"/>
        </w:rPr>
        <w:t xml:space="preserve">e model assumes independence between genomic, methylomic, and transcriptomic effects, despite known biological dependencies among these layers. Genetic variation can influence both methylation and gene expression, and methylation may regulate transcription; associations among SNPs, CpG sites, and transcripts have been reported </w:t>
      </w:r>
      <w:r w:rsidR="0007200A" w:rsidRPr="001E2543">
        <w:rPr>
          <w:rFonts w:ascii="Palatino" w:hAnsi="Palatino"/>
          <w:sz w:val="20"/>
          <w:szCs w:val="20"/>
        </w:rPr>
        <w:fldChar w:fldCharType="begin">
          <w:fldData xml:space="preserve">PEVuZE5vdGU+PENpdGU+PEF1dGhvcj5TdGVmYW5zc29uPC9BdXRob3I+PFllYXI+MjAyNDwvWWVh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=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PEVuZE5vdGU+PENpdGU+PEF1dGhvcj5TdGVmYW5zc29uPC9BdXRob3I+PFllYXI+MjAyNDwvWWVh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=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07200A" w:rsidRPr="001E2543">
        <w:rPr>
          <w:rFonts w:ascii="Palatino" w:hAnsi="Palatino"/>
          <w:sz w:val="20"/>
          <w:szCs w:val="20"/>
        </w:rPr>
      </w:r>
      <w:r w:rsidR="0007200A" w:rsidRPr="001E2543">
        <w:rPr>
          <w:rFonts w:ascii="Palatino" w:hAnsi="Palatino"/>
          <w:sz w:val="20"/>
          <w:szCs w:val="20"/>
        </w:rPr>
        <w:fldChar w:fldCharType="separate"/>
      </w:r>
      <w:r w:rsidR="00FC4987">
        <w:rPr>
          <w:rFonts w:ascii="Palatino" w:hAnsi="Palatino"/>
          <w:noProof/>
          <w:sz w:val="20"/>
          <w:szCs w:val="20"/>
        </w:rPr>
        <w:t>[55]</w:t>
      </w:r>
      <w:r w:rsidR="0007200A" w:rsidRPr="001E2543">
        <w:rPr>
          <w:rFonts w:ascii="Palatino" w:hAnsi="Palatino"/>
          <w:sz w:val="20"/>
          <w:szCs w:val="20"/>
        </w:rPr>
        <w:fldChar w:fldCharType="end"/>
      </w:r>
      <w:r w:rsidR="00020444" w:rsidRPr="001E2543">
        <w:rPr>
          <w:rFonts w:ascii="Palatino" w:hAnsi="Palatino"/>
          <w:sz w:val="20"/>
          <w:szCs w:val="20"/>
        </w:rPr>
        <w:t>,</w:t>
      </w:r>
      <w:r w:rsidR="0007200A" w:rsidRPr="001E2543">
        <w:rPr>
          <w:rFonts w:ascii="Palatino" w:hAnsi="Palatino"/>
          <w:sz w:val="20"/>
          <w:szCs w:val="20"/>
        </w:rPr>
        <w:t xml:space="preserve"> </w:t>
      </w:r>
      <w:r w:rsidR="00020444" w:rsidRPr="001E2543">
        <w:rPr>
          <w:rFonts w:ascii="Palatino" w:hAnsi="Palatino"/>
          <w:sz w:val="20"/>
          <w:szCs w:val="20"/>
        </w:rPr>
        <w:t xml:space="preserve">indicating that this assumption is a simplification. </w:t>
      </w:r>
    </w:p>
    <w:p w14:paraId="419FE34E" w14:textId="48B7734A" w:rsidR="00781636" w:rsidRPr="001E2543" w:rsidRDefault="00F309AA" w:rsidP="00E60062">
      <w:pPr>
        <w:jc w:val="both"/>
        <w:rPr>
          <w:rFonts w:ascii="Palatino" w:hAnsi="Palatino"/>
        </w:rPr>
      </w:pPr>
      <w:r w:rsidRPr="001E2543">
        <w:rPr>
          <w:rFonts w:ascii="Palatino" w:hAnsi="Palatino"/>
          <w:sz w:val="20"/>
          <w:szCs w:val="20"/>
        </w:rPr>
        <w:t xml:space="preserve">More flexible approaches have been proposed to relax these </w:t>
      </w:r>
      <w:r w:rsidR="0033595A" w:rsidRPr="001E2543">
        <w:rPr>
          <w:rFonts w:ascii="Palatino" w:hAnsi="Palatino"/>
          <w:sz w:val="20"/>
          <w:szCs w:val="20"/>
        </w:rPr>
        <w:t xml:space="preserve">model </w:t>
      </w:r>
      <w:r w:rsidRPr="001E2543">
        <w:rPr>
          <w:rFonts w:ascii="Palatino" w:hAnsi="Palatino"/>
          <w:sz w:val="20"/>
          <w:szCs w:val="20"/>
        </w:rPr>
        <w:t xml:space="preserve">assumptions. </w:t>
      </w:r>
      <w:r w:rsidR="0033595A" w:rsidRPr="001E2543">
        <w:rPr>
          <w:rFonts w:ascii="Palatino" w:hAnsi="Palatino"/>
          <w:sz w:val="20"/>
          <w:szCs w:val="20"/>
        </w:rPr>
        <w:t xml:space="preserve">For example, </w:t>
      </w:r>
      <w:r w:rsidRPr="001E2543">
        <w:rPr>
          <w:rFonts w:ascii="Palatino" w:hAnsi="Palatino"/>
          <w:sz w:val="20"/>
          <w:szCs w:val="20"/>
        </w:rPr>
        <w:t>CORE-GREML</w:t>
      </w:r>
      <w:r w:rsidR="00A658F3">
        <w:rPr>
          <w:rFonts w:ascii="Palatino" w:hAnsi="Palatino"/>
          <w:sz w:val="20"/>
          <w:szCs w:val="20"/>
        </w:rPr>
        <w:t xml:space="preserve"> </w:t>
      </w:r>
      <w:r w:rsidR="00DE6E98" w:rsidRPr="001E2543">
        <w:rPr>
          <w:rFonts w:ascii="Palatino" w:hAnsi="Palatino"/>
          <w:sz w:val="20"/>
          <w:szCs w:val="20"/>
        </w:rPr>
        <w:fldChar w:fldCharType="begin"/>
      </w:r>
      <w:r w:rsidR="00FC4987">
        <w:rPr>
          <w:rFonts w:ascii="Palatino" w:hAnsi="Palatino"/>
          <w:sz w:val="20"/>
          <w:szCs w:val="20"/>
        </w:rPr>
        <w:instrText xml:space="preserve"> ADDIN EN.CITE &lt;EndNote&gt;&lt;Cite&gt;&lt;Author&gt;Zhou&lt;/Author&gt;&lt;Year&gt;2020&lt;/Year&gt;&lt;RecNum&gt;375&lt;/RecNum&gt;&lt;DisplayText&gt;[56]&lt;/DisplayText&gt;&lt;record&gt;&lt;rec-number&gt;375&lt;/rec-number&gt;&lt;foreign-keys&gt;&lt;key app="EN" db-id="af29dvpznfrdrke9a0uxa2eprdpvx02xa5es" timestamp="1767033527" guid="0f2c77c2-a116-4923-bd64-cc365d22bffb"&gt;375&lt;/key&gt;&lt;/foreign-keys&gt;&lt;ref-type name="Journal Article"&gt;17&lt;/ref-type&gt;&lt;contributors&gt;&lt;authors&gt;&lt;author&gt;Zhou, Xuan&lt;/author&gt;&lt;author&gt;Im, Hae Kyung&lt;/author&gt;&lt;author&gt;Lee, S. Hong&lt;/author&gt;&lt;/authors&gt;&lt;/contributors&gt;&lt;titles&gt;&lt;title&gt;CORE GREML for estimating covariance between random effects in linear mixed models for complex trait analyses&lt;/title&gt;&lt;secondary-title&gt;Nature Communications&lt;/secondary-title&gt;&lt;/titles&gt;&lt;periodical&gt;&lt;full-title&gt;Nature Communications&lt;/full-title&gt;&lt;/periodical&gt;&lt;pages&gt;4208&lt;/pages&gt;&lt;volume&gt;11&lt;/volume&gt;&lt;number&gt;1&lt;/number&gt;&lt;dates&gt;&lt;year&gt;2020&lt;/year&gt;&lt;pub-dates&gt;&lt;date&gt;2020/08/21&lt;/date&gt;&lt;/pub-dates&gt;&lt;/dates&gt;&lt;isbn&gt;2041-1723&lt;/isbn&gt;&lt;urls&gt;&lt;related-urls&gt;&lt;url&gt;https://doi.org/10.1038/s41467-020-18085-5&lt;/url&gt;&lt;/related-urls&gt;&lt;/urls&gt;&lt;electronic-resource-num&gt;10.1038/s41467-020-18085-5&lt;/electronic-resource-num&gt;&lt;/record&gt;&lt;/Cite&gt;&lt;/EndNote&gt;</w:instrText>
      </w:r>
      <w:r w:rsidR="00DE6E98" w:rsidRPr="001E2543">
        <w:rPr>
          <w:rFonts w:ascii="Palatino" w:hAnsi="Palatino"/>
          <w:sz w:val="20"/>
          <w:szCs w:val="20"/>
        </w:rPr>
        <w:fldChar w:fldCharType="separate"/>
      </w:r>
      <w:r w:rsidR="00FC4987">
        <w:rPr>
          <w:rFonts w:ascii="Palatino" w:hAnsi="Palatino"/>
          <w:noProof/>
          <w:sz w:val="20"/>
          <w:szCs w:val="20"/>
        </w:rPr>
        <w:t>[56]</w:t>
      </w:r>
      <w:r w:rsidR="00DE6E98" w:rsidRPr="001E2543">
        <w:rPr>
          <w:rFonts w:ascii="Palatino" w:hAnsi="Palatino"/>
          <w:sz w:val="20"/>
          <w:szCs w:val="20"/>
        </w:rPr>
        <w:fldChar w:fldCharType="end"/>
      </w:r>
      <w:r w:rsidR="006F6278" w:rsidRPr="001E2543">
        <w:rPr>
          <w:rFonts w:ascii="Palatino" w:hAnsi="Palatino"/>
          <w:sz w:val="20"/>
          <w:szCs w:val="20"/>
        </w:rPr>
        <w:t xml:space="preserve"> </w:t>
      </w:r>
      <w:r w:rsidRPr="001E2543">
        <w:rPr>
          <w:rFonts w:ascii="Palatino" w:hAnsi="Palatino"/>
          <w:sz w:val="20"/>
          <w:szCs w:val="20"/>
        </w:rPr>
        <w:t>allows covariance between random effects, while multi-omic</w:t>
      </w:r>
      <w:r w:rsidR="007C5AA5" w:rsidRPr="001E2543">
        <w:rPr>
          <w:rFonts w:ascii="Palatino" w:hAnsi="Palatino"/>
          <w:sz w:val="20"/>
          <w:szCs w:val="20"/>
        </w:rPr>
        <w:t>s</w:t>
      </w:r>
      <w:r w:rsidRPr="001E2543">
        <w:rPr>
          <w:rFonts w:ascii="Palatino" w:hAnsi="Palatino"/>
          <w:sz w:val="20"/>
          <w:szCs w:val="20"/>
        </w:rPr>
        <w:t xml:space="preserve"> BLUP extensions</w:t>
      </w:r>
      <w:r w:rsidR="00781636" w:rsidRPr="001E2543">
        <w:rPr>
          <w:rFonts w:ascii="Palatino" w:hAnsi="Palatino"/>
          <w:sz w:val="20"/>
          <w:szCs w:val="20"/>
        </w:rPr>
        <w:t xml:space="preserve">, </w:t>
      </w:r>
      <w:r w:rsidR="00081FDC" w:rsidRPr="001E2543">
        <w:rPr>
          <w:rFonts w:ascii="Palatino" w:hAnsi="Palatino"/>
          <w:sz w:val="20"/>
          <w:szCs w:val="20"/>
        </w:rPr>
        <w:t xml:space="preserve">such as </w:t>
      </w:r>
      <w:r w:rsidR="00781636" w:rsidRPr="001E2543">
        <w:rPr>
          <w:rFonts w:ascii="Palatino" w:hAnsi="Palatino"/>
          <w:sz w:val="20"/>
          <w:szCs w:val="20"/>
        </w:rPr>
        <w:t>GTCBLUP</w:t>
      </w:r>
      <w:r w:rsidR="006F6278" w:rsidRPr="001E2543">
        <w:rPr>
          <w:rFonts w:ascii="Palatino" w:hAnsi="Palatino"/>
          <w:sz w:val="20"/>
          <w:szCs w:val="20"/>
        </w:rPr>
        <w:t xml:space="preserve"> </w:t>
      </w:r>
      <w:r w:rsidR="00DE6E98" w:rsidRPr="001E2543">
        <w:rPr>
          <w:rFonts w:ascii="Palatino" w:hAnsi="Palatino"/>
          <w:sz w:val="20"/>
          <w:szCs w:val="20"/>
        </w:rPr>
        <w:fldChar w:fldCharType="begin">
          <w:fldData xml:space="preserve">PEVuZE5vdGU+PENpdGU+PEF1dGhvcj5IYWFzPC9BdXRob3I+PFllYXI+MjAyNTwvWWVhcj48UmVj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==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PEVuZE5vdGU+PENpdGU+PEF1dGhvcj5IYWFzPC9BdXRob3I+PFllYXI+MjAyNTwvWWVhcj48UmVj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==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DE6E98" w:rsidRPr="001E2543">
        <w:rPr>
          <w:rFonts w:ascii="Palatino" w:hAnsi="Palatino"/>
          <w:sz w:val="20"/>
          <w:szCs w:val="20"/>
        </w:rPr>
      </w:r>
      <w:r w:rsidR="00DE6E98" w:rsidRPr="001E2543">
        <w:rPr>
          <w:rFonts w:ascii="Palatino" w:hAnsi="Palatino"/>
          <w:sz w:val="20"/>
          <w:szCs w:val="20"/>
        </w:rPr>
        <w:fldChar w:fldCharType="separate"/>
      </w:r>
      <w:r w:rsidR="00FC4987">
        <w:rPr>
          <w:rFonts w:ascii="Palatino" w:hAnsi="Palatino"/>
          <w:noProof/>
          <w:sz w:val="20"/>
          <w:szCs w:val="20"/>
        </w:rPr>
        <w:t>[44, 46]</w:t>
      </w:r>
      <w:r w:rsidR="00DE6E98" w:rsidRPr="001E2543">
        <w:rPr>
          <w:rFonts w:ascii="Palatino" w:hAnsi="Palatino"/>
          <w:sz w:val="20"/>
          <w:szCs w:val="20"/>
        </w:rPr>
        <w:fldChar w:fldCharType="end"/>
      </w:r>
      <w:r w:rsidR="00781636" w:rsidRPr="001E2543">
        <w:rPr>
          <w:rFonts w:ascii="Palatino" w:hAnsi="Palatino"/>
          <w:sz w:val="20"/>
          <w:szCs w:val="20"/>
        </w:rPr>
        <w:t xml:space="preserve">, </w:t>
      </w:r>
      <w:r w:rsidR="00731004" w:rsidRPr="001E2543">
        <w:rPr>
          <w:rFonts w:ascii="Palatino" w:hAnsi="Palatino"/>
          <w:sz w:val="20"/>
          <w:szCs w:val="20"/>
        </w:rPr>
        <w:t>aim to account for shared or redundant information between predictors</w:t>
      </w:r>
      <w:r w:rsidR="00081FDC" w:rsidRPr="001E2543">
        <w:rPr>
          <w:rFonts w:ascii="Palatino" w:hAnsi="Palatino"/>
          <w:sz w:val="20"/>
          <w:szCs w:val="20"/>
        </w:rPr>
        <w:t>.</w:t>
      </w:r>
      <w:r w:rsidR="00731004" w:rsidRPr="001E2543">
        <w:rPr>
          <w:rFonts w:ascii="Palatino" w:hAnsi="Palatino"/>
          <w:sz w:val="20"/>
          <w:szCs w:val="20"/>
        </w:rPr>
        <w:t xml:space="preserve"> </w:t>
      </w:r>
      <w:r w:rsidR="00080A17" w:rsidRPr="001E2543">
        <w:rPr>
          <w:rFonts w:ascii="Palatino" w:hAnsi="Palatino"/>
          <w:sz w:val="20"/>
          <w:szCs w:val="20"/>
        </w:rPr>
        <w:t xml:space="preserve">Another alternative is </w:t>
      </w:r>
      <w:r w:rsidR="00731004" w:rsidRPr="001E2543">
        <w:rPr>
          <w:rFonts w:ascii="Palatino" w:hAnsi="Palatino"/>
          <w:sz w:val="20"/>
          <w:szCs w:val="20"/>
        </w:rPr>
        <w:t>GOBLUP</w:t>
      </w:r>
      <w:r w:rsidR="00E975B3" w:rsidRPr="001E2543">
        <w:rPr>
          <w:rFonts w:ascii="Palatino" w:hAnsi="Palatino"/>
          <w:sz w:val="20"/>
          <w:szCs w:val="20"/>
        </w:rPr>
        <w:t xml:space="preserve"> </w:t>
      </w:r>
      <w:r w:rsidR="00E975B3" w:rsidRPr="001E2543">
        <w:rPr>
          <w:rFonts w:ascii="Palatino" w:hAnsi="Palatino"/>
          <w:sz w:val="20"/>
          <w:szCs w:val="20"/>
        </w:rPr>
        <w:fldChar w:fldCharType="begin">
          <w:fldData xml:space="preserve">PEVuZE5vdGU+PENpdGU+PEF1dGhvcj5DaHJpc3RlbnNlbjwvQXV0aG9yPjxZZWFyPjIwMjE8L1ll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</w:fldData>
        </w:fldChar>
      </w:r>
      <w:r w:rsidR="00FC4987">
        <w:rPr>
          <w:rFonts w:ascii="Palatino" w:hAnsi="Palatino"/>
          <w:sz w:val="20"/>
          <w:szCs w:val="20"/>
        </w:rPr>
        <w:instrText xml:space="preserve"> ADDIN EN.CITE </w:instrText>
      </w:r>
      <w:r w:rsidR="00FC4987">
        <w:rPr>
          <w:rFonts w:ascii="Palatino" w:hAnsi="Palatino"/>
          <w:sz w:val="20"/>
          <w:szCs w:val="20"/>
        </w:rPr>
        <w:fldChar w:fldCharType="begin">
          <w:fldData xml:space="preserve">PEVuZE5vdGU+PENpdGU+PEF1dGhvcj5DaHJpc3RlbnNlbjwvQXV0aG9yPjxZZWFyPjIwMjE8L1ll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</w:fldData>
        </w:fldChar>
      </w:r>
      <w:r w:rsidR="00FC4987">
        <w:rPr>
          <w:rFonts w:ascii="Palatino" w:hAnsi="Palatino"/>
          <w:sz w:val="20"/>
          <w:szCs w:val="20"/>
        </w:rPr>
        <w:instrText xml:space="preserve"> ADDIN EN.CITE.DATA </w:instrText>
      </w:r>
      <w:r w:rsidR="00FC4987">
        <w:rPr>
          <w:rFonts w:ascii="Palatino" w:hAnsi="Palatino"/>
          <w:sz w:val="20"/>
          <w:szCs w:val="20"/>
        </w:rPr>
      </w:r>
      <w:r w:rsidR="00FC4987">
        <w:rPr>
          <w:rFonts w:ascii="Palatino" w:hAnsi="Palatino"/>
          <w:sz w:val="20"/>
          <w:szCs w:val="20"/>
        </w:rPr>
        <w:fldChar w:fldCharType="end"/>
      </w:r>
      <w:r w:rsidR="00E975B3" w:rsidRPr="001E2543">
        <w:rPr>
          <w:rFonts w:ascii="Palatino" w:hAnsi="Palatino"/>
          <w:sz w:val="20"/>
          <w:szCs w:val="20"/>
        </w:rPr>
      </w:r>
      <w:r w:rsidR="00E975B3" w:rsidRPr="001E2543">
        <w:rPr>
          <w:rFonts w:ascii="Palatino" w:hAnsi="Palatino"/>
          <w:sz w:val="20"/>
          <w:szCs w:val="20"/>
        </w:rPr>
        <w:fldChar w:fldCharType="separate"/>
      </w:r>
      <w:r w:rsidR="00FC4987">
        <w:rPr>
          <w:rFonts w:ascii="Palatino" w:hAnsi="Palatino"/>
          <w:noProof/>
          <w:sz w:val="20"/>
          <w:szCs w:val="20"/>
        </w:rPr>
        <w:t>[57-61]</w:t>
      </w:r>
      <w:r w:rsidR="00E975B3" w:rsidRPr="001E2543">
        <w:rPr>
          <w:rFonts w:ascii="Palatino" w:hAnsi="Palatino"/>
          <w:sz w:val="20"/>
          <w:szCs w:val="20"/>
        </w:rPr>
        <w:fldChar w:fldCharType="end"/>
      </w:r>
      <w:r w:rsidR="00080A17" w:rsidRPr="001E2543">
        <w:rPr>
          <w:rFonts w:ascii="Palatino" w:hAnsi="Palatino"/>
          <w:sz w:val="20"/>
          <w:szCs w:val="20"/>
        </w:rPr>
        <w:t>, which</w:t>
      </w:r>
      <w:r w:rsidR="00731004" w:rsidRPr="001E2543">
        <w:rPr>
          <w:rFonts w:ascii="Palatino" w:hAnsi="Palatino"/>
          <w:sz w:val="20"/>
          <w:szCs w:val="20"/>
        </w:rPr>
        <w:t xml:space="preserve"> </w:t>
      </w:r>
      <w:r w:rsidR="00080A17" w:rsidRPr="001E2543">
        <w:rPr>
          <w:rFonts w:ascii="Palatino" w:hAnsi="Palatino"/>
          <w:sz w:val="20"/>
          <w:szCs w:val="20"/>
        </w:rPr>
        <w:t>adopts a hierarchical framework in which one model relates the phenotype to genomic and omics predictors, while a second model relates omics predictors to genomic information</w:t>
      </w:r>
      <w:r w:rsidR="00E60062" w:rsidRPr="001E2543">
        <w:rPr>
          <w:rFonts w:ascii="Palatino" w:hAnsi="Palatino"/>
          <w:sz w:val="20"/>
          <w:szCs w:val="20"/>
        </w:rPr>
        <w:t xml:space="preserve">. </w:t>
      </w:r>
      <w:r w:rsidR="00731004" w:rsidRPr="001E2543">
        <w:rPr>
          <w:rFonts w:ascii="Palatino" w:hAnsi="Palatino"/>
          <w:sz w:val="20"/>
          <w:szCs w:val="20"/>
        </w:rPr>
        <w:t>From a breeding perspective, interest typically lies in predicting breeding values rather than phenotypes. One approach would be to rely only on genomic effects from models such as GBLUP, GTBLUP, GMBLUP, GxMBLUP, or GTMBLUP. However, this raises concerns about confounding, as non-genetic omics effects may be partially absorbed into estimated genetic values.</w:t>
      </w:r>
    </w:p>
    <w:p w14:paraId="65266542" w14:textId="3F47B447" w:rsidR="00AC306B" w:rsidRPr="00A01FBC" w:rsidRDefault="00AC306B" w:rsidP="00A01FBC">
      <w:pPr>
        <w:pStyle w:val="Heading2"/>
        <w:rPr>
          <w:rFonts w:ascii="Segoe UI Semibold" w:hAnsi="Segoe UI Semibold" w:cs="Segoe UI Semibold"/>
          <w:color w:val="000000" w:themeColor="text1"/>
          <w:sz w:val="22"/>
          <w:szCs w:val="22"/>
          <w:rPrChange w:id="153" w:author="Lima Ayres, Levi" w:date="2026-04-07T13:54:00Z" w16du:dateUtc="2026-04-07T11:54:00Z">
            <w:rPr/>
          </w:rPrChange>
        </w:rPr>
        <w:pPrChange w:id="154" w:author="Lima Ayres, Levi" w:date="2026-04-07T13:54:00Z" w16du:dateUtc="2026-04-07T11:54:00Z">
          <w:pPr>
            <w:pStyle w:val="Heading3"/>
            <w:jc w:val="both"/>
          </w:pPr>
        </w:pPrChange>
      </w:pPr>
      <w:r w:rsidRPr="00A01FBC">
        <w:rPr>
          <w:rFonts w:ascii="Segoe UI Semibold" w:hAnsi="Segoe UI Semibold" w:cs="Segoe UI Semibold"/>
          <w:color w:val="000000" w:themeColor="text1"/>
          <w:sz w:val="22"/>
          <w:szCs w:val="22"/>
          <w:rPrChange w:id="155" w:author="Lima Ayres, Levi" w:date="2026-04-07T13:54:00Z" w16du:dateUtc="2026-04-07T11:54:00Z">
            <w:rPr/>
          </w:rPrChange>
        </w:rPr>
        <w:t>Within-breed vs. across-breed prediction</w:t>
      </w:r>
    </w:p>
    <w:p w14:paraId="455DAFCF" w14:textId="5BFFB0C7" w:rsidR="009A77D5" w:rsidRPr="001E2543" w:rsidRDefault="00BB485F" w:rsidP="00475127">
      <w:pPr>
        <w:jc w:val="both"/>
        <w:rPr>
          <w:rFonts w:ascii="Palatino" w:hAnsi="Palatino"/>
          <w:sz w:val="20"/>
          <w:szCs w:val="20"/>
        </w:rPr>
      </w:pPr>
      <w:r w:rsidRPr="001E2543">
        <w:rPr>
          <w:rFonts w:ascii="Palatino" w:hAnsi="Palatino"/>
          <w:sz w:val="20"/>
          <w:szCs w:val="20"/>
        </w:rPr>
        <w:t>Across-breed (LOBO) prediction</w:t>
      </w:r>
      <w:r w:rsidR="007D0FA5" w:rsidRPr="001E2543">
        <w:rPr>
          <w:rFonts w:ascii="Palatino" w:hAnsi="Palatino"/>
          <w:sz w:val="20"/>
          <w:szCs w:val="20"/>
        </w:rPr>
        <w:t xml:space="preserve"> accuracies </w:t>
      </w:r>
      <w:r w:rsidR="007D0FA5" w:rsidRPr="00A3100F">
        <w:rPr>
          <w:rFonts w:ascii="Palatino" w:hAnsi="Palatino"/>
          <w:sz w:val="20"/>
          <w:szCs w:val="20"/>
        </w:rPr>
        <w:t xml:space="preserve">were </w:t>
      </w:r>
      <w:r w:rsidRPr="00A3100F">
        <w:rPr>
          <w:rFonts w:ascii="Palatino" w:hAnsi="Palatino"/>
          <w:sz w:val="20"/>
          <w:szCs w:val="20"/>
        </w:rPr>
        <w:t xml:space="preserve">not </w:t>
      </w:r>
      <w:r w:rsidR="007D0FA5" w:rsidRPr="00A3100F">
        <w:rPr>
          <w:rFonts w:ascii="Palatino" w:hAnsi="Palatino"/>
          <w:sz w:val="20"/>
          <w:szCs w:val="20"/>
        </w:rPr>
        <w:t>consistently lower</w:t>
      </w:r>
      <w:r w:rsidR="007D0FA5" w:rsidRPr="00FE774A">
        <w:rPr>
          <w:rFonts w:ascii="Palatino" w:hAnsi="Palatino"/>
          <w:sz w:val="20"/>
          <w:szCs w:val="20"/>
        </w:rPr>
        <w:t xml:space="preserve"> than those obtained from</w:t>
      </w:r>
      <w:r w:rsidRPr="00FE774A">
        <w:rPr>
          <w:rFonts w:ascii="Palatino" w:hAnsi="Palatino"/>
          <w:sz w:val="20"/>
          <w:szCs w:val="20"/>
        </w:rPr>
        <w:t xml:space="preserve"> the</w:t>
      </w:r>
      <w:r w:rsidR="007D0FA5" w:rsidRPr="00FE774A">
        <w:rPr>
          <w:rFonts w:ascii="Palatino" w:hAnsi="Palatino"/>
          <w:sz w:val="20"/>
          <w:szCs w:val="20"/>
        </w:rPr>
        <w:t xml:space="preserve"> </w:t>
      </w:r>
      <w:r w:rsidRPr="00FE774A">
        <w:rPr>
          <w:rFonts w:ascii="Palatino" w:hAnsi="Palatino"/>
          <w:sz w:val="20"/>
          <w:szCs w:val="20"/>
        </w:rPr>
        <w:t>within-breed scenarios</w:t>
      </w:r>
      <w:r w:rsidR="007D0FA5" w:rsidRPr="00FE774A">
        <w:rPr>
          <w:rFonts w:ascii="Palatino" w:hAnsi="Palatino"/>
          <w:sz w:val="20"/>
          <w:szCs w:val="20"/>
        </w:rPr>
        <w:t xml:space="preserve">, </w:t>
      </w:r>
      <w:r w:rsidRPr="00A3100F">
        <w:rPr>
          <w:rFonts w:ascii="Palatino" w:hAnsi="Palatino"/>
          <w:sz w:val="20"/>
          <w:szCs w:val="20"/>
        </w:rPr>
        <w:t>despite having a</w:t>
      </w:r>
      <w:r w:rsidR="007D0FA5" w:rsidRPr="00A3100F">
        <w:rPr>
          <w:rFonts w:ascii="Palatino" w:hAnsi="Palatino"/>
          <w:sz w:val="20"/>
          <w:szCs w:val="20"/>
        </w:rPr>
        <w:t xml:space="preserve"> larger (double) training population</w:t>
      </w:r>
      <w:r w:rsidR="007D0FA5" w:rsidRPr="001E2543">
        <w:rPr>
          <w:rFonts w:ascii="Palatino" w:hAnsi="Palatino"/>
          <w:sz w:val="20"/>
          <w:szCs w:val="20"/>
        </w:rPr>
        <w:t xml:space="preserve"> in the across-breed </w:t>
      </w:r>
      <w:r w:rsidRPr="001E2543">
        <w:rPr>
          <w:rFonts w:ascii="Palatino" w:hAnsi="Palatino"/>
          <w:sz w:val="20"/>
          <w:szCs w:val="20"/>
        </w:rPr>
        <w:t>scenario</w:t>
      </w:r>
      <w:r w:rsidR="007D0FA5" w:rsidRPr="001E2543">
        <w:rPr>
          <w:rFonts w:ascii="Palatino" w:hAnsi="Palatino"/>
          <w:sz w:val="20"/>
          <w:szCs w:val="20"/>
        </w:rPr>
        <w:t xml:space="preserve">. </w:t>
      </w:r>
      <w:r w:rsidR="00725AD5" w:rsidRPr="001E2543">
        <w:rPr>
          <w:rFonts w:ascii="Palatino" w:hAnsi="Palatino"/>
          <w:sz w:val="20"/>
          <w:szCs w:val="20"/>
        </w:rPr>
        <w:t xml:space="preserve">Results were highly breed-, trait-, and model-dependent. If the sample sizes were the same, though, we would have expected higher accuracies in the within-breeds scenario. In the </w:t>
      </w:r>
      <w:r w:rsidR="00C83A5F">
        <w:rPr>
          <w:rFonts w:ascii="Palatino" w:hAnsi="Palatino"/>
          <w:sz w:val="20"/>
          <w:szCs w:val="20"/>
        </w:rPr>
        <w:t>LOBO</w:t>
      </w:r>
      <w:r w:rsidR="00725AD5" w:rsidRPr="001E2543">
        <w:rPr>
          <w:rFonts w:ascii="Palatino" w:hAnsi="Palatino"/>
          <w:sz w:val="20"/>
          <w:szCs w:val="20"/>
        </w:rPr>
        <w:t xml:space="preserve"> scheme, the Duroc breed had the lowest mean accuracy considering all models and trait combinations. This is somewhat expected as Landrace and Yorkshire are genetically more similar than the Duroc breed.</w:t>
      </w:r>
    </w:p>
    <w:p w14:paraId="225EF9E8" w14:textId="2BC30E24" w:rsidR="00E60062" w:rsidRPr="00FA34C9" w:rsidRDefault="00C14159" w:rsidP="00E60062">
      <w:pPr>
        <w:pStyle w:val="Heading2"/>
        <w:rPr>
          <w:rFonts w:ascii="Segoe UI Semibold" w:hAnsi="Segoe UI Semibold" w:cs="Segoe UI Semibold"/>
          <w:color w:val="000000" w:themeColor="text1"/>
          <w:sz w:val="22"/>
          <w:szCs w:val="22"/>
        </w:rPr>
      </w:pPr>
      <w:r w:rsidRPr="00FA34C9">
        <w:rPr>
          <w:rFonts w:ascii="Segoe UI Semibold" w:hAnsi="Segoe UI Semibold" w:cs="Segoe UI Semibold"/>
          <w:color w:val="000000" w:themeColor="text1"/>
          <w:sz w:val="22"/>
          <w:szCs w:val="22"/>
        </w:rPr>
        <w:t>Limitations and further work</w:t>
      </w:r>
    </w:p>
    <w:p w14:paraId="0BEE4299" w14:textId="7A6EC00A" w:rsidR="00A71D74" w:rsidRPr="001E2543" w:rsidRDefault="00A71D74" w:rsidP="00A71D74">
      <w:pPr>
        <w:jc w:val="both"/>
        <w:rPr>
          <w:rFonts w:ascii="Palatino" w:hAnsi="Palatino"/>
          <w:sz w:val="20"/>
          <w:szCs w:val="20"/>
        </w:rPr>
      </w:pPr>
      <w:r w:rsidRPr="001E2543">
        <w:rPr>
          <w:rFonts w:ascii="Palatino" w:hAnsi="Palatino"/>
          <w:sz w:val="20"/>
          <w:szCs w:val="20"/>
        </w:rPr>
        <w:t>The number of animals within individual breeds remains moderate relative to the complexity of multi-omic</w:t>
      </w:r>
      <w:r w:rsidR="007C5AA5" w:rsidRPr="001E2543">
        <w:rPr>
          <w:rFonts w:ascii="Palatino" w:hAnsi="Palatino"/>
          <w:sz w:val="20"/>
          <w:szCs w:val="20"/>
        </w:rPr>
        <w:t>s</w:t>
      </w:r>
      <w:r w:rsidRPr="001E2543">
        <w:rPr>
          <w:rFonts w:ascii="Palatino" w:hAnsi="Palatino"/>
          <w:sz w:val="20"/>
          <w:szCs w:val="20"/>
        </w:rPr>
        <w:t xml:space="preserve"> models, which may contribute to variability in within-breed prediction and affect the precision of breed-specific estimates. Expanding sample size would allow more robust comparisons between models and clearer assessment of the contribution of each omics layer.</w:t>
      </w:r>
    </w:p>
    <w:p w14:paraId="4E7D9E35" w14:textId="77777777" w:rsidR="00A71D74" w:rsidRPr="001E2543" w:rsidRDefault="00A71D74" w:rsidP="00A71D74">
      <w:pPr>
        <w:jc w:val="both"/>
        <w:rPr>
          <w:rFonts w:ascii="Palatino" w:hAnsi="Palatino"/>
          <w:sz w:val="20"/>
          <w:szCs w:val="20"/>
        </w:rPr>
      </w:pPr>
      <w:r w:rsidRPr="001E2543">
        <w:rPr>
          <w:rFonts w:ascii="Palatino" w:hAnsi="Palatino"/>
          <w:sz w:val="20"/>
          <w:szCs w:val="20"/>
        </w:rPr>
        <w:t xml:space="preserve">In addition, the modelling framework assumes independence between omics layers and uses estimated variance components as fixed inputs for prediction, which may not fully capture biological dependencies </w:t>
      </w:r>
      <w:r w:rsidRPr="001E2543">
        <w:rPr>
          <w:rFonts w:ascii="Palatino" w:hAnsi="Palatino"/>
          <w:sz w:val="20"/>
          <w:szCs w:val="20"/>
        </w:rPr>
        <w:lastRenderedPageBreak/>
        <w:t>or account for uncertainty in parameter estimation. More flexible approaches that allow dependencies between molecular layers could be explored.</w:t>
      </w:r>
    </w:p>
    <w:p w14:paraId="442B2631" w14:textId="27DF7385" w:rsidR="00A71D74" w:rsidRPr="001E2543" w:rsidRDefault="00CD7915" w:rsidP="00A71D74">
      <w:pPr>
        <w:jc w:val="both"/>
        <w:rPr>
          <w:rFonts w:ascii="Palatino" w:hAnsi="Palatino"/>
          <w:sz w:val="20"/>
          <w:szCs w:val="20"/>
        </w:rPr>
      </w:pPr>
      <w:r w:rsidRPr="001E2543">
        <w:rPr>
          <w:rFonts w:ascii="Palatino" w:hAnsi="Palatino"/>
          <w:sz w:val="20"/>
          <w:szCs w:val="20"/>
        </w:rPr>
        <w:t>The</w:t>
      </w:r>
      <w:r w:rsidR="00A71D74" w:rsidRPr="001E2543">
        <w:rPr>
          <w:rFonts w:ascii="Palatino" w:hAnsi="Palatino"/>
          <w:sz w:val="20"/>
          <w:szCs w:val="20"/>
        </w:rPr>
        <w:t xml:space="preserve"> omics layers </w:t>
      </w:r>
      <w:r w:rsidRPr="001E2543">
        <w:rPr>
          <w:rFonts w:ascii="Palatino" w:hAnsi="Palatino"/>
          <w:sz w:val="20"/>
          <w:szCs w:val="20"/>
        </w:rPr>
        <w:t xml:space="preserve">we </w:t>
      </w:r>
      <w:r w:rsidR="00A71D74" w:rsidRPr="001E2543">
        <w:rPr>
          <w:rFonts w:ascii="Palatino" w:hAnsi="Palatino"/>
          <w:sz w:val="20"/>
          <w:szCs w:val="20"/>
        </w:rPr>
        <w:t xml:space="preserve">considered </w:t>
      </w:r>
      <w:r w:rsidRPr="001E2543">
        <w:rPr>
          <w:rFonts w:ascii="Palatino" w:hAnsi="Palatino"/>
          <w:sz w:val="20"/>
          <w:szCs w:val="20"/>
        </w:rPr>
        <w:t>were</w:t>
      </w:r>
      <w:r w:rsidR="00A71D74" w:rsidRPr="001E2543">
        <w:rPr>
          <w:rFonts w:ascii="Palatino" w:hAnsi="Palatino"/>
          <w:sz w:val="20"/>
          <w:szCs w:val="20"/>
        </w:rPr>
        <w:t xml:space="preserve"> genomics, transcriptomics, and </w:t>
      </w:r>
      <w:r w:rsidRPr="001E2543">
        <w:rPr>
          <w:rFonts w:ascii="Palatino" w:hAnsi="Palatino"/>
          <w:sz w:val="20"/>
          <w:szCs w:val="20"/>
        </w:rPr>
        <w:t>epigenomics (</w:t>
      </w:r>
      <w:r w:rsidR="00A71D74" w:rsidRPr="001E2543">
        <w:rPr>
          <w:rFonts w:ascii="Palatino" w:hAnsi="Palatino"/>
          <w:sz w:val="20"/>
          <w:szCs w:val="20"/>
        </w:rPr>
        <w:t>DNA methylation</w:t>
      </w:r>
      <w:r w:rsidRPr="001E2543">
        <w:rPr>
          <w:rFonts w:ascii="Palatino" w:hAnsi="Palatino"/>
          <w:sz w:val="20"/>
          <w:szCs w:val="20"/>
        </w:rPr>
        <w:t>)</w:t>
      </w:r>
      <w:r w:rsidR="00A71D74" w:rsidRPr="001E2543">
        <w:rPr>
          <w:rFonts w:ascii="Palatino" w:hAnsi="Palatino"/>
          <w:sz w:val="20"/>
          <w:szCs w:val="20"/>
        </w:rPr>
        <w:t>. Additional molecular layers, such as chromatin accessibility, histone modifications, proteomics, or metabolomics, may provide complementary information and warrant further investigation.</w:t>
      </w:r>
    </w:p>
    <w:p w14:paraId="614FEC04" w14:textId="77777777" w:rsidR="00954DB0" w:rsidRDefault="00A71D74" w:rsidP="00EB4994">
      <w:pPr>
        <w:jc w:val="both"/>
        <w:rPr>
          <w:rFonts w:ascii="Palatino Linotype" w:hAnsi="Palatino Linotype"/>
          <w:sz w:val="20"/>
          <w:szCs w:val="20"/>
        </w:rPr>
      </w:pPr>
      <w:r w:rsidRPr="001E2543">
        <w:rPr>
          <w:rFonts w:ascii="Palatino" w:hAnsi="Palatino"/>
          <w:sz w:val="20"/>
          <w:szCs w:val="20"/>
        </w:rPr>
        <w:t xml:space="preserve">Finally, transcriptomic and methylomic data were obtained from </w:t>
      </w:r>
      <w:r w:rsidRPr="001E2543">
        <w:rPr>
          <w:rFonts w:ascii="Palatino" w:hAnsi="Palatino"/>
          <w:i/>
          <w:iCs/>
          <w:sz w:val="20"/>
          <w:szCs w:val="20"/>
        </w:rPr>
        <w:t>longissimus dorsi</w:t>
      </w:r>
      <w:r w:rsidRPr="001E2543">
        <w:rPr>
          <w:rFonts w:ascii="Palatino" w:hAnsi="Palatino"/>
          <w:sz w:val="20"/>
          <w:szCs w:val="20"/>
        </w:rPr>
        <w:t xml:space="preserve"> muscle. Given the tissue-specific nature of gene expression and epigenetic regulation, the predictive value of these molecular layers may depend on how closely this tissue reflects the biology of each trait, and evaluation of additional tissues may help assess the generality of the results.</w:t>
      </w:r>
      <w:r w:rsidR="00261D14" w:rsidRPr="006E7E50" w:rsidDel="00261D14">
        <w:rPr>
          <w:rFonts w:ascii="Palatino Linotype" w:hAnsi="Palatino Linotype"/>
          <w:sz w:val="20"/>
          <w:szCs w:val="20"/>
        </w:rPr>
        <w:t xml:space="preserve"> </w:t>
      </w:r>
    </w:p>
    <w:p w14:paraId="557FFD3A" w14:textId="77777777" w:rsidR="00954DB0" w:rsidRDefault="00954DB0" w:rsidP="00EB4994">
      <w:pPr>
        <w:jc w:val="both"/>
        <w:rPr>
          <w:rFonts w:ascii="Palatino Linotype" w:hAnsi="Palatino Linotype"/>
          <w:sz w:val="20"/>
          <w:szCs w:val="20"/>
        </w:rPr>
      </w:pPr>
    </w:p>
    <w:p w14:paraId="20FF9D64" w14:textId="2B9EB5C7" w:rsidR="00EE13D7" w:rsidRPr="00726334" w:rsidRDefault="00EE13D7" w:rsidP="00EB4994">
      <w:pPr>
        <w:jc w:val="both"/>
        <w:rPr>
          <w:rStyle w:val="Heading1Char"/>
        </w:rPr>
      </w:pPr>
      <w:r w:rsidRPr="006E7E50">
        <w:rPr>
          <w:rStyle w:val="Heading1Char"/>
          <w:rFonts w:ascii="Segoe UI" w:hAnsi="Segoe UI" w:cs="Segoe UI"/>
          <w:b/>
          <w:bCs/>
          <w:color w:val="000000" w:themeColor="text1"/>
          <w:sz w:val="24"/>
          <w:szCs w:val="24"/>
        </w:rPr>
        <w:t>Conclusions</w:t>
      </w:r>
    </w:p>
    <w:p w14:paraId="4082510E" w14:textId="2C051EF2" w:rsidR="00E03AD0" w:rsidRDefault="00D351CB" w:rsidP="00B2653F">
      <w:pPr>
        <w:jc w:val="both"/>
        <w:rPr>
          <w:rFonts w:ascii="Palatino" w:hAnsi="Palatino"/>
          <w:sz w:val="20"/>
          <w:szCs w:val="20"/>
        </w:rPr>
      </w:pPr>
      <w:r>
        <w:rPr>
          <w:rFonts w:ascii="Palatino" w:hAnsi="Palatino"/>
          <w:sz w:val="20"/>
          <w:szCs w:val="20"/>
        </w:rPr>
        <w:t>T</w:t>
      </w:r>
      <w:r w:rsidRPr="001E2543">
        <w:rPr>
          <w:rFonts w:ascii="Palatino" w:hAnsi="Palatino"/>
          <w:sz w:val="20"/>
          <w:szCs w:val="20"/>
        </w:rPr>
        <w:t>ranscriptomic and methylomic components captured additional variance beyond pedigree and genomic effects.</w:t>
      </w:r>
      <w:r>
        <w:rPr>
          <w:rFonts w:ascii="Palatino" w:hAnsi="Palatino"/>
          <w:sz w:val="20"/>
          <w:szCs w:val="20"/>
        </w:rPr>
        <w:t xml:space="preserve"> </w:t>
      </w:r>
      <w:r w:rsidR="00E03AD0" w:rsidRPr="00E03AD0">
        <w:rPr>
          <w:rFonts w:ascii="Palatino" w:hAnsi="Palatino"/>
          <w:sz w:val="20"/>
          <w:szCs w:val="20"/>
        </w:rPr>
        <w:t xml:space="preserve">Models integrating multiple omics layers generally achieved the highest prediction accuracies in this study, with transcriptomic information consistently providing the largest contribution to predictive performance. </w:t>
      </w:r>
      <w:r w:rsidR="00E03AD0">
        <w:rPr>
          <w:rFonts w:ascii="Palatino" w:hAnsi="Palatino"/>
          <w:sz w:val="20"/>
          <w:szCs w:val="20"/>
        </w:rPr>
        <w:t>Thus</w:t>
      </w:r>
      <w:r w:rsidR="00E03AD0" w:rsidRPr="00E03AD0">
        <w:rPr>
          <w:rFonts w:ascii="Palatino" w:hAnsi="Palatino"/>
          <w:sz w:val="20"/>
          <w:szCs w:val="20"/>
        </w:rPr>
        <w:t>, the inclusion of gene expression data</w:t>
      </w:r>
      <w:r w:rsidR="00C03753">
        <w:rPr>
          <w:rFonts w:ascii="Palatino" w:hAnsi="Palatino"/>
          <w:sz w:val="20"/>
          <w:szCs w:val="20"/>
        </w:rPr>
        <w:t xml:space="preserve"> clearly</w:t>
      </w:r>
      <w:r w:rsidR="00E03AD0" w:rsidRPr="00E03AD0">
        <w:rPr>
          <w:rFonts w:ascii="Palatino" w:hAnsi="Palatino"/>
          <w:sz w:val="20"/>
          <w:szCs w:val="20"/>
        </w:rPr>
        <w:t xml:space="preserve"> improved prediction accuracy </w:t>
      </w:r>
      <w:r w:rsidR="00E03AD0">
        <w:rPr>
          <w:rFonts w:ascii="Palatino" w:hAnsi="Palatino"/>
          <w:sz w:val="20"/>
          <w:szCs w:val="20"/>
        </w:rPr>
        <w:t>of the</w:t>
      </w:r>
      <w:r w:rsidR="00E03AD0" w:rsidRPr="00E03AD0">
        <w:rPr>
          <w:rFonts w:ascii="Palatino" w:hAnsi="Palatino"/>
          <w:sz w:val="20"/>
          <w:szCs w:val="20"/>
        </w:rPr>
        <w:t xml:space="preserve"> </w:t>
      </w:r>
      <w:r w:rsidR="00E03AD0">
        <w:rPr>
          <w:rFonts w:ascii="Palatino" w:hAnsi="Palatino"/>
          <w:sz w:val="20"/>
          <w:szCs w:val="20"/>
        </w:rPr>
        <w:t>swine</w:t>
      </w:r>
      <w:r w:rsidR="00E03AD0" w:rsidRPr="00E03AD0">
        <w:rPr>
          <w:rFonts w:ascii="Palatino" w:hAnsi="Palatino"/>
          <w:sz w:val="20"/>
          <w:szCs w:val="20"/>
        </w:rPr>
        <w:t xml:space="preserve"> production traits compared with models based solely on genomic markers. In contrast, DNA methylation showed more modest and trait-dependent effects, contributing limited additional improvement in most cases but occasionally enhancing prediction in specific breed–trait combinations</w:t>
      </w:r>
      <w:r w:rsidR="00E03AD0">
        <w:rPr>
          <w:rFonts w:ascii="Palatino" w:hAnsi="Palatino"/>
          <w:sz w:val="20"/>
          <w:szCs w:val="20"/>
        </w:rPr>
        <w:t>.</w:t>
      </w:r>
    </w:p>
    <w:p w14:paraId="1DEC3B14" w14:textId="45A85D8E" w:rsidR="00E03AD0" w:rsidRDefault="00E03AD0" w:rsidP="00097131">
      <w:pPr>
        <w:jc w:val="both"/>
        <w:rPr>
          <w:rFonts w:ascii="Palatino" w:hAnsi="Palatino"/>
          <w:sz w:val="20"/>
          <w:szCs w:val="20"/>
        </w:rPr>
      </w:pPr>
      <w:r w:rsidRPr="00E03AD0">
        <w:rPr>
          <w:rFonts w:ascii="Palatino" w:hAnsi="Palatino"/>
          <w:sz w:val="20"/>
          <w:szCs w:val="20"/>
        </w:rPr>
        <w:t>The stronger predictive value of transcriptomic information is consistent with the biological role of gene expression as a downstream molecular state that reflects the combined influence of genetic and regulatory processes. As such, transcriptomic profiles may capture variation that is more directly associated with phenotypic differences than upstream regulatory signals such as DNA methylation. At the same time, the benefits of incorporating additional molecular layers were not uniform, and gains in prediction accuracy depended on the trait, breed, and modeling context considered.</w:t>
      </w:r>
    </w:p>
    <w:p w14:paraId="3F5D50AE" w14:textId="2CA96CD2" w:rsidR="00E03AD0" w:rsidRDefault="00E03AD0" w:rsidP="00097131">
      <w:pPr>
        <w:jc w:val="both"/>
        <w:rPr>
          <w:rFonts w:ascii="Palatino" w:hAnsi="Palatino"/>
          <w:sz w:val="20"/>
          <w:szCs w:val="20"/>
        </w:rPr>
      </w:pPr>
      <w:r>
        <w:rPr>
          <w:rFonts w:ascii="Palatino" w:hAnsi="Palatino"/>
          <w:sz w:val="20"/>
          <w:szCs w:val="20"/>
        </w:rPr>
        <w:t>Our</w:t>
      </w:r>
      <w:r w:rsidRPr="00E03AD0">
        <w:rPr>
          <w:rFonts w:ascii="Palatino" w:hAnsi="Palatino"/>
          <w:sz w:val="20"/>
          <w:szCs w:val="20"/>
        </w:rPr>
        <w:t xml:space="preserve"> results </w:t>
      </w:r>
      <w:r>
        <w:rPr>
          <w:rFonts w:ascii="Palatino" w:hAnsi="Palatino"/>
          <w:sz w:val="20"/>
          <w:szCs w:val="20"/>
        </w:rPr>
        <w:t>show</w:t>
      </w:r>
      <w:r w:rsidRPr="00E03AD0">
        <w:rPr>
          <w:rFonts w:ascii="Palatino" w:hAnsi="Palatino"/>
          <w:sz w:val="20"/>
          <w:szCs w:val="20"/>
        </w:rPr>
        <w:t xml:space="preserve"> that integrating multiple sources of molecular information can improve phenotype prediction in livestock populations, but they also indicate that </w:t>
      </w:r>
      <w:r>
        <w:rPr>
          <w:rFonts w:ascii="Palatino" w:hAnsi="Palatino"/>
          <w:sz w:val="20"/>
          <w:szCs w:val="20"/>
        </w:rPr>
        <w:t>the inclusion of additional omics</w:t>
      </w:r>
      <w:r w:rsidRPr="00E03AD0">
        <w:rPr>
          <w:rFonts w:ascii="Palatino" w:hAnsi="Palatino"/>
          <w:sz w:val="20"/>
          <w:szCs w:val="20"/>
        </w:rPr>
        <w:t xml:space="preserve"> does not automatically translate into substantial gains in accuracy.</w:t>
      </w:r>
    </w:p>
    <w:p w14:paraId="745260F5" w14:textId="2BCACA4B" w:rsidR="005408A8" w:rsidRDefault="005408A8">
      <w:pPr>
        <w:rPr>
          <w:rFonts w:ascii="Segoe UI" w:hAnsi="Segoe UI" w:cs="Segoe UI"/>
          <w:b/>
          <w:bCs/>
          <w:sz w:val="22"/>
          <w:szCs w:val="22"/>
        </w:rPr>
      </w:pPr>
      <w:r>
        <w:rPr>
          <w:rFonts w:ascii="Segoe UI" w:hAnsi="Segoe UI" w:cs="Segoe UI"/>
          <w:b/>
          <w:bCs/>
          <w:sz w:val="22"/>
          <w:szCs w:val="22"/>
        </w:rPr>
        <w:br w:type="page"/>
      </w:r>
    </w:p>
    <w:p w14:paraId="2EF80E47" w14:textId="3E9F1C8C" w:rsidR="00C3017F" w:rsidRPr="00BE5804" w:rsidRDefault="00C3017F" w:rsidP="00C3017F">
      <w:pPr>
        <w:jc w:val="both"/>
        <w:rPr>
          <w:rFonts w:ascii="Segoe UI" w:hAnsi="Segoe UI" w:cs="Segoe UI"/>
          <w:b/>
          <w:bCs/>
          <w:sz w:val="22"/>
          <w:szCs w:val="22"/>
        </w:rPr>
      </w:pPr>
      <w:r>
        <w:rPr>
          <w:rFonts w:ascii="Segoe UI" w:hAnsi="Segoe UI" w:cs="Segoe UI"/>
          <w:b/>
          <w:bCs/>
          <w:sz w:val="22"/>
          <w:szCs w:val="22"/>
        </w:rPr>
        <w:lastRenderedPageBreak/>
        <w:t>Abbreviations</w:t>
      </w:r>
    </w:p>
    <w:p w14:paraId="3F596FA5" w14:textId="068D39FA" w:rsidR="00C3017F" w:rsidRPr="00BD6F63" w:rsidRDefault="00620BB2" w:rsidP="00BE5804">
      <w:pPr>
        <w:jc w:val="both"/>
        <w:rPr>
          <w:rFonts w:ascii="Segoe UI Semilight" w:hAnsi="Segoe UI Semilight" w:cs="Segoe UI Semilight"/>
          <w:sz w:val="18"/>
          <w:szCs w:val="18"/>
        </w:rPr>
      </w:pPr>
      <w:r>
        <w:rPr>
          <w:rFonts w:ascii="Segoe UI Semilight" w:hAnsi="Segoe UI Semilight" w:cs="Segoe UI Semilight"/>
          <w:sz w:val="18"/>
          <w:szCs w:val="18"/>
        </w:rPr>
        <w:t xml:space="preserve">BLUP: best linear unbiased prediction; PBLUP: Pedigree BLUP; GBLUP: Genomic BLUP; TBLUP: Transcriptomic BLUP; MBLUP: Methylomic BLUP; TMBLUP: Transcriptomic-Methylomic BLUP; GTBLUP: Genomic-Transcriptomic BLUP; GMBLUP: Genomic-Methylomic BLUP; GxMBLUP: Genomic×Methylomic BLUP; GTMBLUP: Genomic-Transcriptomic-Methylomic BLUP. REML: restricted maximum likelihood. </w:t>
      </w:r>
      <w:r w:rsidR="008D16FB" w:rsidRPr="008D16FB">
        <w:rPr>
          <w:rFonts w:ascii="Segoe UI Semilight" w:hAnsi="Segoe UI Semilight" w:cs="Segoe UI Semilight"/>
          <w:sz w:val="18"/>
          <w:szCs w:val="18"/>
        </w:rPr>
        <w:t>GOBLUP</w:t>
      </w:r>
      <w:r w:rsidR="008D16FB">
        <w:rPr>
          <w:rFonts w:ascii="Segoe UI Semilight" w:hAnsi="Segoe UI Semilight" w:cs="Segoe UI Semilight"/>
          <w:sz w:val="18"/>
          <w:szCs w:val="18"/>
        </w:rPr>
        <w:t xml:space="preserve">: Genomics Omics BLUP; </w:t>
      </w:r>
      <w:r w:rsidR="009D74B5">
        <w:rPr>
          <w:rFonts w:ascii="Segoe UI Semilight" w:hAnsi="Segoe UI Semilight" w:cs="Segoe UI Semilight"/>
          <w:sz w:val="18"/>
          <w:szCs w:val="18"/>
        </w:rPr>
        <w:t xml:space="preserve">GRM: genomic relationship matrix. </w:t>
      </w:r>
      <w:r w:rsidR="005D68FF">
        <w:rPr>
          <w:rFonts w:ascii="Segoe UI Semilight" w:hAnsi="Segoe UI Semilight" w:cs="Segoe UI Semilight"/>
          <w:sz w:val="18"/>
          <w:szCs w:val="18"/>
        </w:rPr>
        <w:t xml:space="preserve">DD: Duroc; LL: Landrace; YY: Yorkshire. </w:t>
      </w:r>
      <w:r w:rsidR="008C6E71">
        <w:rPr>
          <w:rFonts w:ascii="Segoe UI Semilight" w:hAnsi="Segoe UI Semilight" w:cs="Segoe UI Semilight"/>
          <w:sz w:val="18"/>
          <w:szCs w:val="18"/>
        </w:rPr>
        <w:t xml:space="preserve">CpG: cytosine-phosphate-guanine; </w:t>
      </w:r>
      <w:r w:rsidR="00C3017F" w:rsidRPr="00C3017F">
        <w:rPr>
          <w:rFonts w:ascii="Segoe UI Semilight" w:hAnsi="Segoe UI Semilight" w:cs="Segoe UI Semilight"/>
          <w:sz w:val="18"/>
          <w:szCs w:val="18"/>
        </w:rPr>
        <w:t>16k: 16,074 CpG</w:t>
      </w:r>
      <w:r w:rsidR="00C3017F">
        <w:rPr>
          <w:rFonts w:ascii="Segoe UI Semilight" w:hAnsi="Segoe UI Semilight" w:cs="Segoe UI Semilight"/>
          <w:sz w:val="18"/>
          <w:szCs w:val="18"/>
        </w:rPr>
        <w:t xml:space="preserve"> sites</w:t>
      </w:r>
      <w:r w:rsidR="00C3017F" w:rsidRPr="00C3017F">
        <w:rPr>
          <w:rFonts w:ascii="Segoe UI Semilight" w:hAnsi="Segoe UI Semilight" w:cs="Segoe UI Semilight"/>
          <w:sz w:val="18"/>
          <w:szCs w:val="18"/>
        </w:rPr>
        <w:t>; 1M: 1,058,533 CpG</w:t>
      </w:r>
      <w:r w:rsidR="00C3017F">
        <w:rPr>
          <w:rFonts w:ascii="Segoe UI Semilight" w:hAnsi="Segoe UI Semilight" w:cs="Segoe UI Semilight"/>
          <w:sz w:val="18"/>
          <w:szCs w:val="18"/>
        </w:rPr>
        <w:t xml:space="preserve"> sites</w:t>
      </w:r>
      <w:r w:rsidR="00C3017F" w:rsidRPr="00C3017F">
        <w:rPr>
          <w:rFonts w:ascii="Segoe UI Semilight" w:hAnsi="Segoe UI Semilight" w:cs="Segoe UI Semilight"/>
          <w:sz w:val="18"/>
          <w:szCs w:val="18"/>
        </w:rPr>
        <w:t>.</w:t>
      </w:r>
      <w:r w:rsidR="005D68FF">
        <w:rPr>
          <w:rFonts w:ascii="Segoe UI Semilight" w:hAnsi="Segoe UI Semilight" w:cs="Segoe UI Semilight"/>
          <w:sz w:val="18"/>
          <w:szCs w:val="18"/>
        </w:rPr>
        <w:t xml:space="preserve"> CPM: counts per million;</w:t>
      </w:r>
      <w:r>
        <w:rPr>
          <w:rFonts w:ascii="Segoe UI Semilight" w:hAnsi="Segoe UI Semilight" w:cs="Segoe UI Semilight"/>
          <w:sz w:val="18"/>
          <w:szCs w:val="18"/>
        </w:rPr>
        <w:t xml:space="preserve"> </w:t>
      </w:r>
      <w:r w:rsidR="00EE07F3">
        <w:rPr>
          <w:rFonts w:ascii="Segoe UI Semilight" w:hAnsi="Segoe UI Semilight" w:cs="Segoe UI Semilight"/>
          <w:sz w:val="18"/>
          <w:szCs w:val="18"/>
        </w:rPr>
        <w:t>DNA: d</w:t>
      </w:r>
      <w:r w:rsidR="00EE07F3" w:rsidRPr="00EE07F3">
        <w:rPr>
          <w:rFonts w:ascii="Segoe UI Semilight" w:hAnsi="Segoe UI Semilight" w:cs="Segoe UI Semilight"/>
          <w:sz w:val="18"/>
          <w:szCs w:val="18"/>
        </w:rPr>
        <w:t>eoxyribonucleic</w:t>
      </w:r>
      <w:r w:rsidR="00EE07F3">
        <w:rPr>
          <w:rFonts w:ascii="Segoe UI Semilight" w:hAnsi="Segoe UI Semilight" w:cs="Segoe UI Semilight"/>
          <w:sz w:val="18"/>
          <w:szCs w:val="18"/>
        </w:rPr>
        <w:t xml:space="preserve"> acid;</w:t>
      </w:r>
      <w:r w:rsidR="008F52A7" w:rsidRPr="008F52A7">
        <w:rPr>
          <w:rFonts w:ascii="Segoe UI Semilight" w:hAnsi="Segoe UI Semilight" w:cs="Segoe UI Semilight"/>
          <w:sz w:val="18"/>
          <w:szCs w:val="18"/>
        </w:rPr>
        <w:t xml:space="preserve"> </w:t>
      </w:r>
      <w:r w:rsidR="007F5D7F" w:rsidRPr="007F5D7F">
        <w:rPr>
          <w:rFonts w:ascii="Segoe UI Semilight" w:hAnsi="Segoe UI Semilight" w:cs="Segoe UI Semilight"/>
          <w:sz w:val="18"/>
          <w:szCs w:val="18"/>
        </w:rPr>
        <w:t>PCR</w:t>
      </w:r>
      <w:r w:rsidR="007F5D7F">
        <w:rPr>
          <w:rFonts w:ascii="Segoe UI Semilight" w:hAnsi="Segoe UI Semilight" w:cs="Segoe UI Semilight"/>
          <w:sz w:val="18"/>
          <w:szCs w:val="18"/>
        </w:rPr>
        <w:t>: polymerase chain reaction;</w:t>
      </w:r>
      <w:r w:rsidR="007F5D7F" w:rsidRPr="007F5D7F">
        <w:rPr>
          <w:rFonts w:ascii="Segoe UI Semilight" w:hAnsi="Segoe UI Semilight" w:cs="Segoe UI Semilight"/>
          <w:sz w:val="18"/>
          <w:szCs w:val="18"/>
        </w:rPr>
        <w:t xml:space="preserve"> </w:t>
      </w:r>
      <w:r w:rsidR="00EE07F3">
        <w:rPr>
          <w:rFonts w:ascii="Segoe UI Semilight" w:hAnsi="Segoe UI Semilight" w:cs="Segoe UI Semilight"/>
          <w:sz w:val="18"/>
          <w:szCs w:val="18"/>
        </w:rPr>
        <w:t xml:space="preserve">RNA: ribonucleic acid; </w:t>
      </w:r>
      <w:r w:rsidR="0014103E">
        <w:rPr>
          <w:rFonts w:ascii="Segoe UI Semilight" w:hAnsi="Segoe UI Semilight" w:cs="Segoe UI Semilight"/>
          <w:sz w:val="18"/>
          <w:szCs w:val="18"/>
        </w:rPr>
        <w:t xml:space="preserve">mRNA: messenger RNA; </w:t>
      </w:r>
      <w:r w:rsidR="00EE07F3">
        <w:rPr>
          <w:rFonts w:ascii="Segoe UI Semilight" w:hAnsi="Segoe UI Semilight" w:cs="Segoe UI Semilight"/>
          <w:sz w:val="18"/>
          <w:szCs w:val="18"/>
        </w:rPr>
        <w:t xml:space="preserve">RNA-seq: RNA sequencing; </w:t>
      </w:r>
      <w:r w:rsidR="00CB76CE" w:rsidRPr="00CB76CE">
        <w:rPr>
          <w:rFonts w:ascii="Segoe UI Semilight" w:hAnsi="Segoe UI Semilight" w:cs="Segoe UI Semilight"/>
          <w:sz w:val="18"/>
          <w:szCs w:val="18"/>
        </w:rPr>
        <w:t>RIN</w:t>
      </w:r>
      <w:r w:rsidR="00CB76CE">
        <w:rPr>
          <w:rFonts w:ascii="Segoe UI Semilight" w:hAnsi="Segoe UI Semilight" w:cs="Segoe UI Semilight"/>
          <w:sz w:val="18"/>
          <w:szCs w:val="18"/>
        </w:rPr>
        <w:t>: RNA integrity number</w:t>
      </w:r>
      <w:r w:rsidR="00F27879">
        <w:rPr>
          <w:rFonts w:ascii="Segoe UI Semilight" w:hAnsi="Segoe UI Semilight" w:cs="Segoe UI Semilight"/>
          <w:sz w:val="18"/>
          <w:szCs w:val="18"/>
        </w:rPr>
        <w:t>;</w:t>
      </w:r>
      <w:r w:rsidR="00CB76CE" w:rsidRPr="00CB76CE">
        <w:rPr>
          <w:rFonts w:ascii="Segoe UI Semilight" w:hAnsi="Segoe UI Semilight" w:cs="Segoe UI Semilight"/>
          <w:sz w:val="18"/>
          <w:szCs w:val="18"/>
        </w:rPr>
        <w:t xml:space="preserve"> </w:t>
      </w:r>
      <w:r>
        <w:rPr>
          <w:rFonts w:ascii="Segoe UI Semilight" w:hAnsi="Segoe UI Semilight" w:cs="Segoe UI Semilight"/>
          <w:sz w:val="18"/>
          <w:szCs w:val="18"/>
        </w:rPr>
        <w:t>RRBS: reduced representation bisulfite sequencing</w:t>
      </w:r>
      <w:r w:rsidR="00132C51">
        <w:rPr>
          <w:rFonts w:ascii="Segoe UI Semilight" w:hAnsi="Segoe UI Semilight" w:cs="Segoe UI Semilight"/>
          <w:sz w:val="18"/>
          <w:szCs w:val="18"/>
        </w:rPr>
        <w:t xml:space="preserve">; SNP: </w:t>
      </w:r>
      <w:r w:rsidR="00132C51" w:rsidRPr="00132C51">
        <w:rPr>
          <w:rFonts w:ascii="Segoe UI Semilight" w:hAnsi="Segoe UI Semilight" w:cs="Segoe UI Semilight"/>
          <w:sz w:val="18"/>
          <w:szCs w:val="18"/>
        </w:rPr>
        <w:t>single-nucleotide polymorphism</w:t>
      </w:r>
      <w:r w:rsidR="007F5D7F">
        <w:rPr>
          <w:rFonts w:ascii="Segoe UI Semilight" w:hAnsi="Segoe UI Semilight" w:cs="Segoe UI Semilight"/>
          <w:sz w:val="18"/>
          <w:szCs w:val="18"/>
        </w:rPr>
        <w:t>; UMI: unique molecular identifier</w:t>
      </w:r>
      <w:r>
        <w:rPr>
          <w:rFonts w:ascii="Segoe UI Semilight" w:hAnsi="Segoe UI Semilight" w:cs="Segoe UI Semilight"/>
          <w:sz w:val="18"/>
          <w:szCs w:val="18"/>
        </w:rPr>
        <w:t xml:space="preserve">. </w:t>
      </w:r>
      <w:r w:rsidR="00F06F66">
        <w:rPr>
          <w:rFonts w:ascii="Segoe UI Semilight" w:hAnsi="Segoe UI Semilight" w:cs="Segoe UI Semilight"/>
          <w:sz w:val="18"/>
          <w:szCs w:val="18"/>
        </w:rPr>
        <w:t xml:space="preserve">ADG: average daily gain; BFT: </w:t>
      </w:r>
      <w:r w:rsidR="00EE5EF1">
        <w:rPr>
          <w:rFonts w:ascii="Segoe UI Semilight" w:hAnsi="Segoe UI Semilight" w:cs="Segoe UI Semilight"/>
          <w:sz w:val="18"/>
          <w:szCs w:val="18"/>
        </w:rPr>
        <w:t xml:space="preserve">adjusted </w:t>
      </w:r>
      <w:r w:rsidR="00F06F66">
        <w:rPr>
          <w:rFonts w:ascii="Segoe UI Semilight" w:hAnsi="Segoe UI Semilight" w:cs="Segoe UI Semilight"/>
          <w:sz w:val="18"/>
          <w:szCs w:val="18"/>
        </w:rPr>
        <w:t>backfat thickness</w:t>
      </w:r>
      <w:r w:rsidR="00EE5EF1">
        <w:rPr>
          <w:rFonts w:ascii="Segoe UI Semilight" w:hAnsi="Segoe UI Semilight" w:cs="Segoe UI Semilight"/>
          <w:sz w:val="18"/>
          <w:szCs w:val="18"/>
        </w:rPr>
        <w:t xml:space="preserve"> in milimeters</w:t>
      </w:r>
      <w:r w:rsidR="00F06F66">
        <w:rPr>
          <w:rFonts w:ascii="Segoe UI Semilight" w:hAnsi="Segoe UI Semilight" w:cs="Segoe UI Semilight"/>
          <w:sz w:val="18"/>
          <w:szCs w:val="18"/>
        </w:rPr>
        <w:t xml:space="preserve">; </w:t>
      </w:r>
      <w:r w:rsidR="00EE5EF1">
        <w:rPr>
          <w:rFonts w:ascii="Segoe UI Semilight" w:hAnsi="Segoe UI Semilight" w:cs="Segoe UI Semilight"/>
          <w:sz w:val="18"/>
          <w:szCs w:val="18"/>
        </w:rPr>
        <w:t xml:space="preserve">BW: body weight in kilograms; </w:t>
      </w:r>
      <w:r w:rsidR="00F06F66">
        <w:rPr>
          <w:rFonts w:ascii="Segoe UI Semilight" w:hAnsi="Segoe UI Semilight" w:cs="Segoe UI Semilight"/>
          <w:sz w:val="18"/>
          <w:szCs w:val="18"/>
        </w:rPr>
        <w:t>MBW: metabolic body weight</w:t>
      </w:r>
      <w:r w:rsidR="00EE5EF1">
        <w:rPr>
          <w:rFonts w:ascii="Segoe UI Semilight" w:hAnsi="Segoe UI Semilight" w:cs="Segoe UI Semilight"/>
          <w:sz w:val="18"/>
          <w:szCs w:val="18"/>
        </w:rPr>
        <w:t xml:space="preserve"> in kilograms</w:t>
      </w:r>
      <w:r w:rsidR="00F06F66">
        <w:rPr>
          <w:rFonts w:ascii="Segoe UI Semilight" w:hAnsi="Segoe UI Semilight" w:cs="Segoe UI Semilight"/>
          <w:sz w:val="18"/>
          <w:szCs w:val="18"/>
        </w:rPr>
        <w:t>; RFI: residual feed intake</w:t>
      </w:r>
      <w:r w:rsidR="00EE5EF1">
        <w:rPr>
          <w:rFonts w:ascii="Segoe UI Semilight" w:hAnsi="Segoe UI Semilight" w:cs="Segoe UI Semilight"/>
          <w:sz w:val="18"/>
          <w:szCs w:val="18"/>
        </w:rPr>
        <w:t xml:space="preserve"> in grams per day; STR: strength score; g/day: grams per day; </w:t>
      </w:r>
      <w:r w:rsidR="00A25E2B">
        <w:rPr>
          <w:rFonts w:ascii="Segoe UI Semilight" w:hAnsi="Segoe UI Semilight" w:cs="Segoe UI Semilight"/>
          <w:sz w:val="18"/>
          <w:szCs w:val="18"/>
        </w:rPr>
        <w:t xml:space="preserve">mm: milimeters. </w:t>
      </w:r>
      <w:r w:rsidR="00EE5EF1">
        <w:rPr>
          <w:rFonts w:ascii="Segoe UI Semilight" w:hAnsi="Segoe UI Semilight" w:cs="Segoe UI Semilight"/>
          <w:sz w:val="18"/>
          <w:szCs w:val="18"/>
        </w:rPr>
        <w:t>h</w:t>
      </w:r>
      <w:r w:rsidR="00EE5EF1" w:rsidRPr="00BD6F63">
        <w:rPr>
          <w:rFonts w:ascii="Segoe UI Semilight" w:hAnsi="Segoe UI Semilight" w:cs="Segoe UI Semilight"/>
          <w:sz w:val="18"/>
          <w:szCs w:val="18"/>
          <w:vertAlign w:val="superscript"/>
        </w:rPr>
        <w:t>2</w:t>
      </w:r>
      <w:r w:rsidR="00EE5EF1">
        <w:rPr>
          <w:rFonts w:ascii="Segoe UI Semilight" w:hAnsi="Segoe UI Semilight" w:cs="Segoe UI Semilight"/>
          <w:sz w:val="18"/>
          <w:szCs w:val="18"/>
        </w:rPr>
        <w:t>: estimate</w:t>
      </w:r>
      <w:r w:rsidR="005273A8">
        <w:rPr>
          <w:rFonts w:ascii="Segoe UI Semilight" w:hAnsi="Segoe UI Semilight" w:cs="Segoe UI Semilight"/>
          <w:sz w:val="18"/>
          <w:szCs w:val="18"/>
        </w:rPr>
        <w:t>d</w:t>
      </w:r>
      <w:r w:rsidR="00EE5EF1">
        <w:rPr>
          <w:rFonts w:ascii="Segoe UI Semilight" w:hAnsi="Segoe UI Semilight" w:cs="Segoe UI Semilight"/>
          <w:sz w:val="18"/>
          <w:szCs w:val="18"/>
        </w:rPr>
        <w:t xml:space="preserve"> heritability; Min.: minimum; Max.: maximum; SD: standard deviation; SE: standard error;</w:t>
      </w:r>
      <w:r w:rsidR="004E507F">
        <w:rPr>
          <w:rFonts w:ascii="Segoe UI Semilight" w:hAnsi="Segoe UI Semilight" w:cs="Segoe UI Semilight"/>
          <w:sz w:val="18"/>
          <w:szCs w:val="18"/>
        </w:rPr>
        <w:t xml:space="preserve"> n: number of animals; </w:t>
      </w:r>
      <w:r w:rsidR="004E507F" w:rsidRPr="00A83497">
        <w:rPr>
          <w:rFonts w:ascii="Segoe UI Semilight" w:hAnsi="Segoe UI Semilight" w:cs="Segoe UI Semilight"/>
          <w:i/>
          <w:iCs/>
          <w:sz w:val="18"/>
          <w:szCs w:val="18"/>
        </w:rPr>
        <w:t>r</w:t>
      </w:r>
      <w:r w:rsidR="004E507F">
        <w:rPr>
          <w:rFonts w:ascii="Segoe UI Semilight" w:hAnsi="Segoe UI Semilight" w:cs="Segoe UI Semilight"/>
          <w:sz w:val="18"/>
          <w:szCs w:val="18"/>
        </w:rPr>
        <w:t>: Pearson’s correlation coefficient.</w:t>
      </w:r>
      <w:r w:rsidR="00D45960">
        <w:rPr>
          <w:rFonts w:ascii="Segoe UI Semilight" w:hAnsi="Segoe UI Semilight" w:cs="Segoe UI Semilight"/>
          <w:sz w:val="18"/>
          <w:szCs w:val="18"/>
        </w:rPr>
        <w:t xml:space="preserve"> LOBO: leave-one-breed-out</w:t>
      </w:r>
      <w:r w:rsidR="00EE07F3">
        <w:rPr>
          <w:rFonts w:ascii="Segoe UI Semilight" w:hAnsi="Segoe UI Semilight" w:cs="Segoe UI Semilight"/>
          <w:sz w:val="18"/>
          <w:szCs w:val="18"/>
        </w:rPr>
        <w:t>; LOO: leave-one-out.</w:t>
      </w:r>
      <w:r w:rsidR="00BD6F63">
        <w:rPr>
          <w:rFonts w:ascii="Segoe UI Semilight" w:hAnsi="Segoe UI Semilight" w:cs="Segoe UI Semilight"/>
          <w:sz w:val="18"/>
          <w:szCs w:val="18"/>
        </w:rPr>
        <w:t xml:space="preserve"> RUMIGEN: </w:t>
      </w:r>
      <w:r w:rsidR="00BD6F63" w:rsidRPr="00BD6F63">
        <w:rPr>
          <w:rFonts w:ascii="Segoe UI Semilight" w:hAnsi="Segoe UI Semilight" w:cs="Segoe UI Semilight"/>
          <w:sz w:val="18"/>
          <w:szCs w:val="18"/>
        </w:rPr>
        <w:t xml:space="preserve">Towards improvement of </w:t>
      </w:r>
      <w:r w:rsidR="00132C51">
        <w:rPr>
          <w:rFonts w:ascii="Segoe UI Semilight" w:hAnsi="Segoe UI Semilight" w:cs="Segoe UI Semilight"/>
          <w:sz w:val="18"/>
          <w:szCs w:val="18"/>
        </w:rPr>
        <w:t>RUMI</w:t>
      </w:r>
      <w:r w:rsidR="00BD6F63" w:rsidRPr="00BD6F63">
        <w:rPr>
          <w:rFonts w:ascii="Segoe UI Semilight" w:hAnsi="Segoe UI Semilight" w:cs="Segoe UI Semilight"/>
          <w:sz w:val="18"/>
          <w:szCs w:val="18"/>
        </w:rPr>
        <w:t xml:space="preserve">nant breeding through </w:t>
      </w:r>
      <w:r w:rsidR="00132C51">
        <w:rPr>
          <w:rFonts w:ascii="Segoe UI Semilight" w:hAnsi="Segoe UI Semilight" w:cs="Segoe UI Semilight"/>
          <w:sz w:val="18"/>
          <w:szCs w:val="18"/>
        </w:rPr>
        <w:t>GEN</w:t>
      </w:r>
      <w:r w:rsidR="00BD6F63" w:rsidRPr="00BD6F63">
        <w:rPr>
          <w:rFonts w:ascii="Segoe UI Semilight" w:hAnsi="Segoe UI Semilight" w:cs="Segoe UI Semilight"/>
          <w:sz w:val="18"/>
          <w:szCs w:val="18"/>
        </w:rPr>
        <w:t>omic and epigenomic approaches</w:t>
      </w:r>
      <w:r w:rsidR="00132C51">
        <w:rPr>
          <w:rFonts w:ascii="Segoe UI Semilight" w:hAnsi="Segoe UI Semilight" w:cs="Segoe UI Semilight"/>
          <w:sz w:val="18"/>
          <w:szCs w:val="18"/>
        </w:rPr>
        <w:t>;</w:t>
      </w:r>
      <w:r w:rsidR="00BD6F63">
        <w:rPr>
          <w:rFonts w:ascii="Segoe UI Semilight" w:hAnsi="Segoe UI Semilight" w:cs="Segoe UI Semilight"/>
          <w:sz w:val="18"/>
          <w:szCs w:val="18"/>
        </w:rPr>
        <w:t xml:space="preserve"> GEroNIMO: </w:t>
      </w:r>
      <w:r w:rsidR="00BD6F63" w:rsidRPr="00BD6F63">
        <w:rPr>
          <w:rFonts w:ascii="Segoe UI Semilight" w:hAnsi="Segoe UI Semilight" w:cs="Segoe UI Semilight"/>
          <w:sz w:val="18"/>
          <w:szCs w:val="18"/>
        </w:rPr>
        <w:t>Genome and Epigenome eNabled breedIng in MOnogastrics</w:t>
      </w:r>
      <w:r w:rsidR="00AF0E99">
        <w:rPr>
          <w:rFonts w:ascii="Segoe UI Semilight" w:hAnsi="Segoe UI Semilight" w:cs="Segoe UI Semilight"/>
          <w:sz w:val="18"/>
          <w:szCs w:val="18"/>
        </w:rPr>
        <w:t>.</w:t>
      </w:r>
    </w:p>
    <w:p w14:paraId="1E02C1B7" w14:textId="5794E349" w:rsidR="00651CBB" w:rsidRPr="00BE5804" w:rsidRDefault="00651CBB" w:rsidP="00BE5804">
      <w:pPr>
        <w:jc w:val="both"/>
        <w:rPr>
          <w:rFonts w:ascii="Segoe UI" w:hAnsi="Segoe UI" w:cs="Segoe UI"/>
          <w:b/>
          <w:bCs/>
          <w:sz w:val="22"/>
          <w:szCs w:val="22"/>
        </w:rPr>
      </w:pPr>
      <w:r w:rsidRPr="00BE5804">
        <w:rPr>
          <w:rFonts w:ascii="Segoe UI" w:hAnsi="Segoe UI" w:cs="Segoe UI"/>
          <w:b/>
          <w:bCs/>
          <w:sz w:val="22"/>
          <w:szCs w:val="22"/>
        </w:rPr>
        <w:t>Acknowledgements</w:t>
      </w:r>
    </w:p>
    <w:p w14:paraId="4058BF9C" w14:textId="77777777" w:rsidR="00366879" w:rsidRPr="00C83317" w:rsidRDefault="00434D27" w:rsidP="00B942A3">
      <w:pPr>
        <w:jc w:val="both"/>
        <w:rPr>
          <w:rFonts w:ascii="Segoe UI Semilight" w:hAnsi="Segoe UI Semilight" w:cs="Segoe UI Semilight"/>
          <w:sz w:val="18"/>
          <w:szCs w:val="18"/>
        </w:rPr>
      </w:pPr>
      <w:r w:rsidRPr="00C83317">
        <w:rPr>
          <w:rFonts w:ascii="Segoe UI Semilight" w:hAnsi="Segoe UI Semilight" w:cs="Segoe UI Semilight"/>
          <w:sz w:val="18"/>
          <w:szCs w:val="18"/>
        </w:rPr>
        <w:t xml:space="preserve">We </w:t>
      </w:r>
      <w:r w:rsidR="00130F1C" w:rsidRPr="00C83317">
        <w:rPr>
          <w:rFonts w:ascii="Segoe UI Semilight" w:hAnsi="Segoe UI Semilight" w:cs="Segoe UI Semilight"/>
          <w:sz w:val="18"/>
          <w:szCs w:val="18"/>
        </w:rPr>
        <w:t>thank</w:t>
      </w:r>
      <w:r w:rsidRPr="00C83317">
        <w:rPr>
          <w:rFonts w:ascii="Segoe UI Semilight" w:hAnsi="Segoe UI Semilight" w:cs="Segoe UI Semilight"/>
          <w:sz w:val="18"/>
          <w:szCs w:val="18"/>
        </w:rPr>
        <w:t xml:space="preserve"> LF, Breeding &amp; Genetics, Danish Agriculture &amp; Food Council F.m.b.A., for providing the data used in this study. </w:t>
      </w:r>
    </w:p>
    <w:p w14:paraId="3DDD3F0D" w14:textId="370C60AC" w:rsidR="00366879" w:rsidRPr="00C83317" w:rsidRDefault="00366879" w:rsidP="00366879">
      <w:pPr>
        <w:pStyle w:val="Heading1"/>
        <w:rPr>
          <w:rFonts w:ascii="Segoe UI" w:hAnsi="Segoe UI" w:cs="Segoe UI"/>
          <w:b/>
          <w:bCs/>
          <w:color w:val="000000" w:themeColor="text1"/>
          <w:sz w:val="22"/>
          <w:szCs w:val="22"/>
        </w:rPr>
      </w:pPr>
      <w:r w:rsidRPr="00C83317">
        <w:rPr>
          <w:rFonts w:ascii="Segoe UI" w:hAnsi="Segoe UI" w:cs="Segoe UI"/>
          <w:b/>
          <w:bCs/>
          <w:color w:val="000000" w:themeColor="text1"/>
          <w:sz w:val="22"/>
          <w:szCs w:val="22"/>
        </w:rPr>
        <w:t>Funding</w:t>
      </w:r>
    </w:p>
    <w:p w14:paraId="584DE419" w14:textId="2B06C5C1" w:rsidR="00B942A3" w:rsidRPr="00C83317" w:rsidRDefault="00434D27" w:rsidP="00B942A3">
      <w:pPr>
        <w:jc w:val="both"/>
        <w:rPr>
          <w:rFonts w:ascii="Segoe UI Semilight" w:hAnsi="Segoe UI Semilight" w:cs="Segoe UI Semilight"/>
          <w:sz w:val="18"/>
          <w:szCs w:val="18"/>
        </w:rPr>
      </w:pPr>
      <w:r w:rsidRPr="00C83317">
        <w:rPr>
          <w:rFonts w:ascii="Segoe UI Semilight" w:hAnsi="Segoe UI Semilight" w:cs="Segoe UI Semilight"/>
          <w:sz w:val="18"/>
          <w:szCs w:val="18"/>
        </w:rPr>
        <w:t>This research received funding from the European Union’s Horizon 2020 programme through grant agreement No. 101000236 (GEroNIMO project).</w:t>
      </w:r>
      <w:r w:rsidR="00B942A3" w:rsidRPr="00C83317">
        <w:rPr>
          <w:rFonts w:ascii="Segoe UI Semilight" w:hAnsi="Segoe UI Semilight" w:cs="Segoe UI Semilight"/>
          <w:sz w:val="18"/>
          <w:szCs w:val="18"/>
        </w:rPr>
        <w:br w:type="page"/>
      </w:r>
    </w:p>
    <w:p w14:paraId="023DD225" w14:textId="77777777" w:rsidR="00947FE2" w:rsidRPr="006E7E50" w:rsidRDefault="001A7BAC" w:rsidP="00B942A3">
      <w:pPr>
        <w:pStyle w:val="Heading1"/>
        <w:rPr>
          <w:rFonts w:ascii="Segoe UI" w:hAnsi="Segoe UI" w:cs="Segoe UI"/>
          <w:b/>
          <w:bCs/>
          <w:color w:val="000000" w:themeColor="text1"/>
          <w:sz w:val="24"/>
          <w:szCs w:val="24"/>
        </w:rPr>
      </w:pPr>
      <w:r w:rsidRPr="006E7E50">
        <w:rPr>
          <w:rFonts w:ascii="Segoe UI" w:hAnsi="Segoe UI" w:cs="Segoe UI"/>
          <w:b/>
          <w:bCs/>
          <w:color w:val="000000" w:themeColor="text1"/>
          <w:sz w:val="24"/>
          <w:szCs w:val="24"/>
        </w:rPr>
        <w:lastRenderedPageBreak/>
        <w:t>Supplement</w:t>
      </w:r>
      <w:r w:rsidR="00947FE2" w:rsidRPr="006E7E50">
        <w:rPr>
          <w:rFonts w:ascii="Segoe UI" w:hAnsi="Segoe UI" w:cs="Segoe UI"/>
          <w:b/>
          <w:bCs/>
          <w:color w:val="000000" w:themeColor="text1"/>
          <w:sz w:val="24"/>
          <w:szCs w:val="24"/>
        </w:rPr>
        <w:t>ary Information</w:t>
      </w:r>
    </w:p>
    <w:p w14:paraId="7AFBEEEE" w14:textId="7F178889" w:rsidR="001A7BAC" w:rsidRPr="006E7E50" w:rsidRDefault="001A7BAC" w:rsidP="001A7BAC">
      <w:pPr>
        <w:pStyle w:val="Heading2"/>
        <w:rPr>
          <w:rFonts w:ascii="Segoe UI" w:hAnsi="Segoe UI" w:cs="Segoe UI"/>
          <w:b/>
          <w:bCs/>
          <w:color w:val="000000" w:themeColor="text1"/>
          <w:sz w:val="22"/>
          <w:szCs w:val="22"/>
        </w:rPr>
      </w:pPr>
      <w:r w:rsidRPr="006E7E50">
        <w:rPr>
          <w:rFonts w:ascii="Segoe UI" w:hAnsi="Segoe UI" w:cs="Segoe UI"/>
          <w:b/>
          <w:bCs/>
          <w:color w:val="000000" w:themeColor="text1"/>
          <w:sz w:val="22"/>
          <w:szCs w:val="22"/>
        </w:rPr>
        <w:t xml:space="preserve">Histograms of </w:t>
      </w:r>
      <w:r w:rsidR="00A10362" w:rsidRPr="006E7E50">
        <w:rPr>
          <w:rFonts w:ascii="Segoe UI" w:hAnsi="Segoe UI" w:cs="Segoe UI"/>
          <w:b/>
          <w:bCs/>
          <w:color w:val="000000" w:themeColor="text1"/>
          <w:sz w:val="22"/>
          <w:szCs w:val="22"/>
        </w:rPr>
        <w:t>adjusted phenotypes</w:t>
      </w:r>
    </w:p>
    <w:p w14:paraId="3B93C465" w14:textId="444B4A74" w:rsidR="001A7BAC" w:rsidRDefault="004F0778" w:rsidP="001A7BAC">
      <w:r>
        <w:rPr>
          <w:noProof/>
        </w:rPr>
        <w:drawing>
          <wp:inline distT="0" distB="0" distL="0" distR="0" wp14:anchorId="31F2723D" wp14:editId="59A7B0A7">
            <wp:extent cx="5942817" cy="3398520"/>
            <wp:effectExtent l="0" t="0" r="1270" b="5080"/>
            <wp:docPr id="580338526"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8526" name="Graphic 580338526"/>
                    <pic:cNvPicPr/>
                  </pic:nvPicPr>
                  <pic:blipFill rotWithShape="1">
                    <a:blip r:embed="rId27">
                      <a:extLst>
                        <a:ext uri="{96DAC541-7B7A-43D3-8B79-37D633B846F1}">
                          <asvg:svgBlip xmlns:asvg="http://schemas.microsoft.com/office/drawing/2016/SVG/main" r:embed="rId28"/>
                        </a:ext>
                      </a:extLst>
                    </a:blip>
                    <a:srcRect t="2849" b="1839"/>
                    <a:stretch>
                      <a:fillRect/>
                    </a:stretch>
                  </pic:blipFill>
                  <pic:spPr bwMode="auto">
                    <a:xfrm>
                      <a:off x="0" y="0"/>
                      <a:ext cx="5943600" cy="3398968"/>
                    </a:xfrm>
                    <a:prstGeom prst="rect">
                      <a:avLst/>
                    </a:prstGeom>
                    <a:ln>
                      <a:noFill/>
                    </a:ln>
                    <a:extLst>
                      <a:ext uri="{53640926-AAD7-44D8-BBD7-CCE9431645EC}">
                        <a14:shadowObscured xmlns:a14="http://schemas.microsoft.com/office/drawing/2010/main"/>
                      </a:ext>
                    </a:extLst>
                  </pic:spPr>
                </pic:pic>
              </a:graphicData>
            </a:graphic>
          </wp:inline>
        </w:drawing>
      </w:r>
    </w:p>
    <w:p w14:paraId="51FC0CDC" w14:textId="499C9A5C" w:rsidR="00E94669" w:rsidRPr="00957B68" w:rsidRDefault="00E94669" w:rsidP="001A7BAC">
      <w:pPr>
        <w:rPr>
          <w:rFonts w:ascii="Segoe UI Semilight" w:hAnsi="Segoe UI Semilight" w:cs="Segoe UI Semilight"/>
          <w:sz w:val="20"/>
          <w:szCs w:val="20"/>
        </w:rPr>
      </w:pPr>
      <w:r w:rsidRPr="00957B68">
        <w:rPr>
          <w:rFonts w:ascii="Segoe UI" w:hAnsi="Segoe UI" w:cs="Segoe UI"/>
          <w:b/>
          <w:bCs/>
          <w:sz w:val="20"/>
          <w:szCs w:val="20"/>
        </w:rPr>
        <w:t>Fig</w:t>
      </w:r>
      <w:r w:rsidR="00BC66EF" w:rsidRPr="00957B68">
        <w:rPr>
          <w:rFonts w:ascii="Segoe UI" w:hAnsi="Segoe UI" w:cs="Segoe UI"/>
          <w:b/>
          <w:bCs/>
          <w:sz w:val="20"/>
          <w:szCs w:val="20"/>
        </w:rPr>
        <w:t>.</w:t>
      </w:r>
      <w:r w:rsidRPr="00957B68">
        <w:rPr>
          <w:rFonts w:ascii="Segoe UI" w:hAnsi="Segoe UI" w:cs="Segoe UI"/>
          <w:b/>
          <w:bCs/>
          <w:sz w:val="20"/>
          <w:szCs w:val="20"/>
        </w:rPr>
        <w:t xml:space="preserve"> S1</w:t>
      </w:r>
      <w:r w:rsidRPr="006E7E50">
        <w:rPr>
          <w:rFonts w:ascii="Segoe UI" w:hAnsi="Segoe UI" w:cs="Segoe UI"/>
          <w:sz w:val="20"/>
          <w:szCs w:val="20"/>
        </w:rPr>
        <w:t xml:space="preserve"> </w:t>
      </w:r>
      <w:r w:rsidRPr="00957B68">
        <w:rPr>
          <w:rFonts w:ascii="Segoe UI Semilight" w:hAnsi="Segoe UI Semilight" w:cs="Segoe UI Semilight"/>
          <w:sz w:val="20"/>
          <w:szCs w:val="20"/>
        </w:rPr>
        <w:t xml:space="preserve">Histograms of distributions of adjusted </w:t>
      </w:r>
      <w:r w:rsidR="00A83497">
        <w:rPr>
          <w:rFonts w:ascii="Segoe UI Semilight" w:hAnsi="Segoe UI Semilight" w:cs="Segoe UI Semilight"/>
          <w:sz w:val="20"/>
          <w:szCs w:val="20"/>
        </w:rPr>
        <w:t>a</w:t>
      </w:r>
      <w:r w:rsidRPr="00957B68">
        <w:rPr>
          <w:rFonts w:ascii="Segoe UI Semilight" w:hAnsi="Segoe UI Semilight" w:cs="Segoe UI Semilight"/>
          <w:sz w:val="20"/>
          <w:szCs w:val="20"/>
        </w:rPr>
        <w:t xml:space="preserve">verage </w:t>
      </w:r>
      <w:r w:rsidR="00F326DB">
        <w:rPr>
          <w:rFonts w:ascii="Segoe UI Semilight" w:hAnsi="Segoe UI Semilight" w:cs="Segoe UI Semilight"/>
          <w:sz w:val="20"/>
          <w:szCs w:val="20"/>
        </w:rPr>
        <w:t>d</w:t>
      </w:r>
      <w:r w:rsidRPr="00957B68">
        <w:rPr>
          <w:rFonts w:ascii="Segoe UI Semilight" w:hAnsi="Segoe UI Semilight" w:cs="Segoe UI Semilight"/>
          <w:sz w:val="20"/>
          <w:szCs w:val="20"/>
        </w:rPr>
        <w:t xml:space="preserve">aily </w:t>
      </w:r>
      <w:r w:rsidR="00F326DB">
        <w:rPr>
          <w:rFonts w:ascii="Segoe UI Semilight" w:hAnsi="Segoe UI Semilight" w:cs="Segoe UI Semilight"/>
          <w:sz w:val="20"/>
          <w:szCs w:val="20"/>
        </w:rPr>
        <w:t>g</w:t>
      </w:r>
      <w:r w:rsidRPr="00957B68">
        <w:rPr>
          <w:rFonts w:ascii="Segoe UI Semilight" w:hAnsi="Segoe UI Semilight" w:cs="Segoe UI Semilight"/>
          <w:sz w:val="20"/>
          <w:szCs w:val="20"/>
        </w:rPr>
        <w:t>ain, per breed and combined.</w:t>
      </w:r>
    </w:p>
    <w:p w14:paraId="143F8D44" w14:textId="3D86540A" w:rsidR="001A7BAC" w:rsidRDefault="004F0778" w:rsidP="001A7BAC">
      <w:r>
        <w:rPr>
          <w:noProof/>
        </w:rPr>
        <w:drawing>
          <wp:inline distT="0" distB="0" distL="0" distR="0" wp14:anchorId="33DEFD4C" wp14:editId="47C4B992">
            <wp:extent cx="5943600" cy="3408210"/>
            <wp:effectExtent l="0" t="0" r="0" b="0"/>
            <wp:docPr id="103679274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2744" name="Graphic 7"/>
                    <pic:cNvPicPr/>
                  </pic:nvPicPr>
                  <pic:blipFill rotWithShape="1">
                    <a:blip r:embed="rId29">
                      <a:extLst>
                        <a:ext uri="{96DAC541-7B7A-43D3-8B79-37D633B846F1}">
                          <asvg:svgBlip xmlns:asvg="http://schemas.microsoft.com/office/drawing/2016/SVG/main" r:embed="rId30"/>
                        </a:ext>
                      </a:extLst>
                    </a:blip>
                    <a:srcRect t="2072" b="2357"/>
                    <a:stretch>
                      <a:fillRect/>
                    </a:stretch>
                  </pic:blipFill>
                  <pic:spPr bwMode="auto">
                    <a:xfrm>
                      <a:off x="0" y="0"/>
                      <a:ext cx="5943600" cy="3408210"/>
                    </a:xfrm>
                    <a:prstGeom prst="rect">
                      <a:avLst/>
                    </a:prstGeom>
                    <a:ln>
                      <a:noFill/>
                    </a:ln>
                    <a:extLst>
                      <a:ext uri="{53640926-AAD7-44D8-BBD7-CCE9431645EC}">
                        <a14:shadowObscured xmlns:a14="http://schemas.microsoft.com/office/drawing/2010/main"/>
                      </a:ext>
                    </a:extLst>
                  </pic:spPr>
                </pic:pic>
              </a:graphicData>
            </a:graphic>
          </wp:inline>
        </w:drawing>
      </w:r>
    </w:p>
    <w:p w14:paraId="15EFB029" w14:textId="12A69D41" w:rsidR="00E94669" w:rsidRPr="006E7E50" w:rsidRDefault="00E94669" w:rsidP="00E94669">
      <w:pPr>
        <w:rPr>
          <w:rFonts w:ascii="Segoe UI" w:hAnsi="Segoe UI" w:cs="Segoe UI"/>
          <w:sz w:val="20"/>
          <w:szCs w:val="20"/>
        </w:rPr>
      </w:pPr>
      <w:r w:rsidRPr="00957B68">
        <w:rPr>
          <w:rFonts w:ascii="Segoe UI" w:hAnsi="Segoe UI" w:cs="Segoe UI"/>
          <w:b/>
          <w:bCs/>
          <w:sz w:val="20"/>
          <w:szCs w:val="20"/>
        </w:rPr>
        <w:t>Fig</w:t>
      </w:r>
      <w:r w:rsidR="00BC66EF" w:rsidRPr="00957B68">
        <w:rPr>
          <w:rFonts w:ascii="Segoe UI" w:hAnsi="Segoe UI" w:cs="Segoe UI"/>
          <w:b/>
          <w:bCs/>
          <w:sz w:val="20"/>
          <w:szCs w:val="20"/>
        </w:rPr>
        <w:t>.</w:t>
      </w:r>
      <w:r w:rsidRPr="00957B68">
        <w:rPr>
          <w:rFonts w:ascii="Segoe UI" w:hAnsi="Segoe UI" w:cs="Segoe UI"/>
          <w:b/>
          <w:bCs/>
          <w:sz w:val="20"/>
          <w:szCs w:val="20"/>
        </w:rPr>
        <w:t xml:space="preserve"> S2</w:t>
      </w:r>
      <w:r w:rsidRPr="006E7E50">
        <w:rPr>
          <w:rFonts w:ascii="Segoe UI" w:hAnsi="Segoe UI" w:cs="Segoe UI"/>
          <w:sz w:val="20"/>
          <w:szCs w:val="20"/>
        </w:rPr>
        <w:t xml:space="preserve"> </w:t>
      </w:r>
      <w:r w:rsidRPr="00957B68">
        <w:rPr>
          <w:rFonts w:ascii="Segoe UI Semilight" w:hAnsi="Segoe UI Semilight" w:cs="Segoe UI Semilight"/>
          <w:sz w:val="20"/>
          <w:szCs w:val="20"/>
        </w:rPr>
        <w:t xml:space="preserve">Histograms of distributions of adjusted </w:t>
      </w:r>
      <w:r w:rsidR="00A83497">
        <w:rPr>
          <w:rFonts w:ascii="Segoe UI Semilight" w:hAnsi="Segoe UI Semilight" w:cs="Segoe UI Semilight"/>
          <w:sz w:val="20"/>
          <w:szCs w:val="20"/>
        </w:rPr>
        <w:t>b</w:t>
      </w:r>
      <w:r w:rsidRPr="00957B68">
        <w:rPr>
          <w:rFonts w:ascii="Segoe UI Semilight" w:hAnsi="Segoe UI Semilight" w:cs="Segoe UI Semilight"/>
          <w:sz w:val="20"/>
          <w:szCs w:val="20"/>
        </w:rPr>
        <w:t>ackfat thickness, per breed and combined.</w:t>
      </w:r>
    </w:p>
    <w:p w14:paraId="576CAF05" w14:textId="4C3BEC10" w:rsidR="001A7BAC" w:rsidRPr="001E2543" w:rsidRDefault="004F0778" w:rsidP="006F5C9A">
      <w:pPr>
        <w:pStyle w:val="Heading1"/>
        <w:rPr>
          <w:rFonts w:ascii="Segoe UI" w:hAnsi="Segoe UI" w:cs="Segoe UI"/>
          <w:sz w:val="20"/>
          <w:szCs w:val="20"/>
        </w:rPr>
      </w:pPr>
      <w:r>
        <w:rPr>
          <w:rFonts w:ascii="Segoe UI" w:hAnsi="Segoe UI" w:cs="Segoe UI"/>
          <w:noProof/>
          <w:sz w:val="20"/>
          <w:szCs w:val="20"/>
        </w:rPr>
        <w:lastRenderedPageBreak/>
        <w:drawing>
          <wp:inline distT="0" distB="0" distL="0" distR="0" wp14:anchorId="3AD33587" wp14:editId="74158568">
            <wp:extent cx="5942302" cy="3388995"/>
            <wp:effectExtent l="0" t="0" r="1905" b="1905"/>
            <wp:docPr id="124874970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49706" name="Graphic 1248749706"/>
                    <pic:cNvPicPr/>
                  </pic:nvPicPr>
                  <pic:blipFill rotWithShape="1">
                    <a:blip r:embed="rId31">
                      <a:extLst>
                        <a:ext uri="{96DAC541-7B7A-43D3-8B79-37D633B846F1}">
                          <asvg:svgBlip xmlns:asvg="http://schemas.microsoft.com/office/drawing/2016/SVG/main" r:embed="rId32"/>
                        </a:ext>
                      </a:extLst>
                    </a:blip>
                    <a:srcRect t="2591" b="2357"/>
                    <a:stretch>
                      <a:fillRect/>
                    </a:stretch>
                  </pic:blipFill>
                  <pic:spPr bwMode="auto">
                    <a:xfrm>
                      <a:off x="0" y="0"/>
                      <a:ext cx="5943600" cy="3389735"/>
                    </a:xfrm>
                    <a:prstGeom prst="rect">
                      <a:avLst/>
                    </a:prstGeom>
                    <a:ln>
                      <a:noFill/>
                    </a:ln>
                    <a:extLst>
                      <a:ext uri="{53640926-AAD7-44D8-BBD7-CCE9431645EC}">
                        <a14:shadowObscured xmlns:a14="http://schemas.microsoft.com/office/drawing/2010/main"/>
                      </a:ext>
                    </a:extLst>
                  </pic:spPr>
                </pic:pic>
              </a:graphicData>
            </a:graphic>
          </wp:inline>
        </w:drawing>
      </w:r>
    </w:p>
    <w:p w14:paraId="4951BFE2" w14:textId="5BD5C672" w:rsidR="001A7BAC" w:rsidRPr="001E2543" w:rsidRDefault="00E94669" w:rsidP="001A7BAC">
      <w:pPr>
        <w:rPr>
          <w:rFonts w:ascii="Segoe UI" w:hAnsi="Segoe UI" w:cs="Segoe UI"/>
          <w:sz w:val="20"/>
          <w:szCs w:val="20"/>
        </w:rPr>
      </w:pPr>
      <w:r w:rsidRPr="00957B68">
        <w:rPr>
          <w:rFonts w:ascii="Segoe UI" w:hAnsi="Segoe UI" w:cs="Segoe UI"/>
          <w:b/>
          <w:bCs/>
          <w:sz w:val="20"/>
          <w:szCs w:val="20"/>
        </w:rPr>
        <w:t>Fig</w:t>
      </w:r>
      <w:r w:rsidR="00BC66EF" w:rsidRPr="00957B68">
        <w:rPr>
          <w:rFonts w:ascii="Segoe UI" w:hAnsi="Segoe UI" w:cs="Segoe UI"/>
          <w:b/>
          <w:bCs/>
          <w:sz w:val="20"/>
          <w:szCs w:val="20"/>
        </w:rPr>
        <w:t>.</w:t>
      </w:r>
      <w:r w:rsidRPr="00957B68">
        <w:rPr>
          <w:rFonts w:ascii="Segoe UI" w:hAnsi="Segoe UI" w:cs="Segoe UI"/>
          <w:b/>
          <w:bCs/>
          <w:sz w:val="20"/>
          <w:szCs w:val="20"/>
        </w:rPr>
        <w:t xml:space="preserve"> S3</w:t>
      </w:r>
      <w:r w:rsidRPr="001E2543">
        <w:rPr>
          <w:rFonts w:ascii="Segoe UI" w:hAnsi="Segoe UI" w:cs="Segoe UI"/>
          <w:sz w:val="20"/>
          <w:szCs w:val="20"/>
        </w:rPr>
        <w:t xml:space="preserve"> </w:t>
      </w:r>
      <w:r w:rsidRPr="00957B68">
        <w:rPr>
          <w:rFonts w:ascii="Segoe UI Semilight" w:hAnsi="Segoe UI Semilight" w:cs="Segoe UI Semilight"/>
          <w:sz w:val="20"/>
          <w:szCs w:val="20"/>
        </w:rPr>
        <w:t xml:space="preserve">Histograms of distributions of </w:t>
      </w:r>
      <w:r w:rsidR="00A83497">
        <w:rPr>
          <w:rFonts w:ascii="Segoe UI Semilight" w:hAnsi="Segoe UI Semilight" w:cs="Segoe UI Semilight"/>
          <w:sz w:val="20"/>
          <w:szCs w:val="20"/>
        </w:rPr>
        <w:t>r</w:t>
      </w:r>
      <w:r w:rsidRPr="00957B68">
        <w:rPr>
          <w:rFonts w:ascii="Segoe UI Semilight" w:hAnsi="Segoe UI Semilight" w:cs="Segoe UI Semilight"/>
          <w:sz w:val="20"/>
          <w:szCs w:val="20"/>
        </w:rPr>
        <w:t xml:space="preserve">esidual </w:t>
      </w:r>
      <w:r w:rsidR="00F326DB">
        <w:rPr>
          <w:rFonts w:ascii="Segoe UI Semilight" w:hAnsi="Segoe UI Semilight" w:cs="Segoe UI Semilight"/>
          <w:sz w:val="20"/>
          <w:szCs w:val="20"/>
        </w:rPr>
        <w:t>f</w:t>
      </w:r>
      <w:r w:rsidRPr="00957B68">
        <w:rPr>
          <w:rFonts w:ascii="Segoe UI Semilight" w:hAnsi="Segoe UI Semilight" w:cs="Segoe UI Semilight"/>
          <w:sz w:val="20"/>
          <w:szCs w:val="20"/>
        </w:rPr>
        <w:t xml:space="preserve">eed </w:t>
      </w:r>
      <w:r w:rsidR="00F326DB">
        <w:rPr>
          <w:rFonts w:ascii="Segoe UI Semilight" w:hAnsi="Segoe UI Semilight" w:cs="Segoe UI Semilight"/>
          <w:sz w:val="20"/>
          <w:szCs w:val="20"/>
        </w:rPr>
        <w:t>i</w:t>
      </w:r>
      <w:r w:rsidRPr="00957B68">
        <w:rPr>
          <w:rFonts w:ascii="Segoe UI Semilight" w:hAnsi="Segoe UI Semilight" w:cs="Segoe UI Semilight"/>
          <w:sz w:val="20"/>
          <w:szCs w:val="20"/>
        </w:rPr>
        <w:t>ntake, per breed and combined.</w:t>
      </w:r>
      <w:r w:rsidR="004F0778">
        <w:rPr>
          <w:rFonts w:ascii="Segoe UI" w:hAnsi="Segoe UI" w:cs="Segoe UI"/>
          <w:noProof/>
          <w:sz w:val="20"/>
          <w:szCs w:val="20"/>
        </w:rPr>
        <w:drawing>
          <wp:inline distT="0" distB="0" distL="0" distR="0" wp14:anchorId="65E7F9B8" wp14:editId="41418D9E">
            <wp:extent cx="5942910" cy="3417050"/>
            <wp:effectExtent l="0" t="0" r="1270" b="0"/>
            <wp:docPr id="114154600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46004" name="Graphic 1141546004"/>
                    <pic:cNvPicPr/>
                  </pic:nvPicPr>
                  <pic:blipFill rotWithShape="1">
                    <a:blip r:embed="rId33">
                      <a:extLst>
                        <a:ext uri="{96DAC541-7B7A-43D3-8B79-37D633B846F1}">
                          <asvg:svgBlip xmlns:asvg="http://schemas.microsoft.com/office/drawing/2016/SVG/main" r:embed="rId34"/>
                        </a:ext>
                      </a:extLst>
                    </a:blip>
                    <a:srcRect t="1813" b="2357"/>
                    <a:stretch>
                      <a:fillRect/>
                    </a:stretch>
                  </pic:blipFill>
                  <pic:spPr bwMode="auto">
                    <a:xfrm>
                      <a:off x="0" y="0"/>
                      <a:ext cx="5943600" cy="3417446"/>
                    </a:xfrm>
                    <a:prstGeom prst="rect">
                      <a:avLst/>
                    </a:prstGeom>
                    <a:ln>
                      <a:noFill/>
                    </a:ln>
                    <a:extLst>
                      <a:ext uri="{53640926-AAD7-44D8-BBD7-CCE9431645EC}">
                        <a14:shadowObscured xmlns:a14="http://schemas.microsoft.com/office/drawing/2010/main"/>
                      </a:ext>
                    </a:extLst>
                  </pic:spPr>
                </pic:pic>
              </a:graphicData>
            </a:graphic>
          </wp:inline>
        </w:drawing>
      </w:r>
    </w:p>
    <w:p w14:paraId="147E2406" w14:textId="035C5736" w:rsidR="0059624C" w:rsidRPr="006E7E50" w:rsidRDefault="00E94669" w:rsidP="0059624C">
      <w:pPr>
        <w:rPr>
          <w:rFonts w:ascii="Segoe UI" w:hAnsi="Segoe UI" w:cs="Segoe UI"/>
          <w:sz w:val="20"/>
          <w:szCs w:val="20"/>
        </w:rPr>
      </w:pPr>
      <w:r w:rsidRPr="00957B68">
        <w:rPr>
          <w:rFonts w:ascii="Segoe UI" w:hAnsi="Segoe UI" w:cs="Segoe UI"/>
          <w:b/>
          <w:bCs/>
          <w:sz w:val="20"/>
          <w:szCs w:val="20"/>
        </w:rPr>
        <w:t>Fig</w:t>
      </w:r>
      <w:r w:rsidR="00BC66EF" w:rsidRPr="00957B68">
        <w:rPr>
          <w:rFonts w:ascii="Segoe UI" w:hAnsi="Segoe UI" w:cs="Segoe UI"/>
          <w:b/>
          <w:bCs/>
          <w:sz w:val="20"/>
          <w:szCs w:val="20"/>
        </w:rPr>
        <w:t>.</w:t>
      </w:r>
      <w:r w:rsidRPr="00957B68">
        <w:rPr>
          <w:rFonts w:ascii="Segoe UI" w:hAnsi="Segoe UI" w:cs="Segoe UI"/>
          <w:b/>
          <w:bCs/>
          <w:sz w:val="20"/>
          <w:szCs w:val="20"/>
        </w:rPr>
        <w:t xml:space="preserve"> S4</w:t>
      </w:r>
      <w:r w:rsidRPr="006E7E50">
        <w:rPr>
          <w:rFonts w:ascii="Segoe UI" w:hAnsi="Segoe UI" w:cs="Segoe UI"/>
          <w:sz w:val="20"/>
          <w:szCs w:val="20"/>
        </w:rPr>
        <w:t xml:space="preserve"> </w:t>
      </w:r>
      <w:r w:rsidRPr="00957B68">
        <w:rPr>
          <w:rFonts w:ascii="Segoe UI Semilight" w:hAnsi="Segoe UI Semilight" w:cs="Segoe UI Semilight"/>
          <w:sz w:val="20"/>
          <w:szCs w:val="20"/>
        </w:rPr>
        <w:t>Histograms of distributions of the</w:t>
      </w:r>
      <w:r w:rsidR="00F55631" w:rsidRPr="00957B68">
        <w:rPr>
          <w:rFonts w:ascii="Segoe UI Semilight" w:hAnsi="Segoe UI Semilight" w:cs="Segoe UI Semilight"/>
          <w:sz w:val="20"/>
          <w:szCs w:val="20"/>
        </w:rPr>
        <w:t xml:space="preserve"> adjusted</w:t>
      </w:r>
      <w:r w:rsidRPr="00957B68">
        <w:rPr>
          <w:rFonts w:ascii="Segoe UI Semilight" w:hAnsi="Segoe UI Semilight" w:cs="Segoe UI Semilight"/>
          <w:sz w:val="20"/>
          <w:szCs w:val="20"/>
        </w:rPr>
        <w:t xml:space="preserve"> trait </w:t>
      </w:r>
      <w:r w:rsidR="00A83497">
        <w:rPr>
          <w:rFonts w:ascii="Segoe UI Semilight" w:hAnsi="Segoe UI Semilight" w:cs="Segoe UI Semilight"/>
          <w:sz w:val="20"/>
          <w:szCs w:val="20"/>
        </w:rPr>
        <w:t>s</w:t>
      </w:r>
      <w:r w:rsidRPr="00957B68">
        <w:rPr>
          <w:rFonts w:ascii="Segoe UI Semilight" w:hAnsi="Segoe UI Semilight" w:cs="Segoe UI Semilight"/>
          <w:sz w:val="20"/>
          <w:szCs w:val="20"/>
        </w:rPr>
        <w:t>trength</w:t>
      </w:r>
      <w:r w:rsidR="004258C9" w:rsidRPr="00957B68">
        <w:rPr>
          <w:rFonts w:ascii="Segoe UI Semilight" w:hAnsi="Segoe UI Semilight" w:cs="Segoe UI Semilight"/>
          <w:sz w:val="20"/>
          <w:szCs w:val="20"/>
        </w:rPr>
        <w:t xml:space="preserve"> score</w:t>
      </w:r>
      <w:r w:rsidRPr="00957B68">
        <w:rPr>
          <w:rFonts w:ascii="Segoe UI Semilight" w:hAnsi="Segoe UI Semilight" w:cs="Segoe UI Semilight"/>
          <w:sz w:val="20"/>
          <w:szCs w:val="20"/>
        </w:rPr>
        <w:t>, per breed and combined.</w:t>
      </w:r>
    </w:p>
    <w:p w14:paraId="4FDA4EB1" w14:textId="52C94CD0" w:rsidR="006E7E50" w:rsidRDefault="006E7E50">
      <w:pPr>
        <w:rPr>
          <w:rFonts w:ascii="Segoe UI" w:eastAsiaTheme="majorEastAsia" w:hAnsi="Segoe UI" w:cs="Segoe UI"/>
          <w:b/>
          <w:bCs/>
          <w:color w:val="000000" w:themeColor="text1"/>
          <w:sz w:val="22"/>
          <w:szCs w:val="22"/>
        </w:rPr>
      </w:pPr>
    </w:p>
    <w:p w14:paraId="20CB86A0" w14:textId="56352507" w:rsidR="008A1C1B" w:rsidRDefault="008A1C1B" w:rsidP="008A1C1B">
      <w:pPr>
        <w:pStyle w:val="Heading2"/>
        <w:rPr>
          <w:rFonts w:ascii="Segoe UI" w:hAnsi="Segoe UI" w:cs="Segoe UI"/>
          <w:b/>
          <w:bCs/>
          <w:color w:val="000000" w:themeColor="text1"/>
          <w:sz w:val="22"/>
          <w:szCs w:val="22"/>
        </w:rPr>
      </w:pPr>
      <w:r w:rsidRPr="006E7E50">
        <w:rPr>
          <w:rFonts w:ascii="Segoe UI" w:hAnsi="Segoe UI" w:cs="Segoe UI"/>
          <w:b/>
          <w:bCs/>
          <w:color w:val="000000" w:themeColor="text1"/>
          <w:sz w:val="22"/>
          <w:szCs w:val="22"/>
        </w:rPr>
        <w:lastRenderedPageBreak/>
        <w:t>Tables of genomic prediction accuracies</w:t>
      </w:r>
    </w:p>
    <w:p w14:paraId="7A3A35B6" w14:textId="77777777" w:rsidR="00223C86" w:rsidRPr="00846A0C" w:rsidRDefault="00223C86" w:rsidP="00846A0C"/>
    <w:tbl>
      <w:tblPr>
        <w:tblStyle w:val="TableGrid"/>
        <w:tblpPr w:leftFromText="180" w:rightFromText="180" w:vertAnchor="text" w:horzAnchor="margin" w:tblpY="390"/>
        <w:tblW w:w="0" w:type="auto"/>
        <w:tblLayout w:type="fixed"/>
        <w:tblCellMar>
          <w:top w:w="72" w:type="dxa"/>
          <w:bottom w:w="72" w:type="dxa"/>
        </w:tblCellMar>
        <w:tblLook w:val="04A0" w:firstRow="1" w:lastRow="0" w:firstColumn="1" w:lastColumn="0" w:noHBand="0" w:noVBand="1"/>
      </w:tblPr>
      <w:tblGrid>
        <w:gridCol w:w="1000"/>
        <w:gridCol w:w="634"/>
        <w:gridCol w:w="550"/>
        <w:gridCol w:w="540"/>
        <w:gridCol w:w="560"/>
        <w:gridCol w:w="2926"/>
      </w:tblGrid>
      <w:tr w:rsidR="007252B1" w:rsidRPr="006E7E50" w14:paraId="4D74BED4" w14:textId="32D8BC85" w:rsidTr="00223C86">
        <w:tc>
          <w:tcPr>
            <w:tcW w:w="1000" w:type="dxa"/>
            <w:tcBorders>
              <w:left w:val="nil"/>
              <w:bottom w:val="single" w:sz="4" w:space="0" w:color="auto"/>
              <w:right w:val="nil"/>
            </w:tcBorders>
            <w:vAlign w:val="center"/>
          </w:tcPr>
          <w:p w14:paraId="1F5B6D19" w14:textId="16DE440F" w:rsidR="007252B1" w:rsidRPr="00BE5804" w:rsidRDefault="007252B1" w:rsidP="00BE5804">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634" w:type="dxa"/>
            <w:tcBorders>
              <w:left w:val="nil"/>
              <w:bottom w:val="single" w:sz="4" w:space="0" w:color="auto"/>
              <w:right w:val="nil"/>
            </w:tcBorders>
            <w:vAlign w:val="center"/>
          </w:tcPr>
          <w:p w14:paraId="11752915" w14:textId="77777777" w:rsidR="007252B1" w:rsidRPr="00BE5804" w:rsidRDefault="007252B1" w:rsidP="006E7E50">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550" w:type="dxa"/>
            <w:tcBorders>
              <w:left w:val="nil"/>
              <w:bottom w:val="single" w:sz="4" w:space="0" w:color="auto"/>
              <w:right w:val="nil"/>
            </w:tcBorders>
            <w:vAlign w:val="center"/>
          </w:tcPr>
          <w:p w14:paraId="56B5CBAA" w14:textId="77777777" w:rsidR="007252B1" w:rsidRPr="00BE5804" w:rsidRDefault="007252B1" w:rsidP="006E7E50">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540" w:type="dxa"/>
            <w:tcBorders>
              <w:left w:val="nil"/>
              <w:bottom w:val="single" w:sz="4" w:space="0" w:color="auto"/>
              <w:right w:val="nil"/>
            </w:tcBorders>
            <w:vAlign w:val="center"/>
          </w:tcPr>
          <w:p w14:paraId="17532C13" w14:textId="77777777" w:rsidR="007252B1" w:rsidRPr="00BE5804" w:rsidRDefault="007252B1" w:rsidP="006E7E50">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560" w:type="dxa"/>
            <w:tcBorders>
              <w:left w:val="nil"/>
              <w:bottom w:val="single" w:sz="4" w:space="0" w:color="auto"/>
              <w:right w:val="nil"/>
            </w:tcBorders>
            <w:vAlign w:val="center"/>
          </w:tcPr>
          <w:p w14:paraId="6CCE9D48" w14:textId="77777777" w:rsidR="007252B1" w:rsidRPr="00BE5804" w:rsidRDefault="007252B1" w:rsidP="006E7E50">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c>
          <w:tcPr>
            <w:tcW w:w="2926" w:type="dxa"/>
            <w:tcBorders>
              <w:top w:val="nil"/>
              <w:left w:val="nil"/>
              <w:bottom w:val="nil"/>
              <w:right w:val="nil"/>
            </w:tcBorders>
          </w:tcPr>
          <w:p w14:paraId="3FC4F97C" w14:textId="77777777" w:rsidR="007252B1" w:rsidRPr="00BE5804" w:rsidRDefault="007252B1" w:rsidP="006E7E50">
            <w:pPr>
              <w:jc w:val="center"/>
              <w:rPr>
                <w:rFonts w:ascii="Segoe UI Semibold" w:hAnsi="Segoe UI Semibold" w:cs="Segoe UI Semibold"/>
                <w:sz w:val="20"/>
                <w:szCs w:val="20"/>
              </w:rPr>
            </w:pPr>
          </w:p>
        </w:tc>
      </w:tr>
      <w:tr w:rsidR="007252B1" w:rsidRPr="006E7E50" w14:paraId="52F304D1" w14:textId="02A3D0A2" w:rsidTr="00223C86">
        <w:tc>
          <w:tcPr>
            <w:tcW w:w="1000" w:type="dxa"/>
            <w:tcBorders>
              <w:left w:val="nil"/>
              <w:bottom w:val="nil"/>
              <w:right w:val="nil"/>
            </w:tcBorders>
            <w:vAlign w:val="center"/>
          </w:tcPr>
          <w:p w14:paraId="12C9A59B"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PBLUP</w:t>
            </w:r>
          </w:p>
        </w:tc>
        <w:tc>
          <w:tcPr>
            <w:tcW w:w="634" w:type="dxa"/>
            <w:tcBorders>
              <w:left w:val="nil"/>
              <w:bottom w:val="nil"/>
              <w:right w:val="nil"/>
            </w:tcBorders>
            <w:vAlign w:val="center"/>
          </w:tcPr>
          <w:p w14:paraId="5CE2F5F0"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0.18</w:t>
            </w:r>
          </w:p>
        </w:tc>
        <w:tc>
          <w:tcPr>
            <w:tcW w:w="550" w:type="dxa"/>
            <w:tcBorders>
              <w:left w:val="nil"/>
              <w:bottom w:val="nil"/>
              <w:right w:val="nil"/>
            </w:tcBorders>
            <w:vAlign w:val="center"/>
          </w:tcPr>
          <w:p w14:paraId="0A01CEBC"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0.18</w:t>
            </w:r>
          </w:p>
        </w:tc>
        <w:tc>
          <w:tcPr>
            <w:tcW w:w="540" w:type="dxa"/>
            <w:tcBorders>
              <w:left w:val="nil"/>
              <w:bottom w:val="nil"/>
              <w:right w:val="nil"/>
            </w:tcBorders>
            <w:vAlign w:val="center"/>
          </w:tcPr>
          <w:p w14:paraId="0264ADE9"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0.21</w:t>
            </w:r>
          </w:p>
        </w:tc>
        <w:tc>
          <w:tcPr>
            <w:tcW w:w="560" w:type="dxa"/>
            <w:tcBorders>
              <w:left w:val="nil"/>
              <w:bottom w:val="nil"/>
              <w:right w:val="nil"/>
            </w:tcBorders>
            <w:vAlign w:val="center"/>
          </w:tcPr>
          <w:p w14:paraId="6B706C2E"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0.11</w:t>
            </w:r>
          </w:p>
        </w:tc>
        <w:tc>
          <w:tcPr>
            <w:tcW w:w="2926" w:type="dxa"/>
            <w:tcBorders>
              <w:top w:val="nil"/>
              <w:left w:val="nil"/>
              <w:bottom w:val="nil"/>
              <w:right w:val="nil"/>
            </w:tcBorders>
          </w:tcPr>
          <w:p w14:paraId="61878E5F"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20B7DE8C" w14:textId="286DC335" w:rsidTr="00223C86">
        <w:tc>
          <w:tcPr>
            <w:tcW w:w="1000" w:type="dxa"/>
            <w:tcBorders>
              <w:top w:val="nil"/>
              <w:left w:val="nil"/>
              <w:bottom w:val="nil"/>
              <w:right w:val="nil"/>
            </w:tcBorders>
            <w:vAlign w:val="center"/>
          </w:tcPr>
          <w:p w14:paraId="500CAA1B"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GBLUP</w:t>
            </w:r>
          </w:p>
        </w:tc>
        <w:tc>
          <w:tcPr>
            <w:tcW w:w="634" w:type="dxa"/>
            <w:tcBorders>
              <w:top w:val="nil"/>
              <w:left w:val="nil"/>
              <w:bottom w:val="nil"/>
              <w:right w:val="nil"/>
            </w:tcBorders>
            <w:vAlign w:val="center"/>
          </w:tcPr>
          <w:p w14:paraId="10E6A208"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0.20</w:t>
            </w:r>
          </w:p>
        </w:tc>
        <w:tc>
          <w:tcPr>
            <w:tcW w:w="550" w:type="dxa"/>
            <w:tcBorders>
              <w:top w:val="nil"/>
              <w:left w:val="nil"/>
              <w:bottom w:val="nil"/>
              <w:right w:val="nil"/>
            </w:tcBorders>
            <w:vAlign w:val="center"/>
          </w:tcPr>
          <w:p w14:paraId="7AE2C6AC"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0.24</w:t>
            </w:r>
          </w:p>
        </w:tc>
        <w:tc>
          <w:tcPr>
            <w:tcW w:w="540" w:type="dxa"/>
            <w:tcBorders>
              <w:top w:val="nil"/>
              <w:left w:val="nil"/>
              <w:bottom w:val="nil"/>
              <w:right w:val="nil"/>
            </w:tcBorders>
            <w:vAlign w:val="center"/>
          </w:tcPr>
          <w:p w14:paraId="68ECB668"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0.18</w:t>
            </w:r>
          </w:p>
        </w:tc>
        <w:tc>
          <w:tcPr>
            <w:tcW w:w="560" w:type="dxa"/>
            <w:tcBorders>
              <w:top w:val="nil"/>
              <w:left w:val="nil"/>
              <w:bottom w:val="nil"/>
              <w:right w:val="nil"/>
            </w:tcBorders>
            <w:vAlign w:val="center"/>
          </w:tcPr>
          <w:p w14:paraId="5C1EB2A2"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0.00</w:t>
            </w:r>
          </w:p>
        </w:tc>
        <w:tc>
          <w:tcPr>
            <w:tcW w:w="2926" w:type="dxa"/>
            <w:tcBorders>
              <w:top w:val="nil"/>
              <w:left w:val="nil"/>
              <w:bottom w:val="nil"/>
              <w:right w:val="nil"/>
            </w:tcBorders>
          </w:tcPr>
          <w:p w14:paraId="15E699EE"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74E58C89" w14:textId="4AABF27D" w:rsidTr="00223C86">
        <w:tc>
          <w:tcPr>
            <w:tcW w:w="1000" w:type="dxa"/>
            <w:tcBorders>
              <w:top w:val="nil"/>
              <w:left w:val="nil"/>
              <w:bottom w:val="nil"/>
              <w:right w:val="nil"/>
            </w:tcBorders>
            <w:vAlign w:val="center"/>
          </w:tcPr>
          <w:p w14:paraId="48E177B3"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TBLUP</w:t>
            </w:r>
          </w:p>
        </w:tc>
        <w:tc>
          <w:tcPr>
            <w:tcW w:w="634" w:type="dxa"/>
            <w:tcBorders>
              <w:top w:val="nil"/>
              <w:left w:val="nil"/>
              <w:bottom w:val="nil"/>
              <w:right w:val="nil"/>
            </w:tcBorders>
            <w:vAlign w:val="center"/>
          </w:tcPr>
          <w:p w14:paraId="0CB9FBE0"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0.39</w:t>
            </w:r>
          </w:p>
        </w:tc>
        <w:tc>
          <w:tcPr>
            <w:tcW w:w="550" w:type="dxa"/>
            <w:tcBorders>
              <w:top w:val="nil"/>
              <w:left w:val="nil"/>
              <w:bottom w:val="nil"/>
              <w:right w:val="nil"/>
            </w:tcBorders>
            <w:vAlign w:val="center"/>
          </w:tcPr>
          <w:p w14:paraId="56007ECA"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0.33</w:t>
            </w:r>
          </w:p>
        </w:tc>
        <w:tc>
          <w:tcPr>
            <w:tcW w:w="540" w:type="dxa"/>
            <w:tcBorders>
              <w:top w:val="nil"/>
              <w:left w:val="nil"/>
              <w:bottom w:val="nil"/>
              <w:right w:val="nil"/>
            </w:tcBorders>
            <w:vAlign w:val="center"/>
          </w:tcPr>
          <w:p w14:paraId="6C0CF0FC"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0.58</w:t>
            </w:r>
          </w:p>
        </w:tc>
        <w:tc>
          <w:tcPr>
            <w:tcW w:w="560" w:type="dxa"/>
            <w:tcBorders>
              <w:top w:val="nil"/>
              <w:left w:val="nil"/>
              <w:bottom w:val="nil"/>
              <w:right w:val="nil"/>
            </w:tcBorders>
            <w:vAlign w:val="center"/>
          </w:tcPr>
          <w:p w14:paraId="4785D913"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c>
          <w:tcPr>
            <w:tcW w:w="2926" w:type="dxa"/>
            <w:tcBorders>
              <w:top w:val="nil"/>
              <w:left w:val="nil"/>
              <w:bottom w:val="nil"/>
              <w:right w:val="nil"/>
            </w:tcBorders>
          </w:tcPr>
          <w:p w14:paraId="418273A3"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476DB3AF" w14:textId="449AFFF8" w:rsidTr="00223C86">
        <w:tc>
          <w:tcPr>
            <w:tcW w:w="1000" w:type="dxa"/>
            <w:tcBorders>
              <w:top w:val="nil"/>
              <w:left w:val="nil"/>
              <w:bottom w:val="nil"/>
              <w:right w:val="nil"/>
            </w:tcBorders>
            <w:vAlign w:val="center"/>
          </w:tcPr>
          <w:p w14:paraId="254D4D6C"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MBLUP</w:t>
            </w:r>
          </w:p>
        </w:tc>
        <w:tc>
          <w:tcPr>
            <w:tcW w:w="634" w:type="dxa"/>
            <w:tcBorders>
              <w:top w:val="nil"/>
              <w:left w:val="nil"/>
              <w:bottom w:val="nil"/>
              <w:right w:val="nil"/>
            </w:tcBorders>
            <w:vAlign w:val="center"/>
          </w:tcPr>
          <w:p w14:paraId="219FE00F"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0.20</w:t>
            </w:r>
          </w:p>
        </w:tc>
        <w:tc>
          <w:tcPr>
            <w:tcW w:w="550" w:type="dxa"/>
            <w:tcBorders>
              <w:top w:val="nil"/>
              <w:left w:val="nil"/>
              <w:bottom w:val="nil"/>
              <w:right w:val="nil"/>
            </w:tcBorders>
            <w:vAlign w:val="center"/>
          </w:tcPr>
          <w:p w14:paraId="0D635F4B"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540" w:type="dxa"/>
            <w:tcBorders>
              <w:top w:val="nil"/>
              <w:left w:val="nil"/>
              <w:bottom w:val="nil"/>
              <w:right w:val="nil"/>
            </w:tcBorders>
            <w:vAlign w:val="center"/>
          </w:tcPr>
          <w:p w14:paraId="384B6A6E"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560" w:type="dxa"/>
            <w:tcBorders>
              <w:top w:val="nil"/>
              <w:left w:val="nil"/>
              <w:bottom w:val="nil"/>
              <w:right w:val="nil"/>
            </w:tcBorders>
            <w:vAlign w:val="center"/>
          </w:tcPr>
          <w:p w14:paraId="403EE1EA"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0.05</w:t>
            </w:r>
          </w:p>
        </w:tc>
        <w:tc>
          <w:tcPr>
            <w:tcW w:w="2926" w:type="dxa"/>
            <w:tcBorders>
              <w:top w:val="nil"/>
              <w:left w:val="nil"/>
              <w:bottom w:val="nil"/>
              <w:right w:val="nil"/>
            </w:tcBorders>
          </w:tcPr>
          <w:p w14:paraId="095A9913"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547734B6" w14:textId="73AF286B" w:rsidTr="00223C86">
        <w:tc>
          <w:tcPr>
            <w:tcW w:w="1000" w:type="dxa"/>
            <w:tcBorders>
              <w:top w:val="nil"/>
              <w:left w:val="nil"/>
              <w:bottom w:val="nil"/>
              <w:right w:val="nil"/>
            </w:tcBorders>
            <w:vAlign w:val="center"/>
          </w:tcPr>
          <w:p w14:paraId="56932D12"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TMBLUP</w:t>
            </w:r>
          </w:p>
        </w:tc>
        <w:tc>
          <w:tcPr>
            <w:tcW w:w="634" w:type="dxa"/>
            <w:tcBorders>
              <w:top w:val="nil"/>
              <w:left w:val="nil"/>
              <w:bottom w:val="nil"/>
              <w:right w:val="nil"/>
            </w:tcBorders>
            <w:vAlign w:val="center"/>
          </w:tcPr>
          <w:p w14:paraId="6734E5FA"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0.38</w:t>
            </w:r>
          </w:p>
        </w:tc>
        <w:tc>
          <w:tcPr>
            <w:tcW w:w="550" w:type="dxa"/>
            <w:tcBorders>
              <w:top w:val="nil"/>
              <w:left w:val="nil"/>
              <w:bottom w:val="nil"/>
              <w:right w:val="nil"/>
            </w:tcBorders>
            <w:vAlign w:val="center"/>
          </w:tcPr>
          <w:p w14:paraId="73678ADF"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0.37</w:t>
            </w:r>
          </w:p>
        </w:tc>
        <w:tc>
          <w:tcPr>
            <w:tcW w:w="540" w:type="dxa"/>
            <w:tcBorders>
              <w:top w:val="nil"/>
              <w:left w:val="nil"/>
              <w:bottom w:val="nil"/>
              <w:right w:val="nil"/>
            </w:tcBorders>
            <w:vAlign w:val="center"/>
          </w:tcPr>
          <w:p w14:paraId="66479228"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0.58</w:t>
            </w:r>
          </w:p>
        </w:tc>
        <w:tc>
          <w:tcPr>
            <w:tcW w:w="560" w:type="dxa"/>
            <w:tcBorders>
              <w:top w:val="nil"/>
              <w:left w:val="nil"/>
              <w:bottom w:val="nil"/>
              <w:right w:val="nil"/>
            </w:tcBorders>
            <w:vAlign w:val="center"/>
          </w:tcPr>
          <w:p w14:paraId="62BF0031"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0.17</w:t>
            </w:r>
          </w:p>
        </w:tc>
        <w:tc>
          <w:tcPr>
            <w:tcW w:w="2926" w:type="dxa"/>
            <w:tcBorders>
              <w:top w:val="nil"/>
              <w:left w:val="nil"/>
              <w:bottom w:val="nil"/>
              <w:right w:val="nil"/>
            </w:tcBorders>
          </w:tcPr>
          <w:p w14:paraId="21AE8BC1"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7452E798" w14:textId="403440C2" w:rsidTr="00223C86">
        <w:tc>
          <w:tcPr>
            <w:tcW w:w="1000" w:type="dxa"/>
            <w:tcBorders>
              <w:top w:val="nil"/>
              <w:left w:val="nil"/>
              <w:bottom w:val="nil"/>
              <w:right w:val="nil"/>
            </w:tcBorders>
            <w:vAlign w:val="center"/>
          </w:tcPr>
          <w:p w14:paraId="7C2E0CF2"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GTBLUP</w:t>
            </w:r>
          </w:p>
        </w:tc>
        <w:tc>
          <w:tcPr>
            <w:tcW w:w="634" w:type="dxa"/>
            <w:tcBorders>
              <w:top w:val="nil"/>
              <w:left w:val="nil"/>
              <w:bottom w:val="nil"/>
              <w:right w:val="nil"/>
            </w:tcBorders>
            <w:vAlign w:val="center"/>
          </w:tcPr>
          <w:p w14:paraId="0DB39029"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0.36</w:t>
            </w:r>
          </w:p>
        </w:tc>
        <w:tc>
          <w:tcPr>
            <w:tcW w:w="550" w:type="dxa"/>
            <w:tcBorders>
              <w:top w:val="nil"/>
              <w:left w:val="nil"/>
              <w:bottom w:val="nil"/>
              <w:right w:val="nil"/>
            </w:tcBorders>
            <w:vAlign w:val="center"/>
          </w:tcPr>
          <w:p w14:paraId="3CAE2C1E"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0.39</w:t>
            </w:r>
          </w:p>
        </w:tc>
        <w:tc>
          <w:tcPr>
            <w:tcW w:w="540" w:type="dxa"/>
            <w:tcBorders>
              <w:top w:val="nil"/>
              <w:left w:val="nil"/>
              <w:bottom w:val="nil"/>
              <w:right w:val="nil"/>
            </w:tcBorders>
            <w:vAlign w:val="center"/>
          </w:tcPr>
          <w:p w14:paraId="00DF4FB9"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0.60</w:t>
            </w:r>
          </w:p>
        </w:tc>
        <w:tc>
          <w:tcPr>
            <w:tcW w:w="560" w:type="dxa"/>
            <w:tcBorders>
              <w:top w:val="nil"/>
              <w:left w:val="nil"/>
              <w:bottom w:val="nil"/>
              <w:right w:val="nil"/>
            </w:tcBorders>
            <w:vAlign w:val="center"/>
          </w:tcPr>
          <w:p w14:paraId="12021100" w14:textId="77777777" w:rsidR="007252B1" w:rsidRPr="00BE5804" w:rsidRDefault="007252B1" w:rsidP="006E7E50">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0.17</w:t>
            </w:r>
          </w:p>
        </w:tc>
        <w:tc>
          <w:tcPr>
            <w:tcW w:w="2926" w:type="dxa"/>
            <w:tcBorders>
              <w:top w:val="nil"/>
              <w:left w:val="nil"/>
              <w:bottom w:val="nil"/>
              <w:right w:val="nil"/>
            </w:tcBorders>
          </w:tcPr>
          <w:p w14:paraId="2FA51D8E"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4866F528" w14:textId="6C6BAA93" w:rsidTr="00223C86">
        <w:tc>
          <w:tcPr>
            <w:tcW w:w="1000" w:type="dxa"/>
            <w:tcBorders>
              <w:top w:val="nil"/>
              <w:left w:val="nil"/>
              <w:bottom w:val="nil"/>
              <w:right w:val="nil"/>
            </w:tcBorders>
            <w:vAlign w:val="center"/>
          </w:tcPr>
          <w:p w14:paraId="2B8B9936"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GMBLUP</w:t>
            </w:r>
          </w:p>
        </w:tc>
        <w:tc>
          <w:tcPr>
            <w:tcW w:w="634" w:type="dxa"/>
            <w:tcBorders>
              <w:top w:val="nil"/>
              <w:left w:val="nil"/>
              <w:bottom w:val="nil"/>
              <w:right w:val="nil"/>
            </w:tcBorders>
            <w:vAlign w:val="center"/>
          </w:tcPr>
          <w:p w14:paraId="25816664"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550" w:type="dxa"/>
            <w:tcBorders>
              <w:top w:val="nil"/>
              <w:left w:val="nil"/>
              <w:bottom w:val="nil"/>
              <w:right w:val="nil"/>
            </w:tcBorders>
            <w:vAlign w:val="center"/>
          </w:tcPr>
          <w:p w14:paraId="7041BF86"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0.26</w:t>
            </w:r>
          </w:p>
        </w:tc>
        <w:tc>
          <w:tcPr>
            <w:tcW w:w="540" w:type="dxa"/>
            <w:tcBorders>
              <w:top w:val="nil"/>
              <w:left w:val="nil"/>
              <w:bottom w:val="nil"/>
              <w:right w:val="nil"/>
            </w:tcBorders>
            <w:vAlign w:val="center"/>
          </w:tcPr>
          <w:p w14:paraId="255D7689"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560" w:type="dxa"/>
            <w:tcBorders>
              <w:top w:val="nil"/>
              <w:left w:val="nil"/>
              <w:bottom w:val="nil"/>
              <w:right w:val="nil"/>
            </w:tcBorders>
            <w:vAlign w:val="center"/>
          </w:tcPr>
          <w:p w14:paraId="0D992D2E"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0.06</w:t>
            </w:r>
          </w:p>
        </w:tc>
        <w:tc>
          <w:tcPr>
            <w:tcW w:w="2926" w:type="dxa"/>
            <w:tcBorders>
              <w:top w:val="nil"/>
              <w:left w:val="nil"/>
              <w:bottom w:val="nil"/>
              <w:right w:val="nil"/>
            </w:tcBorders>
          </w:tcPr>
          <w:p w14:paraId="797BA902"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6B135E1E" w14:textId="180FA93D" w:rsidTr="00223C86">
        <w:tc>
          <w:tcPr>
            <w:tcW w:w="1000" w:type="dxa"/>
            <w:tcBorders>
              <w:top w:val="nil"/>
              <w:left w:val="nil"/>
              <w:bottom w:val="nil"/>
              <w:right w:val="nil"/>
            </w:tcBorders>
            <w:vAlign w:val="center"/>
          </w:tcPr>
          <w:p w14:paraId="30D7E942"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GxMBLUP</w:t>
            </w:r>
          </w:p>
        </w:tc>
        <w:tc>
          <w:tcPr>
            <w:tcW w:w="634" w:type="dxa"/>
            <w:tcBorders>
              <w:top w:val="nil"/>
              <w:left w:val="nil"/>
              <w:bottom w:val="nil"/>
              <w:right w:val="nil"/>
            </w:tcBorders>
            <w:vAlign w:val="center"/>
          </w:tcPr>
          <w:p w14:paraId="661C47C4"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550" w:type="dxa"/>
            <w:tcBorders>
              <w:top w:val="nil"/>
              <w:left w:val="nil"/>
              <w:bottom w:val="nil"/>
              <w:right w:val="nil"/>
            </w:tcBorders>
            <w:vAlign w:val="center"/>
          </w:tcPr>
          <w:p w14:paraId="65FA0C48"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0.26</w:t>
            </w:r>
          </w:p>
        </w:tc>
        <w:tc>
          <w:tcPr>
            <w:tcW w:w="540" w:type="dxa"/>
            <w:tcBorders>
              <w:top w:val="nil"/>
              <w:left w:val="nil"/>
              <w:bottom w:val="nil"/>
              <w:right w:val="nil"/>
            </w:tcBorders>
            <w:vAlign w:val="center"/>
          </w:tcPr>
          <w:p w14:paraId="44B61D71"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0.20</w:t>
            </w:r>
          </w:p>
        </w:tc>
        <w:tc>
          <w:tcPr>
            <w:tcW w:w="560" w:type="dxa"/>
            <w:tcBorders>
              <w:top w:val="nil"/>
              <w:left w:val="nil"/>
              <w:bottom w:val="nil"/>
              <w:right w:val="nil"/>
            </w:tcBorders>
            <w:vAlign w:val="center"/>
          </w:tcPr>
          <w:p w14:paraId="1994587C"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0.08</w:t>
            </w:r>
          </w:p>
        </w:tc>
        <w:tc>
          <w:tcPr>
            <w:tcW w:w="2926" w:type="dxa"/>
            <w:tcBorders>
              <w:top w:val="nil"/>
              <w:left w:val="nil"/>
              <w:bottom w:val="nil"/>
              <w:right w:val="nil"/>
            </w:tcBorders>
          </w:tcPr>
          <w:p w14:paraId="2BDC5836"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026489B7" w14:textId="3F30DB4C" w:rsidTr="00223C86">
        <w:tc>
          <w:tcPr>
            <w:tcW w:w="1000" w:type="dxa"/>
            <w:tcBorders>
              <w:top w:val="nil"/>
              <w:left w:val="nil"/>
              <w:bottom w:val="single" w:sz="4" w:space="0" w:color="auto"/>
              <w:right w:val="nil"/>
            </w:tcBorders>
            <w:vAlign w:val="center"/>
          </w:tcPr>
          <w:p w14:paraId="610E9344" w14:textId="77777777" w:rsidR="007252B1" w:rsidRPr="00BE5804" w:rsidRDefault="007252B1" w:rsidP="006E7E50">
            <w:pPr>
              <w:rPr>
                <w:rFonts w:ascii="Segoe UI" w:hAnsi="Segoe UI" w:cs="Segoe UI"/>
                <w:sz w:val="18"/>
                <w:szCs w:val="18"/>
              </w:rPr>
            </w:pPr>
            <w:r w:rsidRPr="00BE5804">
              <w:rPr>
                <w:rFonts w:ascii="Segoe UI" w:hAnsi="Segoe UI" w:cs="Segoe UI"/>
                <w:sz w:val="18"/>
                <w:szCs w:val="18"/>
              </w:rPr>
              <w:t>GTMBLUP</w:t>
            </w:r>
          </w:p>
        </w:tc>
        <w:tc>
          <w:tcPr>
            <w:tcW w:w="634" w:type="dxa"/>
            <w:tcBorders>
              <w:top w:val="nil"/>
              <w:left w:val="nil"/>
              <w:bottom w:val="single" w:sz="4" w:space="0" w:color="auto"/>
              <w:right w:val="nil"/>
            </w:tcBorders>
            <w:vAlign w:val="center"/>
          </w:tcPr>
          <w:p w14:paraId="073486FA"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0.39</w:t>
            </w:r>
          </w:p>
        </w:tc>
        <w:tc>
          <w:tcPr>
            <w:tcW w:w="550" w:type="dxa"/>
            <w:tcBorders>
              <w:top w:val="nil"/>
              <w:left w:val="nil"/>
              <w:bottom w:val="single" w:sz="4" w:space="0" w:color="auto"/>
              <w:right w:val="nil"/>
            </w:tcBorders>
            <w:vAlign w:val="center"/>
          </w:tcPr>
          <w:p w14:paraId="052ACE2F"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0.39</w:t>
            </w:r>
          </w:p>
        </w:tc>
        <w:tc>
          <w:tcPr>
            <w:tcW w:w="540" w:type="dxa"/>
            <w:tcBorders>
              <w:top w:val="nil"/>
              <w:left w:val="nil"/>
              <w:bottom w:val="single" w:sz="4" w:space="0" w:color="auto"/>
              <w:right w:val="nil"/>
            </w:tcBorders>
            <w:vAlign w:val="center"/>
          </w:tcPr>
          <w:p w14:paraId="56349EBD"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0.59</w:t>
            </w:r>
          </w:p>
        </w:tc>
        <w:tc>
          <w:tcPr>
            <w:tcW w:w="560" w:type="dxa"/>
            <w:tcBorders>
              <w:top w:val="nil"/>
              <w:left w:val="nil"/>
              <w:bottom w:val="single" w:sz="4" w:space="0" w:color="auto"/>
              <w:right w:val="nil"/>
            </w:tcBorders>
            <w:vAlign w:val="center"/>
          </w:tcPr>
          <w:p w14:paraId="3BBAA54F" w14:textId="77777777" w:rsidR="007252B1" w:rsidRPr="00BE5804" w:rsidRDefault="007252B1" w:rsidP="006E7E50">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c>
          <w:tcPr>
            <w:tcW w:w="2926" w:type="dxa"/>
            <w:tcBorders>
              <w:top w:val="nil"/>
              <w:left w:val="nil"/>
              <w:bottom w:val="nil"/>
              <w:right w:val="nil"/>
            </w:tcBorders>
          </w:tcPr>
          <w:p w14:paraId="5059B79E" w14:textId="77777777" w:rsidR="007252B1" w:rsidRPr="00BE5804" w:rsidRDefault="007252B1" w:rsidP="006E7E50">
            <w:pPr>
              <w:jc w:val="center"/>
              <w:rPr>
                <w:rFonts w:ascii="Segoe UI Semilight" w:hAnsi="Segoe UI Semilight" w:cs="Segoe UI Semilight"/>
                <w:color w:val="000000"/>
                <w:sz w:val="18"/>
                <w:szCs w:val="18"/>
              </w:rPr>
            </w:pPr>
          </w:p>
        </w:tc>
      </w:tr>
      <w:tr w:rsidR="007252B1" w:rsidRPr="006E7E50" w14:paraId="794FC8C6" w14:textId="77777777" w:rsidTr="00223C86">
        <w:tc>
          <w:tcPr>
            <w:tcW w:w="6210" w:type="dxa"/>
            <w:gridSpan w:val="6"/>
            <w:tcBorders>
              <w:top w:val="nil"/>
              <w:left w:val="nil"/>
              <w:bottom w:val="nil"/>
              <w:right w:val="nil"/>
            </w:tcBorders>
            <w:vAlign w:val="center"/>
          </w:tcPr>
          <w:p w14:paraId="481F7171" w14:textId="2B508A0A" w:rsidR="007252B1" w:rsidRPr="00223C86" w:rsidRDefault="007252B1" w:rsidP="00223C86">
            <w:pPr>
              <w:rPr>
                <w:rFonts w:ascii="Segoe UI" w:hAnsi="Segoe UI" w:cs="Segoe UI"/>
                <w:color w:val="000000" w:themeColor="text1"/>
              </w:rPr>
            </w:pPr>
          </w:p>
        </w:tc>
      </w:tr>
    </w:tbl>
    <w:p w14:paraId="29C99E1B" w14:textId="67B70C6F" w:rsidR="008A1C1B" w:rsidRDefault="00A71695">
      <w:r w:rsidRPr="00957B68">
        <w:rPr>
          <w:rFonts w:ascii="Segoe UI" w:hAnsi="Segoe UI" w:cs="Segoe UI"/>
          <w:b/>
          <w:bCs/>
          <w:sz w:val="20"/>
          <w:szCs w:val="20"/>
        </w:rPr>
        <w:t>Table S1</w:t>
      </w:r>
      <w:r w:rsidRPr="006E7E50">
        <w:rPr>
          <w:rFonts w:ascii="Segoe UI" w:hAnsi="Segoe UI" w:cs="Segoe UI"/>
          <w:sz w:val="20"/>
          <w:szCs w:val="20"/>
        </w:rPr>
        <w:t xml:space="preserve"> </w:t>
      </w:r>
      <w:r w:rsidR="00223C86">
        <w:rPr>
          <w:rFonts w:ascii="Segoe UI" w:hAnsi="Segoe UI" w:cs="Segoe UI"/>
          <w:sz w:val="20"/>
          <w:szCs w:val="20"/>
        </w:rPr>
        <w:t xml:space="preserve">Median </w:t>
      </w:r>
      <w:r w:rsidR="00223C86">
        <w:rPr>
          <w:rFonts w:ascii="Segoe UI Semilight" w:hAnsi="Segoe UI Semilight" w:cs="Segoe UI Semilight"/>
          <w:sz w:val="20"/>
          <w:szCs w:val="20"/>
        </w:rPr>
        <w:t>p</w:t>
      </w:r>
      <w:r w:rsidR="00223C86" w:rsidRPr="00957B68">
        <w:rPr>
          <w:rFonts w:ascii="Segoe UI Semilight" w:hAnsi="Segoe UI Semilight" w:cs="Segoe UI Semilight"/>
          <w:sz w:val="20"/>
          <w:szCs w:val="20"/>
        </w:rPr>
        <w:t xml:space="preserve">rediction accuracies </w:t>
      </w:r>
      <w:r w:rsidR="00223C86">
        <w:rPr>
          <w:rFonts w:ascii="Segoe UI Semilight" w:hAnsi="Segoe UI Semilight" w:cs="Segoe UI Semilight"/>
          <w:sz w:val="20"/>
          <w:szCs w:val="20"/>
        </w:rPr>
        <w:t>across folds in five-fold</w:t>
      </w:r>
      <w:r w:rsidR="00223C86" w:rsidRPr="00957B68">
        <w:rPr>
          <w:rFonts w:ascii="Segoe UI Semilight" w:hAnsi="Segoe UI Semilight" w:cs="Segoe UI Semilight"/>
          <w:sz w:val="20"/>
          <w:szCs w:val="20"/>
        </w:rPr>
        <w:t xml:space="preserve"> cross-validation </w:t>
      </w:r>
      <w:r w:rsidR="00223C86">
        <w:rPr>
          <w:rFonts w:ascii="Segoe UI Semilight" w:hAnsi="Segoe UI Semilight" w:cs="Segoe UI Semilight"/>
          <w:sz w:val="20"/>
          <w:szCs w:val="20"/>
        </w:rPr>
        <w:t xml:space="preserve">using </w:t>
      </w:r>
      <w:r w:rsidR="00223C86" w:rsidRPr="00957B68">
        <w:rPr>
          <w:rFonts w:ascii="Segoe UI Semilight" w:hAnsi="Segoe UI Semilight" w:cs="Segoe UI Semilight"/>
          <w:sz w:val="20"/>
          <w:szCs w:val="20"/>
        </w:rPr>
        <w:t>all breeds</w:t>
      </w:r>
    </w:p>
    <w:p w14:paraId="79F14D18" w14:textId="77777777" w:rsidR="008A1C1B" w:rsidRDefault="008A1C1B"/>
    <w:p w14:paraId="1EE4FF6C" w14:textId="77777777" w:rsidR="008A1C1B" w:rsidRDefault="008A1C1B"/>
    <w:p w14:paraId="1AA0E98E" w14:textId="77777777" w:rsidR="008A1C1B" w:rsidRDefault="008A1C1B"/>
    <w:p w14:paraId="51F89F6D" w14:textId="77777777" w:rsidR="008A1C1B" w:rsidRDefault="008A1C1B"/>
    <w:p w14:paraId="12410723" w14:textId="77777777" w:rsidR="008A1C1B" w:rsidRDefault="008A1C1B"/>
    <w:p w14:paraId="5D1A5F0C" w14:textId="77777777" w:rsidR="00E545DC" w:rsidRDefault="00E545DC" w:rsidP="0059624C">
      <w:pPr>
        <w:rPr>
          <w:rFonts w:ascii="Segoe UI" w:hAnsi="Segoe UI" w:cs="Segoe UI"/>
          <w:b/>
          <w:bCs/>
          <w:sz w:val="20"/>
          <w:szCs w:val="20"/>
        </w:rPr>
      </w:pPr>
    </w:p>
    <w:p w14:paraId="3D5867F3" w14:textId="77777777" w:rsidR="00E545DC" w:rsidRDefault="00E545DC" w:rsidP="0059624C">
      <w:pPr>
        <w:rPr>
          <w:rFonts w:ascii="Segoe UI" w:hAnsi="Segoe UI" w:cs="Segoe UI"/>
          <w:b/>
          <w:bCs/>
          <w:sz w:val="20"/>
          <w:szCs w:val="20"/>
        </w:rPr>
      </w:pPr>
    </w:p>
    <w:p w14:paraId="15196F5E" w14:textId="77777777" w:rsidR="00E545DC" w:rsidRDefault="00E545DC" w:rsidP="0059624C">
      <w:pPr>
        <w:rPr>
          <w:rFonts w:ascii="Segoe UI" w:hAnsi="Segoe UI" w:cs="Segoe UI"/>
          <w:b/>
          <w:bCs/>
          <w:sz w:val="20"/>
          <w:szCs w:val="20"/>
        </w:rPr>
      </w:pPr>
    </w:p>
    <w:p w14:paraId="180119BF" w14:textId="77777777" w:rsidR="00223C86" w:rsidRDefault="00223C86" w:rsidP="0059624C">
      <w:pPr>
        <w:rPr>
          <w:rFonts w:ascii="Segoe UI" w:hAnsi="Segoe UI" w:cs="Segoe UI"/>
          <w:b/>
          <w:bCs/>
          <w:sz w:val="20"/>
          <w:szCs w:val="20"/>
        </w:rPr>
      </w:pPr>
    </w:p>
    <w:p w14:paraId="006635B0" w14:textId="47440859" w:rsidR="0059624C" w:rsidRPr="006E7E50" w:rsidRDefault="00A71695" w:rsidP="0059624C">
      <w:pPr>
        <w:rPr>
          <w:rFonts w:ascii="Segoe UI" w:hAnsi="Segoe UI" w:cs="Segoe UI"/>
          <w:sz w:val="20"/>
          <w:szCs w:val="20"/>
        </w:rPr>
      </w:pPr>
      <w:r w:rsidRPr="00957B68">
        <w:rPr>
          <w:rFonts w:ascii="Segoe UI" w:hAnsi="Segoe UI" w:cs="Segoe UI"/>
          <w:b/>
          <w:bCs/>
          <w:sz w:val="20"/>
          <w:szCs w:val="20"/>
        </w:rPr>
        <w:t>Table S</w:t>
      </w:r>
      <w:r w:rsidR="00A17A21" w:rsidRPr="00957B68">
        <w:rPr>
          <w:rFonts w:ascii="Segoe UI" w:hAnsi="Segoe UI" w:cs="Segoe UI"/>
          <w:b/>
          <w:bCs/>
          <w:sz w:val="20"/>
          <w:szCs w:val="20"/>
        </w:rPr>
        <w:t>2</w:t>
      </w:r>
      <w:r w:rsidRPr="006E7E50">
        <w:rPr>
          <w:rFonts w:ascii="Segoe UI" w:hAnsi="Segoe UI" w:cs="Segoe UI"/>
          <w:sz w:val="20"/>
          <w:szCs w:val="20"/>
        </w:rPr>
        <w:t xml:space="preserve"> </w:t>
      </w:r>
      <w:r w:rsidR="00093A38" w:rsidRPr="00093A38">
        <w:rPr>
          <w:rFonts w:ascii="Segoe UI Semilight" w:hAnsi="Segoe UI Semilight" w:cs="Segoe UI Semilight"/>
          <w:sz w:val="20"/>
          <w:szCs w:val="20"/>
        </w:rPr>
        <w:t>Prediction accuracies from leave-one-out cross-validation</w:t>
      </w:r>
      <w:r w:rsidR="00093A38">
        <w:rPr>
          <w:rFonts w:ascii="Segoe UI Semilight" w:hAnsi="Segoe UI Semilight" w:cs="Segoe UI Semilight"/>
          <w:sz w:val="20"/>
          <w:szCs w:val="20"/>
        </w:rPr>
        <w:t xml:space="preserve"> (within breeds)*</w:t>
      </w:r>
    </w:p>
    <w:tbl>
      <w:tblPr>
        <w:tblStyle w:val="TableGrid"/>
        <w:tblpPr w:leftFromText="180" w:rightFromText="180" w:vertAnchor="text" w:horzAnchor="margin" w:tblpY="88"/>
        <w:tblW w:w="0" w:type="auto"/>
        <w:tblBorders>
          <w:left w:val="none" w:sz="0" w:space="0" w:color="auto"/>
          <w:right w:val="none" w:sz="0" w:space="0" w:color="auto"/>
        </w:tblBorders>
        <w:tblCellMar>
          <w:top w:w="72" w:type="dxa"/>
          <w:bottom w:w="72" w:type="dxa"/>
        </w:tblCellMar>
        <w:tblLook w:val="04A0" w:firstRow="1" w:lastRow="0" w:firstColumn="1" w:lastColumn="0" w:noHBand="0" w:noVBand="1"/>
      </w:tblPr>
      <w:tblGrid>
        <w:gridCol w:w="1000"/>
        <w:gridCol w:w="634"/>
        <w:gridCol w:w="550"/>
        <w:gridCol w:w="544"/>
        <w:gridCol w:w="657"/>
        <w:gridCol w:w="222"/>
        <w:gridCol w:w="634"/>
        <w:gridCol w:w="550"/>
        <w:gridCol w:w="544"/>
        <w:gridCol w:w="661"/>
        <w:gridCol w:w="222"/>
        <w:gridCol w:w="661"/>
        <w:gridCol w:w="633"/>
        <w:gridCol w:w="544"/>
        <w:gridCol w:w="664"/>
      </w:tblGrid>
      <w:tr w:rsidR="008E0502" w:rsidRPr="006E7E50" w14:paraId="0756D6BE" w14:textId="77777777" w:rsidTr="008E0502">
        <w:tc>
          <w:tcPr>
            <w:tcW w:w="0" w:type="auto"/>
            <w:vMerge w:val="restart"/>
            <w:tcBorders>
              <w:right w:val="nil"/>
            </w:tcBorders>
            <w:vAlign w:val="center"/>
          </w:tcPr>
          <w:p w14:paraId="570958B1" w14:textId="77777777" w:rsidR="00E230BC" w:rsidRPr="00BE5804" w:rsidRDefault="00E230BC" w:rsidP="00223C86">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0" w:type="auto"/>
            <w:gridSpan w:val="4"/>
            <w:tcBorders>
              <w:left w:val="nil"/>
              <w:bottom w:val="single" w:sz="4" w:space="0" w:color="auto"/>
              <w:right w:val="nil"/>
            </w:tcBorders>
            <w:vAlign w:val="center"/>
          </w:tcPr>
          <w:p w14:paraId="1C9C590B"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Duroc</w:t>
            </w:r>
          </w:p>
        </w:tc>
        <w:tc>
          <w:tcPr>
            <w:tcW w:w="0" w:type="auto"/>
            <w:tcBorders>
              <w:left w:val="nil"/>
              <w:bottom w:val="nil"/>
              <w:right w:val="nil"/>
            </w:tcBorders>
          </w:tcPr>
          <w:p w14:paraId="6F123CA4" w14:textId="77777777" w:rsidR="00E230BC" w:rsidRPr="00BE5804" w:rsidRDefault="00E230BC" w:rsidP="00223C86">
            <w:pPr>
              <w:jc w:val="center"/>
              <w:rPr>
                <w:rFonts w:ascii="Segoe UI Semibold" w:hAnsi="Segoe UI Semibold" w:cs="Segoe UI Semibold"/>
                <w:sz w:val="20"/>
                <w:szCs w:val="20"/>
              </w:rPr>
            </w:pPr>
          </w:p>
        </w:tc>
        <w:tc>
          <w:tcPr>
            <w:tcW w:w="0" w:type="auto"/>
            <w:gridSpan w:val="4"/>
            <w:tcBorders>
              <w:left w:val="nil"/>
              <w:right w:val="nil"/>
            </w:tcBorders>
            <w:vAlign w:val="center"/>
          </w:tcPr>
          <w:p w14:paraId="3510AD33" w14:textId="76ECA210"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Landrace</w:t>
            </w:r>
          </w:p>
        </w:tc>
        <w:tc>
          <w:tcPr>
            <w:tcW w:w="0" w:type="auto"/>
            <w:tcBorders>
              <w:left w:val="nil"/>
              <w:bottom w:val="nil"/>
              <w:right w:val="nil"/>
            </w:tcBorders>
          </w:tcPr>
          <w:p w14:paraId="1C524138" w14:textId="77777777" w:rsidR="00E230BC" w:rsidRPr="00BE5804" w:rsidRDefault="00E230BC" w:rsidP="00223C86">
            <w:pPr>
              <w:jc w:val="center"/>
              <w:rPr>
                <w:rFonts w:ascii="Segoe UI Semibold" w:hAnsi="Segoe UI Semibold" w:cs="Segoe UI Semibold"/>
                <w:sz w:val="20"/>
                <w:szCs w:val="20"/>
              </w:rPr>
            </w:pPr>
          </w:p>
        </w:tc>
        <w:tc>
          <w:tcPr>
            <w:tcW w:w="0" w:type="auto"/>
            <w:gridSpan w:val="4"/>
            <w:tcBorders>
              <w:left w:val="nil"/>
            </w:tcBorders>
            <w:vAlign w:val="center"/>
          </w:tcPr>
          <w:p w14:paraId="5BD14BD3" w14:textId="6B50F84B"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Yorkshire</w:t>
            </w:r>
          </w:p>
        </w:tc>
      </w:tr>
      <w:tr w:rsidR="008E0502" w:rsidRPr="006E7E50" w14:paraId="4D478531" w14:textId="77777777" w:rsidTr="00BD0A63">
        <w:tc>
          <w:tcPr>
            <w:tcW w:w="0" w:type="auto"/>
            <w:vMerge/>
            <w:tcBorders>
              <w:bottom w:val="single" w:sz="4" w:space="0" w:color="auto"/>
              <w:right w:val="nil"/>
            </w:tcBorders>
            <w:vAlign w:val="center"/>
          </w:tcPr>
          <w:p w14:paraId="2978D885" w14:textId="77777777" w:rsidR="00E230BC" w:rsidRPr="00BE5804" w:rsidRDefault="00E230BC" w:rsidP="00223C86">
            <w:pPr>
              <w:jc w:val="center"/>
              <w:rPr>
                <w:rFonts w:ascii="Segoe UI Semibold" w:hAnsi="Segoe UI Semibold" w:cs="Segoe UI Semibold"/>
                <w:sz w:val="20"/>
                <w:szCs w:val="20"/>
              </w:rPr>
            </w:pPr>
          </w:p>
        </w:tc>
        <w:tc>
          <w:tcPr>
            <w:tcW w:w="0" w:type="auto"/>
            <w:tcBorders>
              <w:left w:val="nil"/>
              <w:bottom w:val="single" w:sz="4" w:space="0" w:color="auto"/>
              <w:right w:val="nil"/>
            </w:tcBorders>
            <w:vAlign w:val="center"/>
          </w:tcPr>
          <w:p w14:paraId="1C172136"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left w:val="nil"/>
              <w:bottom w:val="single" w:sz="4" w:space="0" w:color="auto"/>
              <w:right w:val="nil"/>
            </w:tcBorders>
            <w:vAlign w:val="center"/>
          </w:tcPr>
          <w:p w14:paraId="3E61E59D"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left w:val="nil"/>
              <w:bottom w:val="single" w:sz="4" w:space="0" w:color="auto"/>
              <w:right w:val="nil"/>
            </w:tcBorders>
            <w:vAlign w:val="center"/>
          </w:tcPr>
          <w:p w14:paraId="4CB29F70"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left w:val="nil"/>
              <w:bottom w:val="single" w:sz="4" w:space="0" w:color="auto"/>
              <w:right w:val="nil"/>
            </w:tcBorders>
            <w:vAlign w:val="center"/>
          </w:tcPr>
          <w:p w14:paraId="7B9B58A3"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c>
          <w:tcPr>
            <w:tcW w:w="0" w:type="auto"/>
            <w:tcBorders>
              <w:top w:val="nil"/>
              <w:left w:val="nil"/>
              <w:bottom w:val="single" w:sz="4" w:space="0" w:color="auto"/>
              <w:right w:val="nil"/>
            </w:tcBorders>
          </w:tcPr>
          <w:p w14:paraId="79072702" w14:textId="77777777" w:rsidR="00E230BC" w:rsidRPr="00BE5804" w:rsidRDefault="00E230BC" w:rsidP="00223C86">
            <w:pPr>
              <w:jc w:val="center"/>
              <w:rPr>
                <w:rFonts w:ascii="Segoe UI Semibold" w:hAnsi="Segoe UI Semibold" w:cs="Segoe UI Semibold"/>
                <w:sz w:val="20"/>
                <w:szCs w:val="20"/>
              </w:rPr>
            </w:pPr>
          </w:p>
        </w:tc>
        <w:tc>
          <w:tcPr>
            <w:tcW w:w="0" w:type="auto"/>
            <w:tcBorders>
              <w:left w:val="nil"/>
              <w:bottom w:val="single" w:sz="4" w:space="0" w:color="auto"/>
              <w:right w:val="nil"/>
            </w:tcBorders>
            <w:vAlign w:val="center"/>
          </w:tcPr>
          <w:p w14:paraId="11A453F6" w14:textId="29AD50F2"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left w:val="nil"/>
              <w:bottom w:val="single" w:sz="4" w:space="0" w:color="auto"/>
              <w:right w:val="nil"/>
            </w:tcBorders>
            <w:vAlign w:val="center"/>
          </w:tcPr>
          <w:p w14:paraId="6835C9AC"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left w:val="nil"/>
              <w:bottom w:val="single" w:sz="4" w:space="0" w:color="auto"/>
              <w:right w:val="nil"/>
            </w:tcBorders>
            <w:vAlign w:val="center"/>
          </w:tcPr>
          <w:p w14:paraId="7286CC5C"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left w:val="nil"/>
              <w:bottom w:val="single" w:sz="4" w:space="0" w:color="auto"/>
              <w:right w:val="nil"/>
            </w:tcBorders>
            <w:vAlign w:val="center"/>
          </w:tcPr>
          <w:p w14:paraId="385ACF72"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c>
          <w:tcPr>
            <w:tcW w:w="0" w:type="auto"/>
            <w:tcBorders>
              <w:top w:val="nil"/>
              <w:left w:val="nil"/>
              <w:bottom w:val="single" w:sz="4" w:space="0" w:color="auto"/>
              <w:right w:val="nil"/>
            </w:tcBorders>
          </w:tcPr>
          <w:p w14:paraId="0D1BBC90" w14:textId="77777777" w:rsidR="00E230BC" w:rsidRPr="00BE5804" w:rsidRDefault="00E230BC" w:rsidP="00223C86">
            <w:pPr>
              <w:jc w:val="center"/>
              <w:rPr>
                <w:rFonts w:ascii="Segoe UI Semibold" w:hAnsi="Segoe UI Semibold" w:cs="Segoe UI Semibold"/>
                <w:sz w:val="20"/>
                <w:szCs w:val="20"/>
              </w:rPr>
            </w:pPr>
          </w:p>
        </w:tc>
        <w:tc>
          <w:tcPr>
            <w:tcW w:w="0" w:type="auto"/>
            <w:tcBorders>
              <w:left w:val="nil"/>
              <w:bottom w:val="single" w:sz="4" w:space="0" w:color="auto"/>
              <w:right w:val="nil"/>
            </w:tcBorders>
            <w:vAlign w:val="center"/>
          </w:tcPr>
          <w:p w14:paraId="0ED52328" w14:textId="1A9CD172"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left w:val="nil"/>
              <w:bottom w:val="single" w:sz="4" w:space="0" w:color="auto"/>
              <w:right w:val="nil"/>
            </w:tcBorders>
            <w:vAlign w:val="center"/>
          </w:tcPr>
          <w:p w14:paraId="21B267BC"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left w:val="nil"/>
              <w:bottom w:val="single" w:sz="4" w:space="0" w:color="auto"/>
              <w:right w:val="nil"/>
            </w:tcBorders>
            <w:vAlign w:val="center"/>
          </w:tcPr>
          <w:p w14:paraId="54426599"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left w:val="nil"/>
              <w:bottom w:val="single" w:sz="4" w:space="0" w:color="auto"/>
            </w:tcBorders>
            <w:vAlign w:val="center"/>
          </w:tcPr>
          <w:p w14:paraId="1240714E" w14:textId="77777777" w:rsidR="00E230BC" w:rsidRPr="00BE5804" w:rsidRDefault="00E230BC" w:rsidP="00223C86">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r>
      <w:tr w:rsidR="008E0502" w:rsidRPr="006E7E50" w14:paraId="70D25A90" w14:textId="77777777" w:rsidTr="008E0502">
        <w:tc>
          <w:tcPr>
            <w:tcW w:w="0" w:type="auto"/>
            <w:tcBorders>
              <w:bottom w:val="nil"/>
              <w:right w:val="nil"/>
            </w:tcBorders>
            <w:vAlign w:val="center"/>
          </w:tcPr>
          <w:p w14:paraId="4BCD8A0F"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PBLUP</w:t>
            </w:r>
          </w:p>
        </w:tc>
        <w:tc>
          <w:tcPr>
            <w:tcW w:w="0" w:type="auto"/>
            <w:tcBorders>
              <w:top w:val="single" w:sz="4" w:space="0" w:color="auto"/>
              <w:left w:val="nil"/>
              <w:bottom w:val="nil"/>
              <w:right w:val="nil"/>
            </w:tcBorders>
            <w:vAlign w:val="center"/>
          </w:tcPr>
          <w:p w14:paraId="27363273"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0.07</w:t>
            </w:r>
          </w:p>
        </w:tc>
        <w:tc>
          <w:tcPr>
            <w:tcW w:w="0" w:type="auto"/>
            <w:tcBorders>
              <w:top w:val="single" w:sz="4" w:space="0" w:color="auto"/>
              <w:left w:val="nil"/>
              <w:bottom w:val="nil"/>
              <w:right w:val="nil"/>
            </w:tcBorders>
            <w:vAlign w:val="center"/>
          </w:tcPr>
          <w:p w14:paraId="653A26D0"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0.01</w:t>
            </w:r>
          </w:p>
        </w:tc>
        <w:tc>
          <w:tcPr>
            <w:tcW w:w="0" w:type="auto"/>
            <w:tcBorders>
              <w:top w:val="single" w:sz="4" w:space="0" w:color="auto"/>
              <w:left w:val="nil"/>
              <w:bottom w:val="nil"/>
              <w:right w:val="nil"/>
            </w:tcBorders>
            <w:vAlign w:val="center"/>
          </w:tcPr>
          <w:p w14:paraId="02EFECE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0.24</w:t>
            </w:r>
          </w:p>
        </w:tc>
        <w:tc>
          <w:tcPr>
            <w:tcW w:w="0" w:type="auto"/>
            <w:tcBorders>
              <w:top w:val="single" w:sz="4" w:space="0" w:color="auto"/>
              <w:left w:val="nil"/>
              <w:bottom w:val="nil"/>
              <w:right w:val="nil"/>
            </w:tcBorders>
            <w:vAlign w:val="center"/>
          </w:tcPr>
          <w:p w14:paraId="495F3C1E"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0.05</w:t>
            </w:r>
          </w:p>
        </w:tc>
        <w:tc>
          <w:tcPr>
            <w:tcW w:w="0" w:type="auto"/>
            <w:tcBorders>
              <w:top w:val="single" w:sz="4" w:space="0" w:color="auto"/>
              <w:left w:val="nil"/>
              <w:bottom w:val="nil"/>
              <w:right w:val="nil"/>
            </w:tcBorders>
          </w:tcPr>
          <w:p w14:paraId="4C7CBC40"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single" w:sz="4" w:space="0" w:color="auto"/>
              <w:left w:val="nil"/>
              <w:bottom w:val="nil"/>
              <w:right w:val="nil"/>
            </w:tcBorders>
            <w:vAlign w:val="center"/>
          </w:tcPr>
          <w:p w14:paraId="65923692" w14:textId="2270626D"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0" w:type="auto"/>
            <w:tcBorders>
              <w:top w:val="single" w:sz="4" w:space="0" w:color="auto"/>
              <w:left w:val="nil"/>
              <w:bottom w:val="nil"/>
              <w:right w:val="nil"/>
            </w:tcBorders>
            <w:vAlign w:val="center"/>
          </w:tcPr>
          <w:p w14:paraId="3544708E"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0.36</w:t>
            </w:r>
          </w:p>
        </w:tc>
        <w:tc>
          <w:tcPr>
            <w:tcW w:w="0" w:type="auto"/>
            <w:tcBorders>
              <w:top w:val="single" w:sz="4" w:space="0" w:color="auto"/>
              <w:left w:val="nil"/>
              <w:bottom w:val="nil"/>
              <w:right w:val="nil"/>
            </w:tcBorders>
            <w:vAlign w:val="center"/>
          </w:tcPr>
          <w:p w14:paraId="1D9ED88C"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0.08</w:t>
            </w:r>
          </w:p>
        </w:tc>
        <w:tc>
          <w:tcPr>
            <w:tcW w:w="0" w:type="auto"/>
            <w:tcBorders>
              <w:top w:val="single" w:sz="4" w:space="0" w:color="auto"/>
              <w:left w:val="nil"/>
              <w:bottom w:val="nil"/>
              <w:right w:val="nil"/>
            </w:tcBorders>
            <w:vAlign w:val="center"/>
          </w:tcPr>
          <w:p w14:paraId="71E627FB"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0.12</w:t>
            </w:r>
          </w:p>
        </w:tc>
        <w:tc>
          <w:tcPr>
            <w:tcW w:w="0" w:type="auto"/>
            <w:tcBorders>
              <w:top w:val="single" w:sz="4" w:space="0" w:color="auto"/>
              <w:left w:val="nil"/>
              <w:bottom w:val="nil"/>
              <w:right w:val="nil"/>
            </w:tcBorders>
          </w:tcPr>
          <w:p w14:paraId="15768129"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single" w:sz="4" w:space="0" w:color="auto"/>
              <w:left w:val="nil"/>
              <w:bottom w:val="nil"/>
              <w:right w:val="nil"/>
            </w:tcBorders>
            <w:vAlign w:val="center"/>
          </w:tcPr>
          <w:p w14:paraId="2598C012" w14:textId="7C1D91FD"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0.01</w:t>
            </w:r>
          </w:p>
        </w:tc>
        <w:tc>
          <w:tcPr>
            <w:tcW w:w="0" w:type="auto"/>
            <w:tcBorders>
              <w:top w:val="single" w:sz="4" w:space="0" w:color="auto"/>
              <w:left w:val="nil"/>
              <w:bottom w:val="nil"/>
              <w:right w:val="nil"/>
            </w:tcBorders>
            <w:vAlign w:val="center"/>
          </w:tcPr>
          <w:p w14:paraId="700D3DFD"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0.01</w:t>
            </w:r>
          </w:p>
        </w:tc>
        <w:tc>
          <w:tcPr>
            <w:tcW w:w="0" w:type="auto"/>
            <w:tcBorders>
              <w:top w:val="single" w:sz="4" w:space="0" w:color="auto"/>
              <w:left w:val="nil"/>
              <w:bottom w:val="nil"/>
              <w:right w:val="nil"/>
            </w:tcBorders>
            <w:vAlign w:val="center"/>
          </w:tcPr>
          <w:p w14:paraId="47100FBE"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0" w:type="auto"/>
            <w:tcBorders>
              <w:top w:val="single" w:sz="4" w:space="0" w:color="auto"/>
              <w:left w:val="nil"/>
              <w:bottom w:val="nil"/>
            </w:tcBorders>
            <w:vAlign w:val="center"/>
          </w:tcPr>
          <w:p w14:paraId="4E38B707"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0.06</w:t>
            </w:r>
          </w:p>
        </w:tc>
      </w:tr>
      <w:tr w:rsidR="00E230BC" w:rsidRPr="006E7E50" w14:paraId="065CE091" w14:textId="77777777" w:rsidTr="008B4D32">
        <w:tc>
          <w:tcPr>
            <w:tcW w:w="0" w:type="auto"/>
            <w:tcBorders>
              <w:top w:val="nil"/>
              <w:bottom w:val="nil"/>
              <w:right w:val="nil"/>
            </w:tcBorders>
            <w:vAlign w:val="center"/>
          </w:tcPr>
          <w:p w14:paraId="50E92A0B"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GBLUP</w:t>
            </w:r>
          </w:p>
        </w:tc>
        <w:tc>
          <w:tcPr>
            <w:tcW w:w="0" w:type="auto"/>
            <w:tcBorders>
              <w:top w:val="nil"/>
              <w:left w:val="nil"/>
              <w:bottom w:val="nil"/>
              <w:right w:val="nil"/>
            </w:tcBorders>
            <w:vAlign w:val="center"/>
          </w:tcPr>
          <w:p w14:paraId="1BFEB8D9"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0.07</w:t>
            </w:r>
          </w:p>
        </w:tc>
        <w:tc>
          <w:tcPr>
            <w:tcW w:w="0" w:type="auto"/>
            <w:tcBorders>
              <w:top w:val="nil"/>
              <w:left w:val="nil"/>
              <w:bottom w:val="nil"/>
              <w:right w:val="nil"/>
            </w:tcBorders>
            <w:vAlign w:val="center"/>
          </w:tcPr>
          <w:p w14:paraId="16060FF0"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0.06</w:t>
            </w:r>
          </w:p>
        </w:tc>
        <w:tc>
          <w:tcPr>
            <w:tcW w:w="0" w:type="auto"/>
            <w:tcBorders>
              <w:top w:val="nil"/>
              <w:left w:val="nil"/>
              <w:bottom w:val="nil"/>
              <w:right w:val="nil"/>
            </w:tcBorders>
            <w:vAlign w:val="center"/>
          </w:tcPr>
          <w:p w14:paraId="019E1906"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0.14</w:t>
            </w:r>
          </w:p>
        </w:tc>
        <w:tc>
          <w:tcPr>
            <w:tcW w:w="0" w:type="auto"/>
            <w:tcBorders>
              <w:top w:val="nil"/>
              <w:left w:val="nil"/>
              <w:bottom w:val="nil"/>
              <w:right w:val="nil"/>
            </w:tcBorders>
            <w:vAlign w:val="center"/>
          </w:tcPr>
          <w:p w14:paraId="29329C73"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0.14</w:t>
            </w:r>
          </w:p>
        </w:tc>
        <w:tc>
          <w:tcPr>
            <w:tcW w:w="0" w:type="auto"/>
            <w:tcBorders>
              <w:top w:val="nil"/>
              <w:left w:val="nil"/>
              <w:bottom w:val="nil"/>
              <w:right w:val="nil"/>
            </w:tcBorders>
          </w:tcPr>
          <w:p w14:paraId="2EAD990E"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15A8B422" w14:textId="684EB61E"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0.21</w:t>
            </w:r>
          </w:p>
        </w:tc>
        <w:tc>
          <w:tcPr>
            <w:tcW w:w="0" w:type="auto"/>
            <w:tcBorders>
              <w:top w:val="nil"/>
              <w:left w:val="nil"/>
              <w:bottom w:val="nil"/>
              <w:right w:val="nil"/>
            </w:tcBorders>
            <w:vAlign w:val="center"/>
          </w:tcPr>
          <w:p w14:paraId="04133EDB"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0.35</w:t>
            </w:r>
          </w:p>
        </w:tc>
        <w:tc>
          <w:tcPr>
            <w:tcW w:w="0" w:type="auto"/>
            <w:tcBorders>
              <w:top w:val="nil"/>
              <w:left w:val="nil"/>
              <w:bottom w:val="nil"/>
              <w:right w:val="nil"/>
            </w:tcBorders>
            <w:vAlign w:val="center"/>
          </w:tcPr>
          <w:p w14:paraId="715EFFC1"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0.13</w:t>
            </w:r>
          </w:p>
        </w:tc>
        <w:tc>
          <w:tcPr>
            <w:tcW w:w="0" w:type="auto"/>
            <w:tcBorders>
              <w:top w:val="nil"/>
              <w:left w:val="nil"/>
              <w:bottom w:val="nil"/>
              <w:right w:val="nil"/>
            </w:tcBorders>
            <w:vAlign w:val="center"/>
          </w:tcPr>
          <w:p w14:paraId="64868D67"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0.37</w:t>
            </w:r>
          </w:p>
        </w:tc>
        <w:tc>
          <w:tcPr>
            <w:tcW w:w="0" w:type="auto"/>
            <w:tcBorders>
              <w:top w:val="nil"/>
              <w:left w:val="nil"/>
              <w:bottom w:val="nil"/>
              <w:right w:val="nil"/>
            </w:tcBorders>
          </w:tcPr>
          <w:p w14:paraId="568D69AE"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18EB9B70" w14:textId="7E45CB19"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-0.10</w:t>
            </w:r>
          </w:p>
        </w:tc>
        <w:tc>
          <w:tcPr>
            <w:tcW w:w="0" w:type="auto"/>
            <w:tcBorders>
              <w:top w:val="nil"/>
              <w:left w:val="nil"/>
              <w:bottom w:val="nil"/>
              <w:right w:val="nil"/>
            </w:tcBorders>
            <w:vAlign w:val="center"/>
          </w:tcPr>
          <w:p w14:paraId="21B6C43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0.11</w:t>
            </w:r>
          </w:p>
        </w:tc>
        <w:tc>
          <w:tcPr>
            <w:tcW w:w="0" w:type="auto"/>
            <w:tcBorders>
              <w:top w:val="nil"/>
              <w:left w:val="nil"/>
              <w:bottom w:val="nil"/>
              <w:right w:val="nil"/>
            </w:tcBorders>
            <w:vAlign w:val="center"/>
          </w:tcPr>
          <w:p w14:paraId="7B9187F4"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0.25</w:t>
            </w:r>
          </w:p>
        </w:tc>
        <w:tc>
          <w:tcPr>
            <w:tcW w:w="0" w:type="auto"/>
            <w:tcBorders>
              <w:top w:val="nil"/>
              <w:left w:val="nil"/>
              <w:bottom w:val="nil"/>
            </w:tcBorders>
            <w:vAlign w:val="center"/>
          </w:tcPr>
          <w:p w14:paraId="19199B05"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0.12</w:t>
            </w:r>
          </w:p>
        </w:tc>
      </w:tr>
      <w:tr w:rsidR="00E230BC" w:rsidRPr="006E7E50" w14:paraId="69A41804" w14:textId="77777777" w:rsidTr="008B4D32">
        <w:tc>
          <w:tcPr>
            <w:tcW w:w="0" w:type="auto"/>
            <w:tcBorders>
              <w:top w:val="nil"/>
              <w:bottom w:val="nil"/>
              <w:right w:val="nil"/>
            </w:tcBorders>
            <w:vAlign w:val="center"/>
          </w:tcPr>
          <w:p w14:paraId="341FD4AC"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TBLUP</w:t>
            </w:r>
          </w:p>
        </w:tc>
        <w:tc>
          <w:tcPr>
            <w:tcW w:w="0" w:type="auto"/>
            <w:tcBorders>
              <w:top w:val="nil"/>
              <w:left w:val="nil"/>
              <w:bottom w:val="nil"/>
              <w:right w:val="nil"/>
            </w:tcBorders>
            <w:vAlign w:val="center"/>
          </w:tcPr>
          <w:p w14:paraId="442E9497"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0.29</w:t>
            </w:r>
          </w:p>
        </w:tc>
        <w:tc>
          <w:tcPr>
            <w:tcW w:w="0" w:type="auto"/>
            <w:tcBorders>
              <w:top w:val="nil"/>
              <w:left w:val="nil"/>
              <w:bottom w:val="nil"/>
              <w:right w:val="nil"/>
            </w:tcBorders>
            <w:vAlign w:val="center"/>
          </w:tcPr>
          <w:p w14:paraId="4A0730FB"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0.29</w:t>
            </w:r>
          </w:p>
        </w:tc>
        <w:tc>
          <w:tcPr>
            <w:tcW w:w="0" w:type="auto"/>
            <w:tcBorders>
              <w:top w:val="nil"/>
              <w:left w:val="nil"/>
              <w:bottom w:val="nil"/>
              <w:right w:val="nil"/>
            </w:tcBorders>
            <w:vAlign w:val="center"/>
          </w:tcPr>
          <w:p w14:paraId="10EEFC01"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0.45</w:t>
            </w:r>
          </w:p>
        </w:tc>
        <w:tc>
          <w:tcPr>
            <w:tcW w:w="0" w:type="auto"/>
            <w:tcBorders>
              <w:top w:val="nil"/>
              <w:left w:val="nil"/>
              <w:bottom w:val="nil"/>
              <w:right w:val="nil"/>
            </w:tcBorders>
            <w:vAlign w:val="center"/>
          </w:tcPr>
          <w:p w14:paraId="3B467EA4"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0.18</w:t>
            </w:r>
          </w:p>
        </w:tc>
        <w:tc>
          <w:tcPr>
            <w:tcW w:w="0" w:type="auto"/>
            <w:tcBorders>
              <w:top w:val="nil"/>
              <w:left w:val="nil"/>
              <w:bottom w:val="nil"/>
              <w:right w:val="nil"/>
            </w:tcBorders>
          </w:tcPr>
          <w:p w14:paraId="1EACC232"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1A752FF9" w14:textId="54D5871A"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0.46</w:t>
            </w:r>
          </w:p>
        </w:tc>
        <w:tc>
          <w:tcPr>
            <w:tcW w:w="0" w:type="auto"/>
            <w:tcBorders>
              <w:top w:val="nil"/>
              <w:left w:val="nil"/>
              <w:bottom w:val="nil"/>
              <w:right w:val="nil"/>
            </w:tcBorders>
            <w:vAlign w:val="center"/>
          </w:tcPr>
          <w:p w14:paraId="1CBE277F"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0.33</w:t>
            </w:r>
          </w:p>
        </w:tc>
        <w:tc>
          <w:tcPr>
            <w:tcW w:w="0" w:type="auto"/>
            <w:tcBorders>
              <w:top w:val="nil"/>
              <w:left w:val="nil"/>
              <w:bottom w:val="nil"/>
              <w:right w:val="nil"/>
            </w:tcBorders>
            <w:vAlign w:val="center"/>
          </w:tcPr>
          <w:p w14:paraId="45FDE3EA"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0.56</w:t>
            </w:r>
          </w:p>
        </w:tc>
        <w:tc>
          <w:tcPr>
            <w:tcW w:w="0" w:type="auto"/>
            <w:tcBorders>
              <w:top w:val="nil"/>
              <w:left w:val="nil"/>
              <w:bottom w:val="nil"/>
              <w:right w:val="nil"/>
            </w:tcBorders>
            <w:vAlign w:val="center"/>
          </w:tcPr>
          <w:p w14:paraId="381D6B5D"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0.07</w:t>
            </w:r>
          </w:p>
        </w:tc>
        <w:tc>
          <w:tcPr>
            <w:tcW w:w="0" w:type="auto"/>
            <w:tcBorders>
              <w:top w:val="nil"/>
              <w:left w:val="nil"/>
              <w:bottom w:val="nil"/>
              <w:right w:val="nil"/>
            </w:tcBorders>
          </w:tcPr>
          <w:p w14:paraId="70FBD941"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5BACA314" w14:textId="0A1C0BC2"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0.36</w:t>
            </w:r>
          </w:p>
        </w:tc>
        <w:tc>
          <w:tcPr>
            <w:tcW w:w="0" w:type="auto"/>
            <w:tcBorders>
              <w:top w:val="nil"/>
              <w:left w:val="nil"/>
              <w:bottom w:val="nil"/>
              <w:right w:val="nil"/>
            </w:tcBorders>
            <w:vAlign w:val="center"/>
          </w:tcPr>
          <w:p w14:paraId="08F91D5F"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0.13</w:t>
            </w:r>
          </w:p>
        </w:tc>
        <w:tc>
          <w:tcPr>
            <w:tcW w:w="0" w:type="auto"/>
            <w:tcBorders>
              <w:top w:val="nil"/>
              <w:left w:val="nil"/>
              <w:bottom w:val="nil"/>
              <w:right w:val="nil"/>
            </w:tcBorders>
            <w:vAlign w:val="center"/>
          </w:tcPr>
          <w:p w14:paraId="57E87697"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0.45</w:t>
            </w:r>
          </w:p>
        </w:tc>
        <w:tc>
          <w:tcPr>
            <w:tcW w:w="0" w:type="auto"/>
            <w:tcBorders>
              <w:top w:val="nil"/>
              <w:left w:val="nil"/>
              <w:bottom w:val="nil"/>
            </w:tcBorders>
            <w:vAlign w:val="center"/>
          </w:tcPr>
          <w:p w14:paraId="0C1A57B9"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0.07</w:t>
            </w:r>
          </w:p>
        </w:tc>
      </w:tr>
      <w:tr w:rsidR="00E230BC" w:rsidRPr="006E7E50" w14:paraId="5B0ECDE1" w14:textId="77777777" w:rsidTr="008B4D32">
        <w:tc>
          <w:tcPr>
            <w:tcW w:w="0" w:type="auto"/>
            <w:tcBorders>
              <w:top w:val="nil"/>
              <w:bottom w:val="nil"/>
              <w:right w:val="nil"/>
            </w:tcBorders>
            <w:vAlign w:val="center"/>
          </w:tcPr>
          <w:p w14:paraId="573A3A0D"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MBLUP</w:t>
            </w:r>
          </w:p>
        </w:tc>
        <w:tc>
          <w:tcPr>
            <w:tcW w:w="0" w:type="auto"/>
            <w:tcBorders>
              <w:top w:val="nil"/>
              <w:left w:val="nil"/>
              <w:bottom w:val="nil"/>
              <w:right w:val="nil"/>
            </w:tcBorders>
            <w:vAlign w:val="center"/>
          </w:tcPr>
          <w:p w14:paraId="6FD1F470"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0" w:type="auto"/>
            <w:tcBorders>
              <w:top w:val="nil"/>
              <w:left w:val="nil"/>
              <w:bottom w:val="nil"/>
              <w:right w:val="nil"/>
            </w:tcBorders>
            <w:vAlign w:val="center"/>
          </w:tcPr>
          <w:p w14:paraId="649B6638"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0.03</w:t>
            </w:r>
          </w:p>
        </w:tc>
        <w:tc>
          <w:tcPr>
            <w:tcW w:w="0" w:type="auto"/>
            <w:tcBorders>
              <w:top w:val="nil"/>
              <w:left w:val="nil"/>
              <w:bottom w:val="nil"/>
              <w:right w:val="nil"/>
            </w:tcBorders>
            <w:vAlign w:val="center"/>
          </w:tcPr>
          <w:p w14:paraId="38AD6403"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0.29</w:t>
            </w:r>
          </w:p>
        </w:tc>
        <w:tc>
          <w:tcPr>
            <w:tcW w:w="0" w:type="auto"/>
            <w:tcBorders>
              <w:top w:val="nil"/>
              <w:left w:val="nil"/>
              <w:bottom w:val="nil"/>
              <w:right w:val="nil"/>
            </w:tcBorders>
            <w:vAlign w:val="center"/>
          </w:tcPr>
          <w:p w14:paraId="6EE28F9E"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0.37</w:t>
            </w:r>
          </w:p>
        </w:tc>
        <w:tc>
          <w:tcPr>
            <w:tcW w:w="0" w:type="auto"/>
            <w:tcBorders>
              <w:top w:val="nil"/>
              <w:left w:val="nil"/>
              <w:bottom w:val="nil"/>
              <w:right w:val="nil"/>
            </w:tcBorders>
          </w:tcPr>
          <w:p w14:paraId="509998FF"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04AC9A03" w14:textId="64A2B228"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0.21</w:t>
            </w:r>
          </w:p>
        </w:tc>
        <w:tc>
          <w:tcPr>
            <w:tcW w:w="0" w:type="auto"/>
            <w:tcBorders>
              <w:top w:val="nil"/>
              <w:left w:val="nil"/>
              <w:bottom w:val="nil"/>
              <w:right w:val="nil"/>
            </w:tcBorders>
            <w:vAlign w:val="center"/>
          </w:tcPr>
          <w:p w14:paraId="6C9D111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0.34</w:t>
            </w:r>
          </w:p>
        </w:tc>
        <w:tc>
          <w:tcPr>
            <w:tcW w:w="0" w:type="auto"/>
            <w:tcBorders>
              <w:top w:val="nil"/>
              <w:left w:val="nil"/>
              <w:bottom w:val="nil"/>
              <w:right w:val="nil"/>
            </w:tcBorders>
            <w:vAlign w:val="center"/>
          </w:tcPr>
          <w:p w14:paraId="60A4D147"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0.15</w:t>
            </w:r>
          </w:p>
        </w:tc>
        <w:tc>
          <w:tcPr>
            <w:tcW w:w="0" w:type="auto"/>
            <w:tcBorders>
              <w:top w:val="nil"/>
              <w:left w:val="nil"/>
              <w:bottom w:val="nil"/>
              <w:right w:val="nil"/>
            </w:tcBorders>
            <w:vAlign w:val="center"/>
          </w:tcPr>
          <w:p w14:paraId="2DFD86A8"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0.80</w:t>
            </w:r>
          </w:p>
        </w:tc>
        <w:tc>
          <w:tcPr>
            <w:tcW w:w="0" w:type="auto"/>
            <w:tcBorders>
              <w:top w:val="nil"/>
              <w:left w:val="nil"/>
              <w:bottom w:val="nil"/>
              <w:right w:val="nil"/>
            </w:tcBorders>
          </w:tcPr>
          <w:p w14:paraId="5E806CE5" w14:textId="77777777" w:rsidR="00E230BC" w:rsidRPr="00207643" w:rsidRDefault="00E230BC" w:rsidP="00223C86">
            <w:pPr>
              <w:jc w:val="center"/>
              <w:rPr>
                <w:rFonts w:ascii="Segoe UI Semilight" w:hAnsi="Segoe UI Semilight" w:cs="Segoe UI Semilight"/>
                <w:color w:val="000000"/>
                <w:sz w:val="18"/>
                <w:szCs w:val="18"/>
              </w:rPr>
            </w:pPr>
          </w:p>
        </w:tc>
        <w:tc>
          <w:tcPr>
            <w:tcW w:w="0" w:type="auto"/>
            <w:tcBorders>
              <w:top w:val="nil"/>
              <w:left w:val="nil"/>
              <w:bottom w:val="nil"/>
              <w:right w:val="nil"/>
            </w:tcBorders>
            <w:vAlign w:val="center"/>
          </w:tcPr>
          <w:p w14:paraId="7223AA27" w14:textId="08CA9345"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0.05</w:t>
            </w:r>
          </w:p>
        </w:tc>
        <w:tc>
          <w:tcPr>
            <w:tcW w:w="0" w:type="auto"/>
            <w:tcBorders>
              <w:top w:val="nil"/>
              <w:left w:val="nil"/>
              <w:bottom w:val="nil"/>
              <w:right w:val="nil"/>
            </w:tcBorders>
            <w:vAlign w:val="center"/>
          </w:tcPr>
          <w:p w14:paraId="5D43932D"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0.03</w:t>
            </w:r>
          </w:p>
        </w:tc>
        <w:tc>
          <w:tcPr>
            <w:tcW w:w="0" w:type="auto"/>
            <w:tcBorders>
              <w:top w:val="nil"/>
              <w:left w:val="nil"/>
              <w:bottom w:val="nil"/>
              <w:right w:val="nil"/>
            </w:tcBorders>
            <w:vAlign w:val="center"/>
          </w:tcPr>
          <w:p w14:paraId="04720CAD"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0.14</w:t>
            </w:r>
          </w:p>
        </w:tc>
        <w:tc>
          <w:tcPr>
            <w:tcW w:w="0" w:type="auto"/>
            <w:tcBorders>
              <w:top w:val="nil"/>
              <w:left w:val="nil"/>
              <w:bottom w:val="nil"/>
            </w:tcBorders>
            <w:vAlign w:val="center"/>
          </w:tcPr>
          <w:p w14:paraId="265D0ED5"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0.84</w:t>
            </w:r>
          </w:p>
        </w:tc>
      </w:tr>
      <w:tr w:rsidR="00E230BC" w:rsidRPr="006E7E50" w14:paraId="30BCC71E" w14:textId="77777777" w:rsidTr="008B4D32">
        <w:tc>
          <w:tcPr>
            <w:tcW w:w="0" w:type="auto"/>
            <w:tcBorders>
              <w:top w:val="nil"/>
              <w:bottom w:val="nil"/>
              <w:right w:val="nil"/>
            </w:tcBorders>
            <w:vAlign w:val="center"/>
          </w:tcPr>
          <w:p w14:paraId="61FD1C09"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TMBLUP</w:t>
            </w:r>
          </w:p>
        </w:tc>
        <w:tc>
          <w:tcPr>
            <w:tcW w:w="0" w:type="auto"/>
            <w:tcBorders>
              <w:top w:val="nil"/>
              <w:left w:val="nil"/>
              <w:bottom w:val="nil"/>
              <w:right w:val="nil"/>
            </w:tcBorders>
            <w:vAlign w:val="center"/>
          </w:tcPr>
          <w:p w14:paraId="4629634E"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0.33</w:t>
            </w:r>
          </w:p>
        </w:tc>
        <w:tc>
          <w:tcPr>
            <w:tcW w:w="0" w:type="auto"/>
            <w:tcBorders>
              <w:top w:val="nil"/>
              <w:left w:val="nil"/>
              <w:bottom w:val="nil"/>
              <w:right w:val="nil"/>
            </w:tcBorders>
            <w:vAlign w:val="center"/>
          </w:tcPr>
          <w:p w14:paraId="3CD37F9A"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0.25</w:t>
            </w:r>
          </w:p>
        </w:tc>
        <w:tc>
          <w:tcPr>
            <w:tcW w:w="0" w:type="auto"/>
            <w:tcBorders>
              <w:top w:val="nil"/>
              <w:left w:val="nil"/>
              <w:bottom w:val="nil"/>
              <w:right w:val="nil"/>
            </w:tcBorders>
            <w:vAlign w:val="center"/>
          </w:tcPr>
          <w:p w14:paraId="18D30FBD"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0.47</w:t>
            </w:r>
          </w:p>
        </w:tc>
        <w:tc>
          <w:tcPr>
            <w:tcW w:w="0" w:type="auto"/>
            <w:tcBorders>
              <w:top w:val="nil"/>
              <w:left w:val="nil"/>
              <w:bottom w:val="nil"/>
              <w:right w:val="nil"/>
            </w:tcBorders>
            <w:vAlign w:val="center"/>
          </w:tcPr>
          <w:p w14:paraId="740F8280"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0.18</w:t>
            </w:r>
          </w:p>
        </w:tc>
        <w:tc>
          <w:tcPr>
            <w:tcW w:w="0" w:type="auto"/>
            <w:tcBorders>
              <w:top w:val="nil"/>
              <w:left w:val="nil"/>
              <w:bottom w:val="nil"/>
              <w:right w:val="nil"/>
            </w:tcBorders>
          </w:tcPr>
          <w:p w14:paraId="2A8DF772" w14:textId="77777777" w:rsidR="00E230BC" w:rsidRPr="00BE5804" w:rsidRDefault="00E230BC" w:rsidP="00223C86">
            <w:pPr>
              <w:jc w:val="center"/>
              <w:rPr>
                <w:rFonts w:ascii="Segoe UI Semilight" w:hAnsi="Segoe UI Semilight" w:cs="Segoe UI Semilight"/>
                <w:color w:val="000000"/>
                <w:sz w:val="18"/>
                <w:szCs w:val="18"/>
              </w:rPr>
            </w:pPr>
          </w:p>
        </w:tc>
        <w:tc>
          <w:tcPr>
            <w:tcW w:w="0" w:type="auto"/>
            <w:tcBorders>
              <w:top w:val="nil"/>
              <w:left w:val="nil"/>
              <w:bottom w:val="nil"/>
              <w:right w:val="nil"/>
            </w:tcBorders>
            <w:vAlign w:val="center"/>
          </w:tcPr>
          <w:p w14:paraId="120E5539" w14:textId="2F8F6121"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0.48</w:t>
            </w:r>
          </w:p>
        </w:tc>
        <w:tc>
          <w:tcPr>
            <w:tcW w:w="0" w:type="auto"/>
            <w:tcBorders>
              <w:top w:val="nil"/>
              <w:left w:val="nil"/>
              <w:bottom w:val="nil"/>
              <w:right w:val="nil"/>
            </w:tcBorders>
            <w:vAlign w:val="center"/>
          </w:tcPr>
          <w:p w14:paraId="4AE834C3"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0.34</w:t>
            </w:r>
          </w:p>
        </w:tc>
        <w:tc>
          <w:tcPr>
            <w:tcW w:w="0" w:type="auto"/>
            <w:tcBorders>
              <w:top w:val="nil"/>
              <w:left w:val="nil"/>
              <w:bottom w:val="nil"/>
              <w:right w:val="nil"/>
            </w:tcBorders>
            <w:vAlign w:val="center"/>
          </w:tcPr>
          <w:p w14:paraId="493CFA80"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0.54</w:t>
            </w:r>
          </w:p>
        </w:tc>
        <w:tc>
          <w:tcPr>
            <w:tcW w:w="0" w:type="auto"/>
            <w:tcBorders>
              <w:top w:val="nil"/>
              <w:left w:val="nil"/>
              <w:bottom w:val="nil"/>
              <w:right w:val="nil"/>
            </w:tcBorders>
            <w:vAlign w:val="center"/>
          </w:tcPr>
          <w:p w14:paraId="4362DC4A" w14:textId="77777777" w:rsidR="00E230BC" w:rsidRPr="00BE5804" w:rsidRDefault="00E230BC" w:rsidP="00223C86">
            <w:pPr>
              <w:jc w:val="center"/>
              <w:rPr>
                <w:rFonts w:ascii="Segoe UI Semilight" w:hAnsi="Segoe UI Semilight" w:cs="Segoe UI Semilight"/>
                <w:color w:val="000000"/>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color w:val="000000"/>
                <w:sz w:val="18"/>
                <w:szCs w:val="18"/>
              </w:rPr>
              <w:t>0.07</w:t>
            </w:r>
          </w:p>
        </w:tc>
        <w:tc>
          <w:tcPr>
            <w:tcW w:w="0" w:type="auto"/>
            <w:tcBorders>
              <w:top w:val="nil"/>
              <w:left w:val="nil"/>
              <w:bottom w:val="nil"/>
              <w:right w:val="nil"/>
            </w:tcBorders>
          </w:tcPr>
          <w:p w14:paraId="1528ACCB" w14:textId="77777777" w:rsidR="00E230BC" w:rsidRPr="00BE5804" w:rsidRDefault="00E230BC" w:rsidP="00223C86">
            <w:pPr>
              <w:jc w:val="center"/>
              <w:rPr>
                <w:rFonts w:ascii="Segoe UI Semilight" w:hAnsi="Segoe UI Semilight" w:cs="Segoe UI Semilight"/>
                <w:color w:val="000000"/>
                <w:sz w:val="18"/>
                <w:szCs w:val="18"/>
              </w:rPr>
            </w:pPr>
          </w:p>
        </w:tc>
        <w:tc>
          <w:tcPr>
            <w:tcW w:w="0" w:type="auto"/>
            <w:tcBorders>
              <w:top w:val="nil"/>
              <w:left w:val="nil"/>
              <w:bottom w:val="nil"/>
              <w:right w:val="nil"/>
            </w:tcBorders>
            <w:vAlign w:val="center"/>
          </w:tcPr>
          <w:p w14:paraId="42A9C9EA" w14:textId="7FDE7B2F"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0.34</w:t>
            </w:r>
          </w:p>
        </w:tc>
        <w:tc>
          <w:tcPr>
            <w:tcW w:w="0" w:type="auto"/>
            <w:tcBorders>
              <w:top w:val="nil"/>
              <w:left w:val="nil"/>
              <w:bottom w:val="nil"/>
              <w:right w:val="nil"/>
            </w:tcBorders>
            <w:vAlign w:val="center"/>
          </w:tcPr>
          <w:p w14:paraId="06B3F758"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0.13</w:t>
            </w:r>
          </w:p>
        </w:tc>
        <w:tc>
          <w:tcPr>
            <w:tcW w:w="0" w:type="auto"/>
            <w:tcBorders>
              <w:top w:val="nil"/>
              <w:left w:val="nil"/>
              <w:bottom w:val="nil"/>
              <w:right w:val="nil"/>
            </w:tcBorders>
            <w:vAlign w:val="center"/>
          </w:tcPr>
          <w:p w14:paraId="41249C92"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0.49</w:t>
            </w:r>
          </w:p>
        </w:tc>
        <w:tc>
          <w:tcPr>
            <w:tcW w:w="0" w:type="auto"/>
            <w:tcBorders>
              <w:top w:val="nil"/>
              <w:left w:val="nil"/>
              <w:bottom w:val="nil"/>
            </w:tcBorders>
            <w:vAlign w:val="center"/>
          </w:tcPr>
          <w:p w14:paraId="34977052" w14:textId="77777777" w:rsidR="00E230BC" w:rsidRPr="00BE5804" w:rsidRDefault="00E230BC" w:rsidP="00223C86">
            <w:pPr>
              <w:jc w:val="center"/>
              <w:rPr>
                <w:rFonts w:ascii="Segoe UI Semilight" w:hAnsi="Segoe UI Semilight" w:cs="Segoe UI Semilight"/>
                <w:color w:val="000000"/>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color w:val="000000"/>
                <w:sz w:val="18"/>
                <w:szCs w:val="18"/>
              </w:rPr>
              <w:t>0.07</w:t>
            </w:r>
          </w:p>
        </w:tc>
      </w:tr>
      <w:tr w:rsidR="00E230BC" w:rsidRPr="006E7E50" w14:paraId="7B5877B0" w14:textId="77777777" w:rsidTr="008B4D32">
        <w:tc>
          <w:tcPr>
            <w:tcW w:w="0" w:type="auto"/>
            <w:tcBorders>
              <w:top w:val="nil"/>
              <w:bottom w:val="nil"/>
              <w:right w:val="nil"/>
            </w:tcBorders>
            <w:vAlign w:val="center"/>
          </w:tcPr>
          <w:p w14:paraId="552F8EC2"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GTBLUP</w:t>
            </w:r>
          </w:p>
        </w:tc>
        <w:tc>
          <w:tcPr>
            <w:tcW w:w="0" w:type="auto"/>
            <w:tcBorders>
              <w:top w:val="nil"/>
              <w:left w:val="nil"/>
              <w:bottom w:val="nil"/>
              <w:right w:val="nil"/>
            </w:tcBorders>
            <w:vAlign w:val="center"/>
          </w:tcPr>
          <w:p w14:paraId="1C847F8C"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0.31</w:t>
            </w:r>
          </w:p>
        </w:tc>
        <w:tc>
          <w:tcPr>
            <w:tcW w:w="0" w:type="auto"/>
            <w:tcBorders>
              <w:top w:val="nil"/>
              <w:left w:val="nil"/>
              <w:bottom w:val="nil"/>
              <w:right w:val="nil"/>
            </w:tcBorders>
            <w:vAlign w:val="center"/>
          </w:tcPr>
          <w:p w14:paraId="221DD3E3"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0.30</w:t>
            </w:r>
          </w:p>
        </w:tc>
        <w:tc>
          <w:tcPr>
            <w:tcW w:w="0" w:type="auto"/>
            <w:tcBorders>
              <w:top w:val="nil"/>
              <w:left w:val="nil"/>
              <w:bottom w:val="nil"/>
              <w:right w:val="nil"/>
            </w:tcBorders>
            <w:vAlign w:val="center"/>
          </w:tcPr>
          <w:p w14:paraId="6D565D84"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0.46</w:t>
            </w:r>
          </w:p>
        </w:tc>
        <w:tc>
          <w:tcPr>
            <w:tcW w:w="0" w:type="auto"/>
            <w:tcBorders>
              <w:top w:val="nil"/>
              <w:left w:val="nil"/>
              <w:bottom w:val="nil"/>
              <w:right w:val="nil"/>
            </w:tcBorders>
            <w:vAlign w:val="center"/>
          </w:tcPr>
          <w:p w14:paraId="254E77AF"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0.19</w:t>
            </w:r>
          </w:p>
        </w:tc>
        <w:tc>
          <w:tcPr>
            <w:tcW w:w="0" w:type="auto"/>
            <w:tcBorders>
              <w:top w:val="nil"/>
              <w:left w:val="nil"/>
              <w:bottom w:val="nil"/>
              <w:right w:val="nil"/>
            </w:tcBorders>
          </w:tcPr>
          <w:p w14:paraId="663A08B1" w14:textId="77777777" w:rsidR="00E230BC" w:rsidRPr="00BE5804" w:rsidRDefault="00E230BC" w:rsidP="00223C86">
            <w:pPr>
              <w:jc w:val="center"/>
              <w:rPr>
                <w:rFonts w:ascii="Segoe UI Semilight" w:hAnsi="Segoe UI Semilight" w:cs="Segoe UI Semilight"/>
                <w:color w:val="000000"/>
                <w:sz w:val="18"/>
                <w:szCs w:val="18"/>
              </w:rPr>
            </w:pPr>
          </w:p>
        </w:tc>
        <w:tc>
          <w:tcPr>
            <w:tcW w:w="0" w:type="auto"/>
            <w:tcBorders>
              <w:top w:val="nil"/>
              <w:left w:val="nil"/>
              <w:bottom w:val="nil"/>
              <w:right w:val="nil"/>
            </w:tcBorders>
            <w:vAlign w:val="center"/>
          </w:tcPr>
          <w:p w14:paraId="4E522940" w14:textId="235A9CB1"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0.47</w:t>
            </w:r>
          </w:p>
        </w:tc>
        <w:tc>
          <w:tcPr>
            <w:tcW w:w="0" w:type="auto"/>
            <w:tcBorders>
              <w:top w:val="nil"/>
              <w:left w:val="nil"/>
              <w:bottom w:val="nil"/>
              <w:right w:val="nil"/>
            </w:tcBorders>
            <w:vAlign w:val="center"/>
          </w:tcPr>
          <w:p w14:paraId="41054A53"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0.39</w:t>
            </w:r>
          </w:p>
        </w:tc>
        <w:tc>
          <w:tcPr>
            <w:tcW w:w="0" w:type="auto"/>
            <w:tcBorders>
              <w:top w:val="nil"/>
              <w:left w:val="nil"/>
              <w:bottom w:val="nil"/>
              <w:right w:val="nil"/>
            </w:tcBorders>
            <w:vAlign w:val="center"/>
          </w:tcPr>
          <w:p w14:paraId="03013656" w14:textId="77777777" w:rsidR="00E230BC" w:rsidRPr="00BE5804" w:rsidRDefault="00E230BC" w:rsidP="00223C86">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0.56</w:t>
            </w:r>
          </w:p>
        </w:tc>
        <w:tc>
          <w:tcPr>
            <w:tcW w:w="0" w:type="auto"/>
            <w:tcBorders>
              <w:top w:val="nil"/>
              <w:left w:val="nil"/>
              <w:bottom w:val="nil"/>
              <w:right w:val="nil"/>
            </w:tcBorders>
            <w:vAlign w:val="center"/>
          </w:tcPr>
          <w:p w14:paraId="608E2F19"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0.09</w:t>
            </w:r>
          </w:p>
        </w:tc>
        <w:tc>
          <w:tcPr>
            <w:tcW w:w="0" w:type="auto"/>
            <w:tcBorders>
              <w:top w:val="nil"/>
              <w:left w:val="nil"/>
              <w:bottom w:val="nil"/>
              <w:right w:val="nil"/>
            </w:tcBorders>
          </w:tcPr>
          <w:p w14:paraId="58CEA52C"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49B1B238" w14:textId="54799ED1"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0.34</w:t>
            </w:r>
          </w:p>
        </w:tc>
        <w:tc>
          <w:tcPr>
            <w:tcW w:w="0" w:type="auto"/>
            <w:tcBorders>
              <w:top w:val="nil"/>
              <w:left w:val="nil"/>
              <w:bottom w:val="nil"/>
              <w:right w:val="nil"/>
            </w:tcBorders>
            <w:vAlign w:val="center"/>
          </w:tcPr>
          <w:p w14:paraId="410EDA8C"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0.18</w:t>
            </w:r>
          </w:p>
        </w:tc>
        <w:tc>
          <w:tcPr>
            <w:tcW w:w="0" w:type="auto"/>
            <w:tcBorders>
              <w:top w:val="nil"/>
              <w:left w:val="nil"/>
              <w:bottom w:val="nil"/>
              <w:right w:val="nil"/>
            </w:tcBorders>
            <w:vAlign w:val="center"/>
          </w:tcPr>
          <w:p w14:paraId="71E2FC48"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0.49</w:t>
            </w:r>
          </w:p>
        </w:tc>
        <w:tc>
          <w:tcPr>
            <w:tcW w:w="0" w:type="auto"/>
            <w:tcBorders>
              <w:top w:val="nil"/>
              <w:left w:val="nil"/>
              <w:bottom w:val="nil"/>
            </w:tcBorders>
            <w:vAlign w:val="center"/>
          </w:tcPr>
          <w:p w14:paraId="2BF544AD"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0.04</w:t>
            </w:r>
          </w:p>
        </w:tc>
      </w:tr>
      <w:tr w:rsidR="00E230BC" w:rsidRPr="006E7E50" w14:paraId="6240D73B" w14:textId="77777777" w:rsidTr="008B4D32">
        <w:tc>
          <w:tcPr>
            <w:tcW w:w="0" w:type="auto"/>
            <w:tcBorders>
              <w:top w:val="nil"/>
              <w:bottom w:val="nil"/>
              <w:right w:val="nil"/>
            </w:tcBorders>
            <w:vAlign w:val="center"/>
          </w:tcPr>
          <w:p w14:paraId="0BF488C9"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GMBLUP</w:t>
            </w:r>
          </w:p>
        </w:tc>
        <w:tc>
          <w:tcPr>
            <w:tcW w:w="0" w:type="auto"/>
            <w:tcBorders>
              <w:top w:val="nil"/>
              <w:left w:val="nil"/>
              <w:bottom w:val="nil"/>
              <w:right w:val="nil"/>
            </w:tcBorders>
            <w:vAlign w:val="center"/>
          </w:tcPr>
          <w:p w14:paraId="3F30456F"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0.13</w:t>
            </w:r>
          </w:p>
        </w:tc>
        <w:tc>
          <w:tcPr>
            <w:tcW w:w="0" w:type="auto"/>
            <w:tcBorders>
              <w:top w:val="nil"/>
              <w:left w:val="nil"/>
              <w:bottom w:val="nil"/>
              <w:right w:val="nil"/>
            </w:tcBorders>
            <w:vAlign w:val="center"/>
          </w:tcPr>
          <w:p w14:paraId="39E498ED"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0.07</w:t>
            </w:r>
          </w:p>
        </w:tc>
        <w:tc>
          <w:tcPr>
            <w:tcW w:w="0" w:type="auto"/>
            <w:tcBorders>
              <w:top w:val="nil"/>
              <w:left w:val="nil"/>
              <w:bottom w:val="nil"/>
              <w:right w:val="nil"/>
            </w:tcBorders>
            <w:vAlign w:val="center"/>
          </w:tcPr>
          <w:p w14:paraId="11CBA1A1"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0.26</w:t>
            </w:r>
          </w:p>
        </w:tc>
        <w:tc>
          <w:tcPr>
            <w:tcW w:w="0" w:type="auto"/>
            <w:tcBorders>
              <w:top w:val="nil"/>
              <w:left w:val="nil"/>
              <w:bottom w:val="nil"/>
              <w:right w:val="nil"/>
            </w:tcBorders>
            <w:vAlign w:val="center"/>
          </w:tcPr>
          <w:p w14:paraId="4C0455AF"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0.14</w:t>
            </w:r>
          </w:p>
        </w:tc>
        <w:tc>
          <w:tcPr>
            <w:tcW w:w="0" w:type="auto"/>
            <w:tcBorders>
              <w:top w:val="nil"/>
              <w:left w:val="nil"/>
              <w:bottom w:val="nil"/>
              <w:right w:val="nil"/>
            </w:tcBorders>
          </w:tcPr>
          <w:p w14:paraId="6693A22B"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5D57FD41" w14:textId="5B6C58B3"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0.22</w:t>
            </w:r>
          </w:p>
        </w:tc>
        <w:tc>
          <w:tcPr>
            <w:tcW w:w="0" w:type="auto"/>
            <w:tcBorders>
              <w:top w:val="nil"/>
              <w:left w:val="nil"/>
              <w:bottom w:val="nil"/>
              <w:right w:val="nil"/>
            </w:tcBorders>
            <w:vAlign w:val="center"/>
          </w:tcPr>
          <w:p w14:paraId="139B88EC"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0.36</w:t>
            </w:r>
          </w:p>
        </w:tc>
        <w:tc>
          <w:tcPr>
            <w:tcW w:w="0" w:type="auto"/>
            <w:tcBorders>
              <w:top w:val="nil"/>
              <w:left w:val="nil"/>
              <w:bottom w:val="nil"/>
              <w:right w:val="nil"/>
            </w:tcBorders>
            <w:vAlign w:val="center"/>
          </w:tcPr>
          <w:p w14:paraId="50E08533"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0.17</w:t>
            </w:r>
          </w:p>
        </w:tc>
        <w:tc>
          <w:tcPr>
            <w:tcW w:w="0" w:type="auto"/>
            <w:tcBorders>
              <w:top w:val="nil"/>
              <w:left w:val="nil"/>
              <w:bottom w:val="nil"/>
              <w:right w:val="nil"/>
            </w:tcBorders>
            <w:vAlign w:val="center"/>
          </w:tcPr>
          <w:p w14:paraId="5062C999"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0.37</w:t>
            </w:r>
          </w:p>
        </w:tc>
        <w:tc>
          <w:tcPr>
            <w:tcW w:w="0" w:type="auto"/>
            <w:tcBorders>
              <w:top w:val="nil"/>
              <w:left w:val="nil"/>
              <w:bottom w:val="nil"/>
              <w:right w:val="nil"/>
            </w:tcBorders>
          </w:tcPr>
          <w:p w14:paraId="381BD572" w14:textId="77777777" w:rsidR="00E230BC" w:rsidRPr="00207643" w:rsidRDefault="00E230BC" w:rsidP="00223C86">
            <w:pPr>
              <w:jc w:val="center"/>
              <w:rPr>
                <w:rFonts w:ascii="Segoe UI Semilight" w:hAnsi="Segoe UI Semilight" w:cs="Segoe UI Semilight"/>
                <w:color w:val="000000"/>
                <w:sz w:val="18"/>
                <w:szCs w:val="18"/>
              </w:rPr>
            </w:pPr>
          </w:p>
        </w:tc>
        <w:tc>
          <w:tcPr>
            <w:tcW w:w="0" w:type="auto"/>
            <w:tcBorders>
              <w:top w:val="nil"/>
              <w:left w:val="nil"/>
              <w:bottom w:val="nil"/>
              <w:right w:val="nil"/>
            </w:tcBorders>
            <w:vAlign w:val="center"/>
          </w:tcPr>
          <w:p w14:paraId="78DCC4C6" w14:textId="0AA35C62"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0.05</w:t>
            </w:r>
          </w:p>
        </w:tc>
        <w:tc>
          <w:tcPr>
            <w:tcW w:w="0" w:type="auto"/>
            <w:tcBorders>
              <w:top w:val="nil"/>
              <w:left w:val="nil"/>
              <w:bottom w:val="nil"/>
              <w:right w:val="nil"/>
            </w:tcBorders>
            <w:vAlign w:val="center"/>
          </w:tcPr>
          <w:p w14:paraId="4875EA19"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0.12</w:t>
            </w:r>
          </w:p>
        </w:tc>
        <w:tc>
          <w:tcPr>
            <w:tcW w:w="0" w:type="auto"/>
            <w:tcBorders>
              <w:top w:val="nil"/>
              <w:left w:val="nil"/>
              <w:bottom w:val="nil"/>
              <w:right w:val="nil"/>
            </w:tcBorders>
            <w:vAlign w:val="center"/>
          </w:tcPr>
          <w:p w14:paraId="6EA298D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0.23</w:t>
            </w:r>
          </w:p>
        </w:tc>
        <w:tc>
          <w:tcPr>
            <w:tcW w:w="0" w:type="auto"/>
            <w:tcBorders>
              <w:top w:val="nil"/>
              <w:left w:val="nil"/>
              <w:bottom w:val="nil"/>
            </w:tcBorders>
            <w:vAlign w:val="center"/>
          </w:tcPr>
          <w:p w14:paraId="6ECDA506"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0.12</w:t>
            </w:r>
          </w:p>
        </w:tc>
      </w:tr>
      <w:tr w:rsidR="00E230BC" w:rsidRPr="006E7E50" w14:paraId="002C635E" w14:textId="77777777" w:rsidTr="008B4D32">
        <w:tc>
          <w:tcPr>
            <w:tcW w:w="0" w:type="auto"/>
            <w:tcBorders>
              <w:top w:val="nil"/>
              <w:bottom w:val="nil"/>
              <w:right w:val="nil"/>
            </w:tcBorders>
            <w:vAlign w:val="center"/>
          </w:tcPr>
          <w:p w14:paraId="6C8DDC9B"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GxMBLUP</w:t>
            </w:r>
          </w:p>
        </w:tc>
        <w:tc>
          <w:tcPr>
            <w:tcW w:w="0" w:type="auto"/>
            <w:tcBorders>
              <w:top w:val="nil"/>
              <w:left w:val="nil"/>
              <w:bottom w:val="nil"/>
              <w:right w:val="nil"/>
            </w:tcBorders>
            <w:vAlign w:val="center"/>
          </w:tcPr>
          <w:p w14:paraId="19550EE9"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0.13</w:t>
            </w:r>
          </w:p>
        </w:tc>
        <w:tc>
          <w:tcPr>
            <w:tcW w:w="0" w:type="auto"/>
            <w:tcBorders>
              <w:top w:val="nil"/>
              <w:left w:val="nil"/>
              <w:bottom w:val="nil"/>
              <w:right w:val="nil"/>
            </w:tcBorders>
            <w:vAlign w:val="center"/>
          </w:tcPr>
          <w:p w14:paraId="6F29C9FF"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0.09</w:t>
            </w:r>
          </w:p>
        </w:tc>
        <w:tc>
          <w:tcPr>
            <w:tcW w:w="0" w:type="auto"/>
            <w:tcBorders>
              <w:top w:val="nil"/>
              <w:left w:val="nil"/>
              <w:bottom w:val="nil"/>
              <w:right w:val="nil"/>
            </w:tcBorders>
            <w:vAlign w:val="center"/>
          </w:tcPr>
          <w:p w14:paraId="3137352C"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0.26</w:t>
            </w:r>
          </w:p>
        </w:tc>
        <w:tc>
          <w:tcPr>
            <w:tcW w:w="0" w:type="auto"/>
            <w:tcBorders>
              <w:top w:val="nil"/>
              <w:left w:val="nil"/>
              <w:bottom w:val="nil"/>
              <w:right w:val="nil"/>
            </w:tcBorders>
            <w:vAlign w:val="center"/>
          </w:tcPr>
          <w:p w14:paraId="2DFFA44A"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0.14</w:t>
            </w:r>
          </w:p>
        </w:tc>
        <w:tc>
          <w:tcPr>
            <w:tcW w:w="0" w:type="auto"/>
            <w:tcBorders>
              <w:top w:val="nil"/>
              <w:left w:val="nil"/>
              <w:bottom w:val="nil"/>
              <w:right w:val="nil"/>
            </w:tcBorders>
          </w:tcPr>
          <w:p w14:paraId="3634011E"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nil"/>
              <w:right w:val="nil"/>
            </w:tcBorders>
            <w:vAlign w:val="center"/>
          </w:tcPr>
          <w:p w14:paraId="434E736A" w14:textId="48C12EFA"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0.22</w:t>
            </w:r>
          </w:p>
        </w:tc>
        <w:tc>
          <w:tcPr>
            <w:tcW w:w="0" w:type="auto"/>
            <w:tcBorders>
              <w:top w:val="nil"/>
              <w:left w:val="nil"/>
              <w:bottom w:val="nil"/>
              <w:right w:val="nil"/>
            </w:tcBorders>
            <w:vAlign w:val="center"/>
          </w:tcPr>
          <w:p w14:paraId="33AE7CC1"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0.36</w:t>
            </w:r>
          </w:p>
        </w:tc>
        <w:tc>
          <w:tcPr>
            <w:tcW w:w="0" w:type="auto"/>
            <w:tcBorders>
              <w:top w:val="nil"/>
              <w:left w:val="nil"/>
              <w:bottom w:val="nil"/>
              <w:right w:val="nil"/>
            </w:tcBorders>
            <w:vAlign w:val="center"/>
          </w:tcPr>
          <w:p w14:paraId="47F4CA6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0.17</w:t>
            </w:r>
          </w:p>
        </w:tc>
        <w:tc>
          <w:tcPr>
            <w:tcW w:w="0" w:type="auto"/>
            <w:tcBorders>
              <w:top w:val="nil"/>
              <w:left w:val="nil"/>
              <w:bottom w:val="nil"/>
              <w:right w:val="nil"/>
            </w:tcBorders>
            <w:vAlign w:val="center"/>
          </w:tcPr>
          <w:p w14:paraId="1504FC61"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0.31</w:t>
            </w:r>
          </w:p>
        </w:tc>
        <w:tc>
          <w:tcPr>
            <w:tcW w:w="0" w:type="auto"/>
            <w:tcBorders>
              <w:top w:val="nil"/>
              <w:left w:val="nil"/>
              <w:bottom w:val="nil"/>
              <w:right w:val="nil"/>
            </w:tcBorders>
          </w:tcPr>
          <w:p w14:paraId="6CD91048" w14:textId="77777777" w:rsidR="00E230BC" w:rsidRPr="00207643" w:rsidRDefault="00E230BC" w:rsidP="00223C86">
            <w:pPr>
              <w:jc w:val="center"/>
              <w:rPr>
                <w:rFonts w:ascii="Segoe UI Semilight" w:hAnsi="Segoe UI Semilight" w:cs="Segoe UI Semilight"/>
                <w:color w:val="000000"/>
                <w:sz w:val="18"/>
                <w:szCs w:val="18"/>
              </w:rPr>
            </w:pPr>
          </w:p>
        </w:tc>
        <w:tc>
          <w:tcPr>
            <w:tcW w:w="0" w:type="auto"/>
            <w:tcBorders>
              <w:top w:val="nil"/>
              <w:left w:val="nil"/>
              <w:bottom w:val="nil"/>
              <w:right w:val="nil"/>
            </w:tcBorders>
            <w:vAlign w:val="center"/>
          </w:tcPr>
          <w:p w14:paraId="7B52C27E" w14:textId="1ED858F2"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0.05</w:t>
            </w:r>
          </w:p>
        </w:tc>
        <w:tc>
          <w:tcPr>
            <w:tcW w:w="0" w:type="auto"/>
            <w:tcBorders>
              <w:top w:val="nil"/>
              <w:left w:val="nil"/>
              <w:bottom w:val="nil"/>
              <w:right w:val="nil"/>
            </w:tcBorders>
            <w:vAlign w:val="center"/>
          </w:tcPr>
          <w:p w14:paraId="30FC50E3"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0.12</w:t>
            </w:r>
          </w:p>
        </w:tc>
        <w:tc>
          <w:tcPr>
            <w:tcW w:w="0" w:type="auto"/>
            <w:tcBorders>
              <w:top w:val="nil"/>
              <w:left w:val="nil"/>
              <w:bottom w:val="nil"/>
              <w:right w:val="nil"/>
            </w:tcBorders>
            <w:vAlign w:val="center"/>
          </w:tcPr>
          <w:p w14:paraId="5AB7EAB5"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0.23</w:t>
            </w:r>
          </w:p>
        </w:tc>
        <w:tc>
          <w:tcPr>
            <w:tcW w:w="0" w:type="auto"/>
            <w:tcBorders>
              <w:top w:val="nil"/>
              <w:left w:val="nil"/>
              <w:bottom w:val="nil"/>
            </w:tcBorders>
            <w:vAlign w:val="center"/>
          </w:tcPr>
          <w:p w14:paraId="5CB3FE37"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0.10</w:t>
            </w:r>
          </w:p>
        </w:tc>
      </w:tr>
      <w:tr w:rsidR="00E230BC" w:rsidRPr="006E7E50" w14:paraId="6A6591AF" w14:textId="77777777" w:rsidTr="008B4D32">
        <w:tc>
          <w:tcPr>
            <w:tcW w:w="0" w:type="auto"/>
            <w:tcBorders>
              <w:top w:val="nil"/>
              <w:bottom w:val="single" w:sz="4" w:space="0" w:color="auto"/>
              <w:right w:val="nil"/>
            </w:tcBorders>
            <w:vAlign w:val="center"/>
          </w:tcPr>
          <w:p w14:paraId="41ECC964" w14:textId="77777777" w:rsidR="00E230BC" w:rsidRPr="00BE5804" w:rsidRDefault="00E230BC" w:rsidP="00223C86">
            <w:pPr>
              <w:rPr>
                <w:rFonts w:ascii="Segoe UI" w:hAnsi="Segoe UI" w:cs="Segoe UI"/>
                <w:sz w:val="18"/>
                <w:szCs w:val="18"/>
              </w:rPr>
            </w:pPr>
            <w:r w:rsidRPr="00BE5804">
              <w:rPr>
                <w:rFonts w:ascii="Segoe UI" w:hAnsi="Segoe UI" w:cs="Segoe UI"/>
                <w:sz w:val="18"/>
                <w:szCs w:val="18"/>
              </w:rPr>
              <w:t>GTMBLUP</w:t>
            </w:r>
          </w:p>
        </w:tc>
        <w:tc>
          <w:tcPr>
            <w:tcW w:w="0" w:type="auto"/>
            <w:tcBorders>
              <w:top w:val="nil"/>
              <w:left w:val="nil"/>
              <w:bottom w:val="single" w:sz="4" w:space="0" w:color="auto"/>
              <w:right w:val="nil"/>
            </w:tcBorders>
            <w:vAlign w:val="center"/>
          </w:tcPr>
          <w:p w14:paraId="33F6DCAB"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0.33</w:t>
            </w:r>
          </w:p>
        </w:tc>
        <w:tc>
          <w:tcPr>
            <w:tcW w:w="0" w:type="auto"/>
            <w:tcBorders>
              <w:top w:val="nil"/>
              <w:left w:val="nil"/>
              <w:bottom w:val="single" w:sz="4" w:space="0" w:color="auto"/>
              <w:right w:val="nil"/>
            </w:tcBorders>
            <w:vAlign w:val="center"/>
          </w:tcPr>
          <w:p w14:paraId="207C5E18"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0.30</w:t>
            </w:r>
          </w:p>
        </w:tc>
        <w:tc>
          <w:tcPr>
            <w:tcW w:w="0" w:type="auto"/>
            <w:tcBorders>
              <w:top w:val="nil"/>
              <w:left w:val="nil"/>
              <w:bottom w:val="single" w:sz="4" w:space="0" w:color="auto"/>
              <w:right w:val="nil"/>
            </w:tcBorders>
            <w:vAlign w:val="center"/>
          </w:tcPr>
          <w:p w14:paraId="5E328D9E"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0.46</w:t>
            </w:r>
          </w:p>
        </w:tc>
        <w:tc>
          <w:tcPr>
            <w:tcW w:w="0" w:type="auto"/>
            <w:tcBorders>
              <w:top w:val="nil"/>
              <w:left w:val="nil"/>
              <w:bottom w:val="single" w:sz="4" w:space="0" w:color="auto"/>
              <w:right w:val="nil"/>
            </w:tcBorders>
            <w:vAlign w:val="center"/>
          </w:tcPr>
          <w:p w14:paraId="546FCA80"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0.19</w:t>
            </w:r>
          </w:p>
        </w:tc>
        <w:tc>
          <w:tcPr>
            <w:tcW w:w="0" w:type="auto"/>
            <w:tcBorders>
              <w:top w:val="nil"/>
              <w:left w:val="nil"/>
              <w:bottom w:val="single" w:sz="4" w:space="0" w:color="auto"/>
              <w:right w:val="nil"/>
            </w:tcBorders>
          </w:tcPr>
          <w:p w14:paraId="3254F0A8"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single" w:sz="4" w:space="0" w:color="auto"/>
              <w:right w:val="nil"/>
            </w:tcBorders>
            <w:vAlign w:val="center"/>
          </w:tcPr>
          <w:p w14:paraId="5FB8841D" w14:textId="041B9CA4"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0.48</w:t>
            </w:r>
          </w:p>
        </w:tc>
        <w:tc>
          <w:tcPr>
            <w:tcW w:w="0" w:type="auto"/>
            <w:tcBorders>
              <w:top w:val="nil"/>
              <w:left w:val="nil"/>
              <w:bottom w:val="single" w:sz="4" w:space="0" w:color="auto"/>
              <w:right w:val="nil"/>
            </w:tcBorders>
            <w:vAlign w:val="center"/>
          </w:tcPr>
          <w:p w14:paraId="44B130CA"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0.39</w:t>
            </w:r>
          </w:p>
        </w:tc>
        <w:tc>
          <w:tcPr>
            <w:tcW w:w="0" w:type="auto"/>
            <w:tcBorders>
              <w:top w:val="nil"/>
              <w:left w:val="nil"/>
              <w:bottom w:val="single" w:sz="4" w:space="0" w:color="auto"/>
              <w:right w:val="nil"/>
            </w:tcBorders>
            <w:vAlign w:val="center"/>
          </w:tcPr>
          <w:p w14:paraId="5CA9909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0.55</w:t>
            </w:r>
          </w:p>
        </w:tc>
        <w:tc>
          <w:tcPr>
            <w:tcW w:w="0" w:type="auto"/>
            <w:tcBorders>
              <w:top w:val="nil"/>
              <w:left w:val="nil"/>
              <w:bottom w:val="single" w:sz="4" w:space="0" w:color="auto"/>
              <w:right w:val="nil"/>
            </w:tcBorders>
            <w:vAlign w:val="center"/>
          </w:tcPr>
          <w:p w14:paraId="701C0D0C"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0.09</w:t>
            </w:r>
          </w:p>
        </w:tc>
        <w:tc>
          <w:tcPr>
            <w:tcW w:w="0" w:type="auto"/>
            <w:tcBorders>
              <w:top w:val="nil"/>
              <w:left w:val="nil"/>
              <w:bottom w:val="single" w:sz="4" w:space="0" w:color="auto"/>
              <w:right w:val="nil"/>
            </w:tcBorders>
          </w:tcPr>
          <w:p w14:paraId="1F40EC78" w14:textId="77777777" w:rsidR="00E230BC" w:rsidRPr="00BE5804" w:rsidRDefault="00E230BC" w:rsidP="00223C86">
            <w:pPr>
              <w:jc w:val="center"/>
              <w:rPr>
                <w:rFonts w:ascii="Segoe UI Semilight" w:hAnsi="Segoe UI Semilight" w:cs="Segoe UI Semilight"/>
                <w:sz w:val="18"/>
                <w:szCs w:val="18"/>
              </w:rPr>
            </w:pPr>
          </w:p>
        </w:tc>
        <w:tc>
          <w:tcPr>
            <w:tcW w:w="0" w:type="auto"/>
            <w:tcBorders>
              <w:top w:val="nil"/>
              <w:left w:val="nil"/>
              <w:bottom w:val="single" w:sz="4" w:space="0" w:color="auto"/>
              <w:right w:val="nil"/>
            </w:tcBorders>
            <w:vAlign w:val="center"/>
          </w:tcPr>
          <w:p w14:paraId="7F2D87A8" w14:textId="5E528839"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0.33</w:t>
            </w:r>
          </w:p>
        </w:tc>
        <w:tc>
          <w:tcPr>
            <w:tcW w:w="0" w:type="auto"/>
            <w:tcBorders>
              <w:top w:val="nil"/>
              <w:left w:val="nil"/>
              <w:bottom w:val="single" w:sz="4" w:space="0" w:color="auto"/>
              <w:right w:val="nil"/>
            </w:tcBorders>
            <w:vAlign w:val="center"/>
          </w:tcPr>
          <w:p w14:paraId="10BA3371"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0.18</w:t>
            </w:r>
          </w:p>
        </w:tc>
        <w:tc>
          <w:tcPr>
            <w:tcW w:w="0" w:type="auto"/>
            <w:tcBorders>
              <w:top w:val="nil"/>
              <w:left w:val="nil"/>
              <w:bottom w:val="single" w:sz="4" w:space="0" w:color="auto"/>
              <w:right w:val="nil"/>
            </w:tcBorders>
            <w:vAlign w:val="center"/>
          </w:tcPr>
          <w:p w14:paraId="52542FD2" w14:textId="77777777" w:rsidR="00E230BC" w:rsidRPr="00BE5804" w:rsidRDefault="00E230BC" w:rsidP="00223C86">
            <w:pPr>
              <w:jc w:val="center"/>
              <w:rPr>
                <w:rFonts w:ascii="Segoe UI Semilight" w:hAnsi="Segoe UI Semilight" w:cs="Segoe UI Semilight"/>
                <w:sz w:val="18"/>
                <w:szCs w:val="18"/>
              </w:rPr>
            </w:pPr>
            <w:r w:rsidRPr="00BE5804">
              <w:rPr>
                <w:rFonts w:ascii="Segoe UI Semilight" w:hAnsi="Segoe UI Semilight" w:cs="Segoe UI Semilight"/>
                <w:sz w:val="18"/>
                <w:szCs w:val="18"/>
              </w:rPr>
              <w:t>0.51</w:t>
            </w:r>
          </w:p>
        </w:tc>
        <w:tc>
          <w:tcPr>
            <w:tcW w:w="0" w:type="auto"/>
            <w:tcBorders>
              <w:top w:val="nil"/>
              <w:left w:val="nil"/>
              <w:bottom w:val="single" w:sz="4" w:space="0" w:color="auto"/>
            </w:tcBorders>
            <w:vAlign w:val="center"/>
          </w:tcPr>
          <w:p w14:paraId="02BB66DB" w14:textId="77777777" w:rsidR="00E230BC" w:rsidRPr="00BE5804" w:rsidRDefault="00E230BC" w:rsidP="00223C86">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Pr="00BE5804">
              <w:rPr>
                <w:rFonts w:ascii="Segoe UI Semilight" w:hAnsi="Segoe UI Semilight" w:cs="Segoe UI Semilight"/>
                <w:sz w:val="18"/>
                <w:szCs w:val="18"/>
              </w:rPr>
              <w:t>0.04</w:t>
            </w:r>
          </w:p>
        </w:tc>
      </w:tr>
      <w:tr w:rsidR="00F419D9" w:rsidRPr="006E7E50" w14:paraId="0AF41C31" w14:textId="77777777" w:rsidTr="008B4D32">
        <w:tc>
          <w:tcPr>
            <w:tcW w:w="0" w:type="auto"/>
            <w:gridSpan w:val="15"/>
            <w:tcBorders>
              <w:bottom w:val="nil"/>
            </w:tcBorders>
          </w:tcPr>
          <w:p w14:paraId="597224A1" w14:textId="18BC7171" w:rsidR="00F419D9" w:rsidRPr="00223C86" w:rsidRDefault="00F419D9" w:rsidP="00223C86">
            <w:pPr>
              <w:rPr>
                <w:rFonts w:ascii="Segoe UI" w:hAnsi="Segoe UI" w:cs="Segoe UI"/>
                <w:color w:val="000000" w:themeColor="text1"/>
              </w:rPr>
            </w:pPr>
            <w:r>
              <w:rPr>
                <w:rFonts w:ascii="Segoe UI" w:hAnsi="Segoe UI" w:cs="Segoe UI"/>
                <w:color w:val="000000" w:themeColor="text1"/>
                <w:sz w:val="16"/>
                <w:szCs w:val="16"/>
              </w:rPr>
              <w:t>* The v</w:t>
            </w:r>
            <w:r w:rsidRPr="00093A38">
              <w:rPr>
                <w:rFonts w:ascii="Segoe UI" w:hAnsi="Segoe UI" w:cs="Segoe UI"/>
                <w:color w:val="000000" w:themeColor="text1"/>
                <w:sz w:val="16"/>
                <w:szCs w:val="16"/>
              </w:rPr>
              <w:t>ariance components applied were estimated using all breeds.</w:t>
            </w:r>
          </w:p>
        </w:tc>
      </w:tr>
    </w:tbl>
    <w:p w14:paraId="3BDEDE48" w14:textId="0AF98057" w:rsidR="00685187" w:rsidRDefault="00685187">
      <w:pPr>
        <w:rPr>
          <w:rFonts w:ascii="Segoe UI" w:hAnsi="Segoe UI" w:cs="Segoe UI"/>
          <w:b/>
          <w:bCs/>
          <w:sz w:val="20"/>
          <w:szCs w:val="20"/>
        </w:rPr>
      </w:pPr>
    </w:p>
    <w:p w14:paraId="24FC9398" w14:textId="77777777" w:rsidR="00E545DC" w:rsidRDefault="00E545DC">
      <w:pPr>
        <w:rPr>
          <w:rFonts w:ascii="Segoe UI" w:hAnsi="Segoe UI" w:cs="Segoe UI"/>
          <w:b/>
          <w:bCs/>
          <w:sz w:val="20"/>
          <w:szCs w:val="20"/>
        </w:rPr>
      </w:pPr>
      <w:r>
        <w:rPr>
          <w:rFonts w:ascii="Segoe UI" w:hAnsi="Segoe UI" w:cs="Segoe UI"/>
          <w:b/>
          <w:bCs/>
          <w:sz w:val="20"/>
          <w:szCs w:val="20"/>
        </w:rPr>
        <w:br w:type="page"/>
      </w:r>
    </w:p>
    <w:p w14:paraId="4BA6951C" w14:textId="266DF802" w:rsidR="0059624C" w:rsidRPr="00957B68" w:rsidRDefault="00A71695">
      <w:pPr>
        <w:rPr>
          <w:rFonts w:ascii="Segoe UI Semilight" w:hAnsi="Segoe UI Semilight" w:cs="Segoe UI Semilight"/>
          <w:sz w:val="20"/>
          <w:szCs w:val="20"/>
        </w:rPr>
      </w:pPr>
      <w:r w:rsidRPr="00957B68">
        <w:rPr>
          <w:rFonts w:ascii="Segoe UI" w:hAnsi="Segoe UI" w:cs="Segoe UI"/>
          <w:b/>
          <w:bCs/>
          <w:sz w:val="20"/>
          <w:szCs w:val="20"/>
        </w:rPr>
        <w:lastRenderedPageBreak/>
        <w:t>Table S</w:t>
      </w:r>
      <w:r w:rsidR="00A17A21" w:rsidRPr="00957B68">
        <w:rPr>
          <w:rFonts w:ascii="Segoe UI" w:hAnsi="Segoe UI" w:cs="Segoe UI"/>
          <w:b/>
          <w:bCs/>
          <w:sz w:val="20"/>
          <w:szCs w:val="20"/>
        </w:rPr>
        <w:t>3</w:t>
      </w:r>
      <w:r w:rsidRPr="006E7E50">
        <w:rPr>
          <w:rFonts w:ascii="Segoe UI" w:hAnsi="Segoe UI" w:cs="Segoe UI"/>
          <w:sz w:val="20"/>
          <w:szCs w:val="20"/>
        </w:rPr>
        <w:t xml:space="preserve"> </w:t>
      </w:r>
      <w:r w:rsidR="00FC18DD">
        <w:rPr>
          <w:rFonts w:ascii="Segoe UI Semilight" w:hAnsi="Segoe UI Semilight" w:cs="Segoe UI Semilight"/>
          <w:sz w:val="20"/>
          <w:szCs w:val="20"/>
        </w:rPr>
        <w:t>Prediction accuracies from l</w:t>
      </w:r>
      <w:r w:rsidR="00FC18DD" w:rsidRPr="00957B68">
        <w:rPr>
          <w:rFonts w:ascii="Segoe UI Semilight" w:hAnsi="Segoe UI Semilight" w:cs="Segoe UI Semilight"/>
          <w:sz w:val="20"/>
          <w:szCs w:val="20"/>
        </w:rPr>
        <w:t>eave-one-</w:t>
      </w:r>
      <w:r w:rsidR="00FC18DD">
        <w:rPr>
          <w:rFonts w:ascii="Segoe UI Semilight" w:hAnsi="Segoe UI Semilight" w:cs="Segoe UI Semilight"/>
          <w:sz w:val="20"/>
          <w:szCs w:val="20"/>
        </w:rPr>
        <w:t>breed-out</w:t>
      </w:r>
      <w:r w:rsidR="00FC18DD" w:rsidRPr="00957B68">
        <w:rPr>
          <w:rFonts w:ascii="Segoe UI Semilight" w:hAnsi="Segoe UI Semilight" w:cs="Segoe UI Semilight"/>
          <w:sz w:val="20"/>
          <w:szCs w:val="20"/>
        </w:rPr>
        <w:t xml:space="preserve"> cross-validation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1000"/>
        <w:gridCol w:w="634"/>
        <w:gridCol w:w="550"/>
        <w:gridCol w:w="540"/>
        <w:gridCol w:w="661"/>
        <w:gridCol w:w="222"/>
        <w:gridCol w:w="634"/>
        <w:gridCol w:w="550"/>
        <w:gridCol w:w="633"/>
        <w:gridCol w:w="661"/>
        <w:gridCol w:w="222"/>
        <w:gridCol w:w="661"/>
        <w:gridCol w:w="550"/>
        <w:gridCol w:w="544"/>
        <w:gridCol w:w="661"/>
      </w:tblGrid>
      <w:tr w:rsidR="009110D6" w:rsidRPr="006E7E50" w14:paraId="5F11BF1C" w14:textId="77777777" w:rsidTr="00FA34C9">
        <w:trPr>
          <w:jc w:val="center"/>
        </w:trPr>
        <w:tc>
          <w:tcPr>
            <w:tcW w:w="0" w:type="auto"/>
            <w:vMerge w:val="restart"/>
            <w:tcBorders>
              <w:top w:val="single" w:sz="4" w:space="0" w:color="auto"/>
            </w:tcBorders>
            <w:vAlign w:val="center"/>
          </w:tcPr>
          <w:p w14:paraId="50B32106" w14:textId="523638D6" w:rsidR="009110D6" w:rsidRPr="00BE5804" w:rsidRDefault="009110D6" w:rsidP="00BE5804">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0" w:type="auto"/>
            <w:gridSpan w:val="4"/>
            <w:tcBorders>
              <w:top w:val="single" w:sz="4" w:space="0" w:color="auto"/>
              <w:bottom w:val="single" w:sz="4" w:space="0" w:color="auto"/>
            </w:tcBorders>
            <w:vAlign w:val="center"/>
          </w:tcPr>
          <w:p w14:paraId="0306B275"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Duroc</w:t>
            </w:r>
          </w:p>
        </w:tc>
        <w:tc>
          <w:tcPr>
            <w:tcW w:w="0" w:type="auto"/>
            <w:tcBorders>
              <w:top w:val="single" w:sz="4" w:space="0" w:color="auto"/>
            </w:tcBorders>
          </w:tcPr>
          <w:p w14:paraId="57A5FCB7" w14:textId="77777777" w:rsidR="009110D6" w:rsidRPr="009110D6" w:rsidRDefault="009110D6" w:rsidP="00536F8E">
            <w:pPr>
              <w:jc w:val="center"/>
              <w:rPr>
                <w:rFonts w:ascii="Segoe UI Semibold" w:hAnsi="Segoe UI Semibold" w:cs="Segoe UI Semibold"/>
                <w:sz w:val="20"/>
                <w:szCs w:val="20"/>
              </w:rPr>
            </w:pPr>
          </w:p>
        </w:tc>
        <w:tc>
          <w:tcPr>
            <w:tcW w:w="0" w:type="auto"/>
            <w:gridSpan w:val="4"/>
            <w:tcBorders>
              <w:top w:val="single" w:sz="4" w:space="0" w:color="auto"/>
              <w:bottom w:val="single" w:sz="4" w:space="0" w:color="auto"/>
            </w:tcBorders>
            <w:vAlign w:val="center"/>
          </w:tcPr>
          <w:p w14:paraId="32F8ECB9" w14:textId="57FE739C"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Landrace</w:t>
            </w:r>
          </w:p>
        </w:tc>
        <w:tc>
          <w:tcPr>
            <w:tcW w:w="0" w:type="auto"/>
            <w:tcBorders>
              <w:top w:val="single" w:sz="4" w:space="0" w:color="auto"/>
            </w:tcBorders>
          </w:tcPr>
          <w:p w14:paraId="72714B7E" w14:textId="77777777" w:rsidR="009110D6" w:rsidRPr="009110D6" w:rsidRDefault="009110D6" w:rsidP="00536F8E">
            <w:pPr>
              <w:jc w:val="center"/>
              <w:rPr>
                <w:rFonts w:ascii="Segoe UI Semibold" w:hAnsi="Segoe UI Semibold" w:cs="Segoe UI Semibold"/>
                <w:sz w:val="20"/>
                <w:szCs w:val="20"/>
              </w:rPr>
            </w:pPr>
          </w:p>
        </w:tc>
        <w:tc>
          <w:tcPr>
            <w:tcW w:w="0" w:type="auto"/>
            <w:gridSpan w:val="4"/>
            <w:tcBorders>
              <w:top w:val="single" w:sz="4" w:space="0" w:color="auto"/>
              <w:bottom w:val="single" w:sz="4" w:space="0" w:color="auto"/>
            </w:tcBorders>
            <w:vAlign w:val="center"/>
          </w:tcPr>
          <w:p w14:paraId="129E5439" w14:textId="41C9B6A9"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Yorkshire</w:t>
            </w:r>
          </w:p>
        </w:tc>
      </w:tr>
      <w:tr w:rsidR="009110D6" w:rsidRPr="006E7E50" w14:paraId="63BF5A15" w14:textId="77777777" w:rsidTr="00FA34C9">
        <w:trPr>
          <w:jc w:val="center"/>
        </w:trPr>
        <w:tc>
          <w:tcPr>
            <w:tcW w:w="0" w:type="auto"/>
            <w:vMerge/>
            <w:tcBorders>
              <w:bottom w:val="single" w:sz="4" w:space="0" w:color="auto"/>
            </w:tcBorders>
            <w:vAlign w:val="center"/>
          </w:tcPr>
          <w:p w14:paraId="46DD7C0C" w14:textId="77777777" w:rsidR="009110D6" w:rsidRPr="00BE5804" w:rsidRDefault="009110D6" w:rsidP="00536F8E">
            <w:pPr>
              <w:jc w:val="center"/>
              <w:rPr>
                <w:rFonts w:ascii="Segoe UI Semibold" w:hAnsi="Segoe UI Semibold" w:cs="Segoe UI Semibold"/>
                <w:sz w:val="20"/>
                <w:szCs w:val="20"/>
              </w:rPr>
            </w:pPr>
          </w:p>
        </w:tc>
        <w:tc>
          <w:tcPr>
            <w:tcW w:w="0" w:type="auto"/>
            <w:tcBorders>
              <w:top w:val="single" w:sz="4" w:space="0" w:color="auto"/>
              <w:bottom w:val="single" w:sz="4" w:space="0" w:color="auto"/>
            </w:tcBorders>
            <w:vAlign w:val="center"/>
          </w:tcPr>
          <w:p w14:paraId="39ECC142"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top w:val="single" w:sz="4" w:space="0" w:color="auto"/>
              <w:bottom w:val="single" w:sz="4" w:space="0" w:color="auto"/>
            </w:tcBorders>
            <w:vAlign w:val="center"/>
          </w:tcPr>
          <w:p w14:paraId="4ABEE634"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top w:val="single" w:sz="4" w:space="0" w:color="auto"/>
              <w:bottom w:val="single" w:sz="4" w:space="0" w:color="auto"/>
            </w:tcBorders>
            <w:vAlign w:val="center"/>
          </w:tcPr>
          <w:p w14:paraId="189241F1"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top w:val="single" w:sz="4" w:space="0" w:color="auto"/>
              <w:bottom w:val="single" w:sz="4" w:space="0" w:color="auto"/>
            </w:tcBorders>
            <w:vAlign w:val="center"/>
          </w:tcPr>
          <w:p w14:paraId="3DF8875A"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c>
          <w:tcPr>
            <w:tcW w:w="0" w:type="auto"/>
            <w:tcBorders>
              <w:bottom w:val="single" w:sz="4" w:space="0" w:color="auto"/>
            </w:tcBorders>
          </w:tcPr>
          <w:p w14:paraId="546BFABA" w14:textId="77777777" w:rsidR="009110D6" w:rsidRPr="009110D6" w:rsidRDefault="009110D6" w:rsidP="00536F8E">
            <w:pPr>
              <w:jc w:val="center"/>
              <w:rPr>
                <w:rFonts w:ascii="Segoe UI Semibold" w:hAnsi="Segoe UI Semibold" w:cs="Segoe UI Semibold"/>
                <w:sz w:val="20"/>
                <w:szCs w:val="20"/>
              </w:rPr>
            </w:pPr>
          </w:p>
        </w:tc>
        <w:tc>
          <w:tcPr>
            <w:tcW w:w="0" w:type="auto"/>
            <w:tcBorders>
              <w:top w:val="single" w:sz="4" w:space="0" w:color="auto"/>
              <w:bottom w:val="single" w:sz="4" w:space="0" w:color="auto"/>
            </w:tcBorders>
            <w:vAlign w:val="center"/>
          </w:tcPr>
          <w:p w14:paraId="026D6882" w14:textId="15DCD88B"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top w:val="single" w:sz="4" w:space="0" w:color="auto"/>
              <w:bottom w:val="single" w:sz="4" w:space="0" w:color="auto"/>
            </w:tcBorders>
            <w:vAlign w:val="center"/>
          </w:tcPr>
          <w:p w14:paraId="3A4EEA6A"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top w:val="single" w:sz="4" w:space="0" w:color="auto"/>
              <w:bottom w:val="single" w:sz="4" w:space="0" w:color="auto"/>
            </w:tcBorders>
            <w:vAlign w:val="center"/>
          </w:tcPr>
          <w:p w14:paraId="0083BE47"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top w:val="single" w:sz="4" w:space="0" w:color="auto"/>
              <w:bottom w:val="single" w:sz="4" w:space="0" w:color="auto"/>
            </w:tcBorders>
            <w:vAlign w:val="center"/>
          </w:tcPr>
          <w:p w14:paraId="59276523"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c>
          <w:tcPr>
            <w:tcW w:w="0" w:type="auto"/>
            <w:tcBorders>
              <w:bottom w:val="single" w:sz="4" w:space="0" w:color="auto"/>
            </w:tcBorders>
          </w:tcPr>
          <w:p w14:paraId="250FCD8A" w14:textId="77777777" w:rsidR="009110D6" w:rsidRPr="009110D6" w:rsidRDefault="009110D6" w:rsidP="00536F8E">
            <w:pPr>
              <w:jc w:val="center"/>
              <w:rPr>
                <w:rFonts w:ascii="Segoe UI Semibold" w:hAnsi="Segoe UI Semibold" w:cs="Segoe UI Semibold"/>
                <w:sz w:val="20"/>
                <w:szCs w:val="20"/>
              </w:rPr>
            </w:pPr>
          </w:p>
        </w:tc>
        <w:tc>
          <w:tcPr>
            <w:tcW w:w="0" w:type="auto"/>
            <w:tcBorders>
              <w:top w:val="single" w:sz="4" w:space="0" w:color="auto"/>
              <w:bottom w:val="single" w:sz="4" w:space="0" w:color="auto"/>
            </w:tcBorders>
            <w:vAlign w:val="center"/>
          </w:tcPr>
          <w:p w14:paraId="575FC429" w14:textId="7F6A1E0D"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top w:val="single" w:sz="4" w:space="0" w:color="auto"/>
              <w:bottom w:val="single" w:sz="4" w:space="0" w:color="auto"/>
            </w:tcBorders>
            <w:vAlign w:val="center"/>
          </w:tcPr>
          <w:p w14:paraId="0FF53309"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top w:val="single" w:sz="4" w:space="0" w:color="auto"/>
              <w:bottom w:val="single" w:sz="4" w:space="0" w:color="auto"/>
            </w:tcBorders>
            <w:vAlign w:val="center"/>
          </w:tcPr>
          <w:p w14:paraId="4CB3A773"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top w:val="single" w:sz="4" w:space="0" w:color="auto"/>
              <w:bottom w:val="single" w:sz="4" w:space="0" w:color="auto"/>
            </w:tcBorders>
            <w:vAlign w:val="center"/>
          </w:tcPr>
          <w:p w14:paraId="232BD60C" w14:textId="77777777" w:rsidR="009110D6" w:rsidRPr="00BE5804" w:rsidRDefault="009110D6"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r>
      <w:tr w:rsidR="009110D6" w:rsidRPr="006E7E50" w14:paraId="42FD786A" w14:textId="77777777" w:rsidTr="00FA34C9">
        <w:trPr>
          <w:jc w:val="center"/>
        </w:trPr>
        <w:tc>
          <w:tcPr>
            <w:tcW w:w="0" w:type="auto"/>
            <w:tcBorders>
              <w:top w:val="single" w:sz="4" w:space="0" w:color="auto"/>
            </w:tcBorders>
            <w:vAlign w:val="center"/>
          </w:tcPr>
          <w:p w14:paraId="3EEFBBA9"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GBLUP</w:t>
            </w:r>
          </w:p>
        </w:tc>
        <w:tc>
          <w:tcPr>
            <w:tcW w:w="0" w:type="auto"/>
            <w:tcBorders>
              <w:top w:val="single" w:sz="4" w:space="0" w:color="auto"/>
            </w:tcBorders>
            <w:vAlign w:val="center"/>
          </w:tcPr>
          <w:p w14:paraId="0DFF08A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0.01</w:t>
            </w:r>
          </w:p>
        </w:tc>
        <w:tc>
          <w:tcPr>
            <w:tcW w:w="0" w:type="auto"/>
            <w:tcBorders>
              <w:top w:val="single" w:sz="4" w:space="0" w:color="auto"/>
            </w:tcBorders>
            <w:vAlign w:val="center"/>
          </w:tcPr>
          <w:p w14:paraId="0BFCBD3A"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0.05</w:t>
            </w:r>
          </w:p>
        </w:tc>
        <w:tc>
          <w:tcPr>
            <w:tcW w:w="0" w:type="auto"/>
            <w:tcBorders>
              <w:top w:val="single" w:sz="4" w:space="0" w:color="auto"/>
            </w:tcBorders>
            <w:vAlign w:val="center"/>
          </w:tcPr>
          <w:p w14:paraId="79F40E84"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0.11</w:t>
            </w:r>
          </w:p>
        </w:tc>
        <w:tc>
          <w:tcPr>
            <w:tcW w:w="0" w:type="auto"/>
            <w:tcBorders>
              <w:top w:val="single" w:sz="4" w:space="0" w:color="auto"/>
            </w:tcBorders>
            <w:vAlign w:val="center"/>
          </w:tcPr>
          <w:p w14:paraId="22DDE3DA"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0.06</w:t>
            </w:r>
          </w:p>
        </w:tc>
        <w:tc>
          <w:tcPr>
            <w:tcW w:w="0" w:type="auto"/>
            <w:tcBorders>
              <w:top w:val="single" w:sz="4" w:space="0" w:color="auto"/>
            </w:tcBorders>
          </w:tcPr>
          <w:p w14:paraId="0B216809" w14:textId="77777777" w:rsidR="009110D6" w:rsidRPr="009110D6" w:rsidRDefault="009110D6" w:rsidP="00536F8E">
            <w:pPr>
              <w:jc w:val="center"/>
              <w:rPr>
                <w:rFonts w:ascii="Segoe UI Semilight" w:hAnsi="Segoe UI Semilight" w:cs="Segoe UI Semilight"/>
                <w:sz w:val="18"/>
                <w:szCs w:val="18"/>
              </w:rPr>
            </w:pPr>
          </w:p>
        </w:tc>
        <w:tc>
          <w:tcPr>
            <w:tcW w:w="0" w:type="auto"/>
            <w:tcBorders>
              <w:top w:val="single" w:sz="4" w:space="0" w:color="auto"/>
            </w:tcBorders>
            <w:vAlign w:val="center"/>
          </w:tcPr>
          <w:p w14:paraId="357AEC73" w14:textId="4D7E8E2E"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0.03</w:t>
            </w:r>
          </w:p>
        </w:tc>
        <w:tc>
          <w:tcPr>
            <w:tcW w:w="0" w:type="auto"/>
            <w:tcBorders>
              <w:top w:val="single" w:sz="4" w:space="0" w:color="auto"/>
            </w:tcBorders>
            <w:vAlign w:val="center"/>
          </w:tcPr>
          <w:p w14:paraId="47CDD1D7"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0.22</w:t>
            </w:r>
          </w:p>
        </w:tc>
        <w:tc>
          <w:tcPr>
            <w:tcW w:w="0" w:type="auto"/>
            <w:tcBorders>
              <w:top w:val="single" w:sz="4" w:space="0" w:color="auto"/>
            </w:tcBorders>
            <w:vAlign w:val="center"/>
          </w:tcPr>
          <w:p w14:paraId="3DF80BAF"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0.00</w:t>
            </w:r>
          </w:p>
        </w:tc>
        <w:tc>
          <w:tcPr>
            <w:tcW w:w="0" w:type="auto"/>
            <w:tcBorders>
              <w:top w:val="single" w:sz="4" w:space="0" w:color="auto"/>
            </w:tcBorders>
            <w:vAlign w:val="center"/>
          </w:tcPr>
          <w:p w14:paraId="6FE50599"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0.05</w:t>
            </w:r>
          </w:p>
        </w:tc>
        <w:tc>
          <w:tcPr>
            <w:tcW w:w="0" w:type="auto"/>
            <w:tcBorders>
              <w:top w:val="single" w:sz="4" w:space="0" w:color="auto"/>
            </w:tcBorders>
          </w:tcPr>
          <w:p w14:paraId="2273D873"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4014B44B" w14:textId="0AAEC8DF" w:rsidR="009110D6"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9110D6" w:rsidRPr="00BE5804">
              <w:rPr>
                <w:rFonts w:ascii="Segoe UI Semilight" w:hAnsi="Segoe UI Semilight" w:cs="Segoe UI Semilight"/>
                <w:color w:val="000000"/>
                <w:sz w:val="18"/>
                <w:szCs w:val="18"/>
              </w:rPr>
              <w:t>0.08</w:t>
            </w:r>
          </w:p>
        </w:tc>
        <w:tc>
          <w:tcPr>
            <w:tcW w:w="0" w:type="auto"/>
            <w:tcBorders>
              <w:top w:val="single" w:sz="4" w:space="0" w:color="auto"/>
            </w:tcBorders>
            <w:vAlign w:val="center"/>
          </w:tcPr>
          <w:p w14:paraId="755588D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0" w:type="auto"/>
            <w:tcBorders>
              <w:top w:val="single" w:sz="4" w:space="0" w:color="auto"/>
            </w:tcBorders>
            <w:vAlign w:val="center"/>
          </w:tcPr>
          <w:p w14:paraId="6D70B4D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0.08</w:t>
            </w:r>
          </w:p>
        </w:tc>
        <w:tc>
          <w:tcPr>
            <w:tcW w:w="0" w:type="auto"/>
            <w:tcBorders>
              <w:top w:val="single" w:sz="4" w:space="0" w:color="auto"/>
            </w:tcBorders>
            <w:vAlign w:val="center"/>
          </w:tcPr>
          <w:p w14:paraId="17D78B08" w14:textId="5102FF92" w:rsidR="009110D6"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9110D6" w:rsidRPr="00BE5804">
              <w:rPr>
                <w:rFonts w:ascii="Segoe UI Semilight" w:hAnsi="Segoe UI Semilight" w:cs="Segoe UI Semilight"/>
                <w:color w:val="000000"/>
                <w:sz w:val="18"/>
                <w:szCs w:val="18"/>
              </w:rPr>
              <w:t>0.03</w:t>
            </w:r>
          </w:p>
        </w:tc>
      </w:tr>
      <w:tr w:rsidR="009110D6" w:rsidRPr="006E7E50" w14:paraId="138592F8" w14:textId="77777777" w:rsidTr="00FA34C9">
        <w:trPr>
          <w:jc w:val="center"/>
        </w:trPr>
        <w:tc>
          <w:tcPr>
            <w:tcW w:w="0" w:type="auto"/>
            <w:vAlign w:val="center"/>
          </w:tcPr>
          <w:p w14:paraId="1101516E"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TBLUP</w:t>
            </w:r>
          </w:p>
        </w:tc>
        <w:tc>
          <w:tcPr>
            <w:tcW w:w="0" w:type="auto"/>
            <w:vAlign w:val="center"/>
          </w:tcPr>
          <w:p w14:paraId="7A9D910B"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0" w:type="auto"/>
            <w:vAlign w:val="center"/>
          </w:tcPr>
          <w:p w14:paraId="09D25A0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0.24</w:t>
            </w:r>
          </w:p>
        </w:tc>
        <w:tc>
          <w:tcPr>
            <w:tcW w:w="0" w:type="auto"/>
            <w:vAlign w:val="center"/>
          </w:tcPr>
          <w:p w14:paraId="65D4316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0.50</w:t>
            </w:r>
          </w:p>
        </w:tc>
        <w:tc>
          <w:tcPr>
            <w:tcW w:w="0" w:type="auto"/>
            <w:vAlign w:val="center"/>
          </w:tcPr>
          <w:p w14:paraId="18792AF8"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0" w:type="auto"/>
          </w:tcPr>
          <w:p w14:paraId="04229428" w14:textId="77777777" w:rsidR="009110D6" w:rsidRPr="009110D6" w:rsidRDefault="009110D6" w:rsidP="00536F8E">
            <w:pPr>
              <w:jc w:val="center"/>
              <w:rPr>
                <w:rFonts w:ascii="Segoe UI Semilight" w:hAnsi="Segoe UI Semilight" w:cs="Segoe UI Semilight"/>
                <w:sz w:val="18"/>
                <w:szCs w:val="18"/>
              </w:rPr>
            </w:pPr>
          </w:p>
        </w:tc>
        <w:tc>
          <w:tcPr>
            <w:tcW w:w="0" w:type="auto"/>
            <w:vAlign w:val="center"/>
          </w:tcPr>
          <w:p w14:paraId="7B72360B" w14:textId="1BA0D546"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0.33</w:t>
            </w:r>
          </w:p>
        </w:tc>
        <w:tc>
          <w:tcPr>
            <w:tcW w:w="0" w:type="auto"/>
            <w:vAlign w:val="center"/>
          </w:tcPr>
          <w:p w14:paraId="67904EE9"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0.45</w:t>
            </w:r>
          </w:p>
        </w:tc>
        <w:tc>
          <w:tcPr>
            <w:tcW w:w="0" w:type="auto"/>
            <w:vAlign w:val="center"/>
          </w:tcPr>
          <w:p w14:paraId="263037B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0.66</w:t>
            </w:r>
          </w:p>
        </w:tc>
        <w:tc>
          <w:tcPr>
            <w:tcW w:w="0" w:type="auto"/>
            <w:vAlign w:val="center"/>
          </w:tcPr>
          <w:p w14:paraId="22D5E649"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0.03</w:t>
            </w:r>
          </w:p>
        </w:tc>
        <w:tc>
          <w:tcPr>
            <w:tcW w:w="0" w:type="auto"/>
          </w:tcPr>
          <w:p w14:paraId="2278334E"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02F03599" w14:textId="51436B4C"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0.31</w:t>
            </w:r>
          </w:p>
        </w:tc>
        <w:tc>
          <w:tcPr>
            <w:tcW w:w="0" w:type="auto"/>
            <w:vAlign w:val="center"/>
          </w:tcPr>
          <w:p w14:paraId="5444CF1A"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0.27</w:t>
            </w:r>
          </w:p>
        </w:tc>
        <w:tc>
          <w:tcPr>
            <w:tcW w:w="0" w:type="auto"/>
            <w:vAlign w:val="center"/>
          </w:tcPr>
          <w:p w14:paraId="6EC9EBD7"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0.52</w:t>
            </w:r>
          </w:p>
        </w:tc>
        <w:tc>
          <w:tcPr>
            <w:tcW w:w="0" w:type="auto"/>
            <w:vAlign w:val="center"/>
          </w:tcPr>
          <w:p w14:paraId="53698E51"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0.18</w:t>
            </w:r>
          </w:p>
        </w:tc>
      </w:tr>
      <w:tr w:rsidR="009110D6" w:rsidRPr="006E7E50" w14:paraId="19BC3E3B" w14:textId="77777777" w:rsidTr="00FA34C9">
        <w:trPr>
          <w:jc w:val="center"/>
        </w:trPr>
        <w:tc>
          <w:tcPr>
            <w:tcW w:w="0" w:type="auto"/>
            <w:vAlign w:val="center"/>
          </w:tcPr>
          <w:p w14:paraId="0663E9E5"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MBLUP</w:t>
            </w:r>
          </w:p>
        </w:tc>
        <w:tc>
          <w:tcPr>
            <w:tcW w:w="0" w:type="auto"/>
            <w:vAlign w:val="center"/>
          </w:tcPr>
          <w:p w14:paraId="4210B9B4"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0" w:type="auto"/>
            <w:vAlign w:val="center"/>
          </w:tcPr>
          <w:p w14:paraId="16B0FB1F"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0.02</w:t>
            </w:r>
          </w:p>
        </w:tc>
        <w:tc>
          <w:tcPr>
            <w:tcW w:w="0" w:type="auto"/>
            <w:vAlign w:val="center"/>
          </w:tcPr>
          <w:p w14:paraId="1E9E87BD"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0.16</w:t>
            </w:r>
          </w:p>
        </w:tc>
        <w:tc>
          <w:tcPr>
            <w:tcW w:w="0" w:type="auto"/>
            <w:vAlign w:val="center"/>
          </w:tcPr>
          <w:p w14:paraId="42CA2F55" w14:textId="5825B3C5" w:rsidR="009110D6"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9110D6" w:rsidRPr="00BE5804">
              <w:rPr>
                <w:rFonts w:ascii="Segoe UI Semilight" w:hAnsi="Segoe UI Semilight" w:cs="Segoe UI Semilight"/>
                <w:color w:val="000000"/>
                <w:sz w:val="18"/>
                <w:szCs w:val="18"/>
              </w:rPr>
              <w:t>0.05</w:t>
            </w:r>
          </w:p>
        </w:tc>
        <w:tc>
          <w:tcPr>
            <w:tcW w:w="0" w:type="auto"/>
          </w:tcPr>
          <w:p w14:paraId="6B09CCBF" w14:textId="77777777" w:rsidR="009110D6" w:rsidRPr="009110D6" w:rsidRDefault="009110D6" w:rsidP="00536F8E">
            <w:pPr>
              <w:jc w:val="center"/>
              <w:rPr>
                <w:rFonts w:ascii="Segoe UI Semilight" w:hAnsi="Segoe UI Semilight" w:cs="Segoe UI Semilight"/>
                <w:sz w:val="18"/>
                <w:szCs w:val="18"/>
              </w:rPr>
            </w:pPr>
          </w:p>
        </w:tc>
        <w:tc>
          <w:tcPr>
            <w:tcW w:w="0" w:type="auto"/>
            <w:vAlign w:val="center"/>
          </w:tcPr>
          <w:p w14:paraId="6186A944" w14:textId="3D9A7F13"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0.06</w:t>
            </w:r>
          </w:p>
        </w:tc>
        <w:tc>
          <w:tcPr>
            <w:tcW w:w="0" w:type="auto"/>
            <w:vAlign w:val="center"/>
          </w:tcPr>
          <w:p w14:paraId="06188A4C"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0.09</w:t>
            </w:r>
          </w:p>
        </w:tc>
        <w:tc>
          <w:tcPr>
            <w:tcW w:w="0" w:type="auto"/>
            <w:vAlign w:val="center"/>
          </w:tcPr>
          <w:p w14:paraId="767E2AFF" w14:textId="2A362510" w:rsidR="009110D6"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sz w:val="18"/>
                <w:szCs w:val="18"/>
              </w:rPr>
              <w:t>−</w:t>
            </w:r>
            <w:r w:rsidR="009110D6" w:rsidRPr="00BE5804">
              <w:rPr>
                <w:rFonts w:ascii="Segoe UI Semilight" w:hAnsi="Segoe UI Semilight" w:cs="Segoe UI Semilight"/>
                <w:sz w:val="18"/>
                <w:szCs w:val="18"/>
              </w:rPr>
              <w:t>0.01</w:t>
            </w:r>
          </w:p>
        </w:tc>
        <w:tc>
          <w:tcPr>
            <w:tcW w:w="0" w:type="auto"/>
            <w:vAlign w:val="center"/>
          </w:tcPr>
          <w:p w14:paraId="61446AFA" w14:textId="1F37D8DE" w:rsidR="009110D6"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sz w:val="18"/>
                <w:szCs w:val="18"/>
              </w:rPr>
              <w:t>−</w:t>
            </w:r>
            <w:r w:rsidR="009110D6" w:rsidRPr="00BE5804">
              <w:rPr>
                <w:rFonts w:ascii="Segoe UI Semilight" w:hAnsi="Segoe UI Semilight" w:cs="Segoe UI Semilight"/>
                <w:sz w:val="18"/>
                <w:szCs w:val="18"/>
              </w:rPr>
              <w:t>0.09</w:t>
            </w:r>
          </w:p>
        </w:tc>
        <w:tc>
          <w:tcPr>
            <w:tcW w:w="0" w:type="auto"/>
          </w:tcPr>
          <w:p w14:paraId="6DD4F2D1"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18C8D9B5" w14:textId="7854F200"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0.18</w:t>
            </w:r>
          </w:p>
        </w:tc>
        <w:tc>
          <w:tcPr>
            <w:tcW w:w="0" w:type="auto"/>
            <w:vAlign w:val="center"/>
          </w:tcPr>
          <w:p w14:paraId="6C54A2E8"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0.07</w:t>
            </w:r>
          </w:p>
        </w:tc>
        <w:tc>
          <w:tcPr>
            <w:tcW w:w="0" w:type="auto"/>
            <w:vAlign w:val="center"/>
          </w:tcPr>
          <w:p w14:paraId="05FA9A4B"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0.02</w:t>
            </w:r>
          </w:p>
        </w:tc>
        <w:tc>
          <w:tcPr>
            <w:tcW w:w="0" w:type="auto"/>
            <w:vAlign w:val="center"/>
          </w:tcPr>
          <w:p w14:paraId="79FDD408"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r>
      <w:tr w:rsidR="009110D6" w:rsidRPr="006E7E50" w14:paraId="2BF2862C" w14:textId="77777777" w:rsidTr="00FA34C9">
        <w:trPr>
          <w:jc w:val="center"/>
        </w:trPr>
        <w:tc>
          <w:tcPr>
            <w:tcW w:w="0" w:type="auto"/>
            <w:vAlign w:val="center"/>
          </w:tcPr>
          <w:p w14:paraId="65AC128E"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TMBLUP</w:t>
            </w:r>
          </w:p>
        </w:tc>
        <w:tc>
          <w:tcPr>
            <w:tcW w:w="0" w:type="auto"/>
            <w:vAlign w:val="center"/>
          </w:tcPr>
          <w:p w14:paraId="1550C979"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0.16</w:t>
            </w:r>
          </w:p>
        </w:tc>
        <w:tc>
          <w:tcPr>
            <w:tcW w:w="0" w:type="auto"/>
            <w:vAlign w:val="center"/>
          </w:tcPr>
          <w:p w14:paraId="574DF269"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0.23</w:t>
            </w:r>
          </w:p>
        </w:tc>
        <w:tc>
          <w:tcPr>
            <w:tcW w:w="0" w:type="auto"/>
            <w:vAlign w:val="center"/>
          </w:tcPr>
          <w:p w14:paraId="64597C9C"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0.50</w:t>
            </w:r>
          </w:p>
        </w:tc>
        <w:tc>
          <w:tcPr>
            <w:tcW w:w="0" w:type="auto"/>
            <w:vAlign w:val="center"/>
          </w:tcPr>
          <w:p w14:paraId="580E5E0A"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0.16</w:t>
            </w:r>
          </w:p>
        </w:tc>
        <w:tc>
          <w:tcPr>
            <w:tcW w:w="0" w:type="auto"/>
          </w:tcPr>
          <w:p w14:paraId="211B022D"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3A3A78A7" w14:textId="7200BB36"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0.32</w:t>
            </w:r>
          </w:p>
        </w:tc>
        <w:tc>
          <w:tcPr>
            <w:tcW w:w="0" w:type="auto"/>
            <w:vAlign w:val="center"/>
          </w:tcPr>
          <w:p w14:paraId="70338265"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0.45</w:t>
            </w:r>
          </w:p>
        </w:tc>
        <w:tc>
          <w:tcPr>
            <w:tcW w:w="0" w:type="auto"/>
            <w:vAlign w:val="center"/>
          </w:tcPr>
          <w:p w14:paraId="031E53D5"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0.62</w:t>
            </w:r>
          </w:p>
        </w:tc>
        <w:tc>
          <w:tcPr>
            <w:tcW w:w="0" w:type="auto"/>
            <w:vAlign w:val="center"/>
          </w:tcPr>
          <w:p w14:paraId="3D82BE83"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0.03</w:t>
            </w:r>
          </w:p>
        </w:tc>
        <w:tc>
          <w:tcPr>
            <w:tcW w:w="0" w:type="auto"/>
          </w:tcPr>
          <w:p w14:paraId="0D566535"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5BD380E8" w14:textId="1D742FB1"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0.33</w:t>
            </w:r>
          </w:p>
        </w:tc>
        <w:tc>
          <w:tcPr>
            <w:tcW w:w="0" w:type="auto"/>
            <w:vAlign w:val="center"/>
          </w:tcPr>
          <w:p w14:paraId="5C05228A"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0.28</w:t>
            </w:r>
          </w:p>
        </w:tc>
        <w:tc>
          <w:tcPr>
            <w:tcW w:w="0" w:type="auto"/>
            <w:vAlign w:val="center"/>
          </w:tcPr>
          <w:p w14:paraId="4C0AF54E"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0.49</w:t>
            </w:r>
          </w:p>
        </w:tc>
        <w:tc>
          <w:tcPr>
            <w:tcW w:w="0" w:type="auto"/>
            <w:vAlign w:val="center"/>
          </w:tcPr>
          <w:p w14:paraId="5B717DC3" w14:textId="77777777" w:rsidR="009110D6" w:rsidRPr="00BE5804" w:rsidRDefault="009110D6"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0.18</w:t>
            </w:r>
          </w:p>
        </w:tc>
      </w:tr>
      <w:tr w:rsidR="009110D6" w:rsidRPr="006E7E50" w14:paraId="1F792691" w14:textId="77777777" w:rsidTr="00FA34C9">
        <w:trPr>
          <w:jc w:val="center"/>
        </w:trPr>
        <w:tc>
          <w:tcPr>
            <w:tcW w:w="0" w:type="auto"/>
            <w:vAlign w:val="center"/>
          </w:tcPr>
          <w:p w14:paraId="121201C8"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GTBLUP</w:t>
            </w:r>
          </w:p>
        </w:tc>
        <w:tc>
          <w:tcPr>
            <w:tcW w:w="0" w:type="auto"/>
            <w:vAlign w:val="center"/>
          </w:tcPr>
          <w:p w14:paraId="57DB072F"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0" w:type="auto"/>
            <w:vAlign w:val="center"/>
          </w:tcPr>
          <w:p w14:paraId="08AF7264"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0.24</w:t>
            </w:r>
          </w:p>
        </w:tc>
        <w:tc>
          <w:tcPr>
            <w:tcW w:w="0" w:type="auto"/>
            <w:vAlign w:val="center"/>
          </w:tcPr>
          <w:p w14:paraId="4DC41169"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0.50</w:t>
            </w:r>
          </w:p>
        </w:tc>
        <w:tc>
          <w:tcPr>
            <w:tcW w:w="0" w:type="auto"/>
            <w:vAlign w:val="center"/>
          </w:tcPr>
          <w:p w14:paraId="75DCD3FD"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c>
          <w:tcPr>
            <w:tcW w:w="0" w:type="auto"/>
          </w:tcPr>
          <w:p w14:paraId="43B92C68" w14:textId="77777777" w:rsidR="009110D6" w:rsidRPr="009110D6" w:rsidRDefault="009110D6" w:rsidP="00536F8E">
            <w:pPr>
              <w:jc w:val="center"/>
              <w:rPr>
                <w:rFonts w:ascii="Segoe UI Semilight" w:hAnsi="Segoe UI Semilight" w:cs="Segoe UI Semilight"/>
                <w:sz w:val="18"/>
                <w:szCs w:val="18"/>
              </w:rPr>
            </w:pPr>
          </w:p>
        </w:tc>
        <w:tc>
          <w:tcPr>
            <w:tcW w:w="0" w:type="auto"/>
            <w:vAlign w:val="center"/>
          </w:tcPr>
          <w:p w14:paraId="33BD91DD" w14:textId="242F400E"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0.33</w:t>
            </w:r>
          </w:p>
        </w:tc>
        <w:tc>
          <w:tcPr>
            <w:tcW w:w="0" w:type="auto"/>
            <w:vAlign w:val="center"/>
          </w:tcPr>
          <w:p w14:paraId="0A9195F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0.49</w:t>
            </w:r>
          </w:p>
        </w:tc>
        <w:tc>
          <w:tcPr>
            <w:tcW w:w="0" w:type="auto"/>
            <w:vAlign w:val="center"/>
          </w:tcPr>
          <w:p w14:paraId="0E33E86D"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0.66</w:t>
            </w:r>
          </w:p>
        </w:tc>
        <w:tc>
          <w:tcPr>
            <w:tcW w:w="0" w:type="auto"/>
            <w:vAlign w:val="center"/>
          </w:tcPr>
          <w:p w14:paraId="7868451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0.04</w:t>
            </w:r>
          </w:p>
        </w:tc>
        <w:tc>
          <w:tcPr>
            <w:tcW w:w="0" w:type="auto"/>
          </w:tcPr>
          <w:p w14:paraId="1E69987A"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532F2C44" w14:textId="467555CE"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0.29</w:t>
            </w:r>
          </w:p>
        </w:tc>
        <w:tc>
          <w:tcPr>
            <w:tcW w:w="0" w:type="auto"/>
            <w:vAlign w:val="center"/>
          </w:tcPr>
          <w:p w14:paraId="53C20D49"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0.31</w:t>
            </w:r>
          </w:p>
        </w:tc>
        <w:tc>
          <w:tcPr>
            <w:tcW w:w="0" w:type="auto"/>
            <w:vAlign w:val="center"/>
          </w:tcPr>
          <w:p w14:paraId="56848887"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0.52</w:t>
            </w:r>
          </w:p>
        </w:tc>
        <w:tc>
          <w:tcPr>
            <w:tcW w:w="0" w:type="auto"/>
            <w:vAlign w:val="center"/>
          </w:tcPr>
          <w:p w14:paraId="3576892C"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r>
      <w:tr w:rsidR="009110D6" w:rsidRPr="006E7E50" w14:paraId="264F0498" w14:textId="77777777" w:rsidTr="00FA34C9">
        <w:trPr>
          <w:jc w:val="center"/>
        </w:trPr>
        <w:tc>
          <w:tcPr>
            <w:tcW w:w="0" w:type="auto"/>
            <w:vAlign w:val="center"/>
          </w:tcPr>
          <w:p w14:paraId="05C94A64"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GMBLUP</w:t>
            </w:r>
          </w:p>
        </w:tc>
        <w:tc>
          <w:tcPr>
            <w:tcW w:w="0" w:type="auto"/>
            <w:vAlign w:val="center"/>
          </w:tcPr>
          <w:p w14:paraId="16379D4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0.13</w:t>
            </w:r>
          </w:p>
        </w:tc>
        <w:tc>
          <w:tcPr>
            <w:tcW w:w="0" w:type="auto"/>
            <w:vAlign w:val="center"/>
          </w:tcPr>
          <w:p w14:paraId="6E9929B8"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0.10</w:t>
            </w:r>
          </w:p>
        </w:tc>
        <w:tc>
          <w:tcPr>
            <w:tcW w:w="0" w:type="auto"/>
            <w:vAlign w:val="center"/>
          </w:tcPr>
          <w:p w14:paraId="04E266E4"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0.18</w:t>
            </w:r>
          </w:p>
        </w:tc>
        <w:tc>
          <w:tcPr>
            <w:tcW w:w="0" w:type="auto"/>
            <w:vAlign w:val="center"/>
          </w:tcPr>
          <w:p w14:paraId="7C91F3A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0.06</w:t>
            </w:r>
          </w:p>
        </w:tc>
        <w:tc>
          <w:tcPr>
            <w:tcW w:w="0" w:type="auto"/>
          </w:tcPr>
          <w:p w14:paraId="62BB8577" w14:textId="77777777" w:rsidR="009110D6" w:rsidRPr="009110D6" w:rsidRDefault="009110D6" w:rsidP="00536F8E">
            <w:pPr>
              <w:jc w:val="center"/>
              <w:rPr>
                <w:rFonts w:ascii="Segoe UI Semilight" w:hAnsi="Segoe UI Semilight" w:cs="Segoe UI Semilight"/>
                <w:sz w:val="18"/>
                <w:szCs w:val="18"/>
              </w:rPr>
            </w:pPr>
          </w:p>
        </w:tc>
        <w:tc>
          <w:tcPr>
            <w:tcW w:w="0" w:type="auto"/>
            <w:vAlign w:val="center"/>
          </w:tcPr>
          <w:p w14:paraId="063CF156" w14:textId="31E96B06"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0.06</w:t>
            </w:r>
          </w:p>
        </w:tc>
        <w:tc>
          <w:tcPr>
            <w:tcW w:w="0" w:type="auto"/>
            <w:vAlign w:val="center"/>
          </w:tcPr>
          <w:p w14:paraId="6B033566"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0.20</w:t>
            </w:r>
          </w:p>
        </w:tc>
        <w:tc>
          <w:tcPr>
            <w:tcW w:w="0" w:type="auto"/>
            <w:vAlign w:val="center"/>
          </w:tcPr>
          <w:p w14:paraId="75247CF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0.00</w:t>
            </w:r>
          </w:p>
        </w:tc>
        <w:tc>
          <w:tcPr>
            <w:tcW w:w="0" w:type="auto"/>
            <w:vAlign w:val="center"/>
          </w:tcPr>
          <w:p w14:paraId="13DC0E8B"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0.05</w:t>
            </w:r>
          </w:p>
        </w:tc>
        <w:tc>
          <w:tcPr>
            <w:tcW w:w="0" w:type="auto"/>
          </w:tcPr>
          <w:p w14:paraId="51DF5074"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7C269E1E" w14:textId="540B5596"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0" w:type="auto"/>
            <w:vAlign w:val="center"/>
          </w:tcPr>
          <w:p w14:paraId="708CEAD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c>
          <w:tcPr>
            <w:tcW w:w="0" w:type="auto"/>
            <w:vAlign w:val="center"/>
          </w:tcPr>
          <w:p w14:paraId="691B3E28"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0.05</w:t>
            </w:r>
          </w:p>
        </w:tc>
        <w:tc>
          <w:tcPr>
            <w:tcW w:w="0" w:type="auto"/>
            <w:vAlign w:val="center"/>
          </w:tcPr>
          <w:p w14:paraId="552C79F1" w14:textId="1EA6C74D" w:rsidR="009110D6"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themeColor="text1"/>
                <w:sz w:val="18"/>
                <w:szCs w:val="18"/>
              </w:rPr>
              <w:t>−</w:t>
            </w:r>
            <w:r w:rsidR="009110D6" w:rsidRPr="00BE5804">
              <w:rPr>
                <w:rFonts w:ascii="Segoe UI Semilight" w:hAnsi="Segoe UI Semilight" w:cs="Segoe UI Semilight"/>
                <w:color w:val="000000"/>
                <w:sz w:val="18"/>
                <w:szCs w:val="18"/>
              </w:rPr>
              <w:t>0.03</w:t>
            </w:r>
          </w:p>
        </w:tc>
      </w:tr>
      <w:tr w:rsidR="009110D6" w:rsidRPr="006E7E50" w14:paraId="414FF4B3" w14:textId="77777777" w:rsidTr="00FA34C9">
        <w:trPr>
          <w:jc w:val="center"/>
        </w:trPr>
        <w:tc>
          <w:tcPr>
            <w:tcW w:w="0" w:type="auto"/>
            <w:vAlign w:val="center"/>
          </w:tcPr>
          <w:p w14:paraId="4070003A"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GxMBLUP</w:t>
            </w:r>
          </w:p>
        </w:tc>
        <w:tc>
          <w:tcPr>
            <w:tcW w:w="0" w:type="auto"/>
            <w:vAlign w:val="center"/>
          </w:tcPr>
          <w:p w14:paraId="23C59613"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0.13</w:t>
            </w:r>
          </w:p>
        </w:tc>
        <w:tc>
          <w:tcPr>
            <w:tcW w:w="0" w:type="auto"/>
            <w:vAlign w:val="center"/>
          </w:tcPr>
          <w:p w14:paraId="6E1B2B0B"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0.10</w:t>
            </w:r>
          </w:p>
        </w:tc>
        <w:tc>
          <w:tcPr>
            <w:tcW w:w="0" w:type="auto"/>
            <w:vAlign w:val="center"/>
          </w:tcPr>
          <w:p w14:paraId="234F4487"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0.18</w:t>
            </w:r>
          </w:p>
        </w:tc>
        <w:tc>
          <w:tcPr>
            <w:tcW w:w="0" w:type="auto"/>
            <w:vAlign w:val="center"/>
          </w:tcPr>
          <w:p w14:paraId="3304A85D"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0.06</w:t>
            </w:r>
          </w:p>
        </w:tc>
        <w:tc>
          <w:tcPr>
            <w:tcW w:w="0" w:type="auto"/>
          </w:tcPr>
          <w:p w14:paraId="397B0C16" w14:textId="77777777" w:rsidR="009110D6" w:rsidRPr="009110D6" w:rsidRDefault="009110D6" w:rsidP="00536F8E">
            <w:pPr>
              <w:jc w:val="center"/>
              <w:rPr>
                <w:rFonts w:ascii="Segoe UI Semilight" w:hAnsi="Segoe UI Semilight" w:cs="Segoe UI Semilight"/>
                <w:sz w:val="18"/>
                <w:szCs w:val="18"/>
              </w:rPr>
            </w:pPr>
          </w:p>
        </w:tc>
        <w:tc>
          <w:tcPr>
            <w:tcW w:w="0" w:type="auto"/>
            <w:vAlign w:val="center"/>
          </w:tcPr>
          <w:p w14:paraId="54BBCFE6" w14:textId="4EFC2096"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0.06</w:t>
            </w:r>
          </w:p>
        </w:tc>
        <w:tc>
          <w:tcPr>
            <w:tcW w:w="0" w:type="auto"/>
            <w:vAlign w:val="center"/>
          </w:tcPr>
          <w:p w14:paraId="44239BC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0.21</w:t>
            </w:r>
          </w:p>
        </w:tc>
        <w:tc>
          <w:tcPr>
            <w:tcW w:w="0" w:type="auto"/>
            <w:vAlign w:val="center"/>
          </w:tcPr>
          <w:p w14:paraId="251BC004"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0.00</w:t>
            </w:r>
          </w:p>
        </w:tc>
        <w:tc>
          <w:tcPr>
            <w:tcW w:w="0" w:type="auto"/>
            <w:vAlign w:val="center"/>
          </w:tcPr>
          <w:p w14:paraId="34A21F10"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0.05</w:t>
            </w:r>
          </w:p>
        </w:tc>
        <w:tc>
          <w:tcPr>
            <w:tcW w:w="0" w:type="auto"/>
          </w:tcPr>
          <w:p w14:paraId="4B71EA08"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vAlign w:val="center"/>
          </w:tcPr>
          <w:p w14:paraId="4A8E78D6" w14:textId="7F1E60BB"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0" w:type="auto"/>
            <w:vAlign w:val="center"/>
          </w:tcPr>
          <w:p w14:paraId="56BE8348"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c>
          <w:tcPr>
            <w:tcW w:w="0" w:type="auto"/>
            <w:vAlign w:val="center"/>
          </w:tcPr>
          <w:p w14:paraId="65BF3D51"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0.05</w:t>
            </w:r>
          </w:p>
        </w:tc>
        <w:tc>
          <w:tcPr>
            <w:tcW w:w="0" w:type="auto"/>
            <w:vAlign w:val="center"/>
          </w:tcPr>
          <w:p w14:paraId="74A0364C" w14:textId="78202C41" w:rsidR="009110D6" w:rsidRPr="00BE5804" w:rsidRDefault="00207643" w:rsidP="00536F8E">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BE5804">
              <w:rPr>
                <w:rFonts w:ascii="Segoe UI Semilight" w:hAnsi="Segoe UI Semilight" w:cs="Segoe UI Semilight"/>
                <w:sz w:val="18"/>
                <w:szCs w:val="18"/>
              </w:rPr>
              <w:t>0.03</w:t>
            </w:r>
          </w:p>
        </w:tc>
      </w:tr>
      <w:tr w:rsidR="009110D6" w:rsidRPr="006E7E50" w14:paraId="37CF3AB8" w14:textId="77777777" w:rsidTr="00FA34C9">
        <w:trPr>
          <w:jc w:val="center"/>
        </w:trPr>
        <w:tc>
          <w:tcPr>
            <w:tcW w:w="0" w:type="auto"/>
            <w:tcBorders>
              <w:bottom w:val="single" w:sz="4" w:space="0" w:color="auto"/>
            </w:tcBorders>
            <w:vAlign w:val="center"/>
          </w:tcPr>
          <w:p w14:paraId="336B50DE" w14:textId="77777777" w:rsidR="009110D6" w:rsidRPr="00BE5804" w:rsidRDefault="009110D6" w:rsidP="00536F8E">
            <w:pPr>
              <w:rPr>
                <w:rFonts w:ascii="Segoe UI" w:hAnsi="Segoe UI" w:cs="Segoe UI"/>
                <w:sz w:val="18"/>
                <w:szCs w:val="18"/>
              </w:rPr>
            </w:pPr>
            <w:r w:rsidRPr="00BE5804">
              <w:rPr>
                <w:rFonts w:ascii="Segoe UI" w:hAnsi="Segoe UI" w:cs="Segoe UI"/>
                <w:sz w:val="18"/>
                <w:szCs w:val="18"/>
              </w:rPr>
              <w:t>GTMBLUP</w:t>
            </w:r>
          </w:p>
        </w:tc>
        <w:tc>
          <w:tcPr>
            <w:tcW w:w="0" w:type="auto"/>
            <w:tcBorders>
              <w:bottom w:val="single" w:sz="4" w:space="0" w:color="auto"/>
            </w:tcBorders>
            <w:vAlign w:val="center"/>
          </w:tcPr>
          <w:p w14:paraId="370A2652"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0" w:type="auto"/>
            <w:tcBorders>
              <w:bottom w:val="single" w:sz="4" w:space="0" w:color="auto"/>
            </w:tcBorders>
            <w:vAlign w:val="center"/>
          </w:tcPr>
          <w:p w14:paraId="1B6CF12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0.24</w:t>
            </w:r>
          </w:p>
        </w:tc>
        <w:tc>
          <w:tcPr>
            <w:tcW w:w="0" w:type="auto"/>
            <w:tcBorders>
              <w:bottom w:val="single" w:sz="4" w:space="0" w:color="auto"/>
            </w:tcBorders>
            <w:vAlign w:val="center"/>
          </w:tcPr>
          <w:p w14:paraId="3D6D3FF0"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0.50</w:t>
            </w:r>
          </w:p>
        </w:tc>
        <w:tc>
          <w:tcPr>
            <w:tcW w:w="0" w:type="auto"/>
            <w:tcBorders>
              <w:bottom w:val="single" w:sz="4" w:space="0" w:color="auto"/>
            </w:tcBorders>
            <w:vAlign w:val="center"/>
          </w:tcPr>
          <w:p w14:paraId="233AA5F1"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c>
          <w:tcPr>
            <w:tcW w:w="0" w:type="auto"/>
            <w:tcBorders>
              <w:bottom w:val="single" w:sz="4" w:space="0" w:color="auto"/>
            </w:tcBorders>
          </w:tcPr>
          <w:p w14:paraId="3F5D43F4" w14:textId="77777777" w:rsidR="009110D6" w:rsidRPr="009110D6" w:rsidRDefault="009110D6" w:rsidP="00536F8E">
            <w:pPr>
              <w:jc w:val="center"/>
              <w:rPr>
                <w:rFonts w:ascii="Segoe UI Semilight" w:hAnsi="Segoe UI Semilight" w:cs="Segoe UI Semilight"/>
                <w:sz w:val="18"/>
                <w:szCs w:val="18"/>
              </w:rPr>
            </w:pPr>
          </w:p>
        </w:tc>
        <w:tc>
          <w:tcPr>
            <w:tcW w:w="0" w:type="auto"/>
            <w:tcBorders>
              <w:bottom w:val="single" w:sz="4" w:space="0" w:color="auto"/>
            </w:tcBorders>
            <w:vAlign w:val="center"/>
          </w:tcPr>
          <w:p w14:paraId="1BFCDA88" w14:textId="408B698E"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0.32</w:t>
            </w:r>
          </w:p>
        </w:tc>
        <w:tc>
          <w:tcPr>
            <w:tcW w:w="0" w:type="auto"/>
            <w:tcBorders>
              <w:bottom w:val="single" w:sz="4" w:space="0" w:color="auto"/>
            </w:tcBorders>
            <w:vAlign w:val="center"/>
          </w:tcPr>
          <w:p w14:paraId="4E584DED"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0.49</w:t>
            </w:r>
          </w:p>
        </w:tc>
        <w:tc>
          <w:tcPr>
            <w:tcW w:w="0" w:type="auto"/>
            <w:tcBorders>
              <w:bottom w:val="single" w:sz="4" w:space="0" w:color="auto"/>
            </w:tcBorders>
            <w:vAlign w:val="center"/>
          </w:tcPr>
          <w:p w14:paraId="2CB2519E"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0.63</w:t>
            </w:r>
          </w:p>
        </w:tc>
        <w:tc>
          <w:tcPr>
            <w:tcW w:w="0" w:type="auto"/>
            <w:tcBorders>
              <w:bottom w:val="single" w:sz="4" w:space="0" w:color="auto"/>
            </w:tcBorders>
            <w:vAlign w:val="center"/>
          </w:tcPr>
          <w:p w14:paraId="4FF1F00A"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0.04</w:t>
            </w:r>
          </w:p>
        </w:tc>
        <w:tc>
          <w:tcPr>
            <w:tcW w:w="0" w:type="auto"/>
            <w:tcBorders>
              <w:bottom w:val="single" w:sz="4" w:space="0" w:color="auto"/>
            </w:tcBorders>
          </w:tcPr>
          <w:p w14:paraId="72977789" w14:textId="77777777" w:rsidR="009110D6" w:rsidRPr="009110D6" w:rsidRDefault="009110D6" w:rsidP="00536F8E">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0F92A114" w14:textId="6C2C17BC"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0.32</w:t>
            </w:r>
          </w:p>
        </w:tc>
        <w:tc>
          <w:tcPr>
            <w:tcW w:w="0" w:type="auto"/>
            <w:tcBorders>
              <w:bottom w:val="single" w:sz="4" w:space="0" w:color="auto"/>
            </w:tcBorders>
            <w:vAlign w:val="center"/>
          </w:tcPr>
          <w:p w14:paraId="073A2FE5"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0.31</w:t>
            </w:r>
          </w:p>
        </w:tc>
        <w:tc>
          <w:tcPr>
            <w:tcW w:w="0" w:type="auto"/>
            <w:tcBorders>
              <w:bottom w:val="single" w:sz="4" w:space="0" w:color="auto"/>
            </w:tcBorders>
            <w:vAlign w:val="center"/>
          </w:tcPr>
          <w:p w14:paraId="5E4C1D6F"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0.50</w:t>
            </w:r>
          </w:p>
        </w:tc>
        <w:tc>
          <w:tcPr>
            <w:tcW w:w="0" w:type="auto"/>
            <w:tcBorders>
              <w:bottom w:val="single" w:sz="4" w:space="0" w:color="auto"/>
            </w:tcBorders>
            <w:vAlign w:val="center"/>
          </w:tcPr>
          <w:p w14:paraId="291222D6" w14:textId="77777777" w:rsidR="009110D6" w:rsidRPr="00BE5804" w:rsidRDefault="009110D6"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r>
    </w:tbl>
    <w:p w14:paraId="59E7C74C" w14:textId="77777777" w:rsidR="00A71695" w:rsidRDefault="00A71695" w:rsidP="0059624C"/>
    <w:p w14:paraId="2F022E29" w14:textId="77777777" w:rsidR="008A10A5" w:rsidRDefault="008A10A5" w:rsidP="0059624C"/>
    <w:p w14:paraId="55954EF3" w14:textId="77777777" w:rsidR="006E7E50" w:rsidRDefault="006E7E50">
      <w:pPr>
        <w:rPr>
          <w:rFonts w:ascii="Segoe UI" w:hAnsi="Segoe UI" w:cs="Segoe UI"/>
          <w:sz w:val="20"/>
          <w:szCs w:val="20"/>
        </w:rPr>
      </w:pPr>
      <w:r>
        <w:rPr>
          <w:rFonts w:ascii="Segoe UI" w:hAnsi="Segoe UI" w:cs="Segoe UI"/>
          <w:sz w:val="20"/>
          <w:szCs w:val="20"/>
        </w:rPr>
        <w:br w:type="page"/>
      </w:r>
    </w:p>
    <w:p w14:paraId="240C698E" w14:textId="4356C9B1" w:rsidR="0059624C" w:rsidRPr="006E7E50" w:rsidRDefault="00A71695" w:rsidP="0059624C">
      <w:pPr>
        <w:rPr>
          <w:rFonts w:ascii="Segoe UI" w:hAnsi="Segoe UI" w:cs="Segoe UI"/>
          <w:sz w:val="20"/>
          <w:szCs w:val="20"/>
        </w:rPr>
      </w:pPr>
      <w:r w:rsidRPr="00957B68">
        <w:rPr>
          <w:rFonts w:ascii="Segoe UI" w:hAnsi="Segoe UI" w:cs="Segoe UI"/>
          <w:b/>
          <w:bCs/>
          <w:sz w:val="20"/>
          <w:szCs w:val="20"/>
        </w:rPr>
        <w:lastRenderedPageBreak/>
        <w:t>Table S</w:t>
      </w:r>
      <w:r w:rsidR="00A17A21" w:rsidRPr="00957B68">
        <w:rPr>
          <w:rFonts w:ascii="Segoe UI" w:hAnsi="Segoe UI" w:cs="Segoe UI"/>
          <w:b/>
          <w:bCs/>
          <w:sz w:val="20"/>
          <w:szCs w:val="20"/>
        </w:rPr>
        <w:t>4</w:t>
      </w:r>
      <w:r w:rsidRPr="006E7E50">
        <w:rPr>
          <w:rFonts w:ascii="Segoe UI" w:hAnsi="Segoe UI" w:cs="Segoe UI"/>
          <w:sz w:val="20"/>
          <w:szCs w:val="20"/>
        </w:rPr>
        <w:t xml:space="preserve"> </w:t>
      </w:r>
      <w:r w:rsidR="00013B3D">
        <w:rPr>
          <w:rFonts w:ascii="Segoe UI Semilight" w:hAnsi="Segoe UI Semilight" w:cs="Segoe UI Semilight"/>
          <w:sz w:val="20"/>
          <w:szCs w:val="20"/>
        </w:rPr>
        <w:t>Prediction accuracies from l</w:t>
      </w:r>
      <w:r w:rsidR="00013B3D" w:rsidRPr="00957B68">
        <w:rPr>
          <w:rFonts w:ascii="Segoe UI Semilight" w:hAnsi="Segoe UI Semilight" w:cs="Segoe UI Semilight"/>
          <w:sz w:val="20"/>
          <w:szCs w:val="20"/>
        </w:rPr>
        <w:t>eave-one-out cross-validation (</w:t>
      </w:r>
      <w:r w:rsidR="00013B3D">
        <w:rPr>
          <w:rFonts w:ascii="Segoe UI Semilight" w:hAnsi="Segoe UI Semilight" w:cs="Segoe UI Semilight"/>
          <w:sz w:val="20"/>
          <w:szCs w:val="20"/>
        </w:rPr>
        <w:t>all</w:t>
      </w:r>
      <w:r w:rsidR="00013B3D" w:rsidRPr="00957B68">
        <w:rPr>
          <w:rFonts w:ascii="Segoe UI Semilight" w:hAnsi="Segoe UI Semilight" w:cs="Segoe UI Semilight"/>
          <w:sz w:val="20"/>
          <w:szCs w:val="20"/>
        </w:rPr>
        <w:t xml:space="preserve"> breeds): </w:t>
      </w:r>
      <w:r w:rsidR="00013B3D" w:rsidRPr="00D34528">
        <w:rPr>
          <w:rFonts w:ascii="Segoe UI Semilight" w:hAnsi="Segoe UI Semilight" w:cs="Segoe UI Semilight"/>
          <w:sz w:val="20"/>
          <w:szCs w:val="20"/>
        </w:rPr>
        <w:t>16,074 versus 1,058,533 CpG sites</w:t>
      </w:r>
    </w:p>
    <w:tbl>
      <w:tblPr>
        <w:tblStyle w:val="TableGrid"/>
        <w:tblW w:w="0" w:type="auto"/>
        <w:tblCellMar>
          <w:top w:w="72" w:type="dxa"/>
          <w:bottom w:w="72" w:type="dxa"/>
        </w:tblCellMar>
        <w:tblLook w:val="04A0" w:firstRow="1" w:lastRow="0" w:firstColumn="1" w:lastColumn="0" w:noHBand="0" w:noVBand="1"/>
      </w:tblPr>
      <w:tblGrid>
        <w:gridCol w:w="1000"/>
        <w:gridCol w:w="500"/>
        <w:gridCol w:w="634"/>
        <w:gridCol w:w="550"/>
        <w:gridCol w:w="540"/>
        <w:gridCol w:w="664"/>
      </w:tblGrid>
      <w:tr w:rsidR="008B534A" w:rsidRPr="006E7E50" w14:paraId="71079277" w14:textId="77777777" w:rsidTr="00BE5804">
        <w:tc>
          <w:tcPr>
            <w:tcW w:w="0" w:type="auto"/>
            <w:gridSpan w:val="2"/>
            <w:tcBorders>
              <w:top w:val="single" w:sz="4" w:space="0" w:color="auto"/>
              <w:left w:val="nil"/>
              <w:bottom w:val="single" w:sz="4" w:space="0" w:color="auto"/>
              <w:right w:val="nil"/>
            </w:tcBorders>
          </w:tcPr>
          <w:p w14:paraId="30A223AF" w14:textId="052F3EA4" w:rsidR="008B534A" w:rsidRPr="00BE5804" w:rsidRDefault="008B534A" w:rsidP="00BE5804">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0" w:type="auto"/>
            <w:tcBorders>
              <w:top w:val="single" w:sz="4" w:space="0" w:color="auto"/>
              <w:left w:val="nil"/>
              <w:bottom w:val="single" w:sz="4" w:space="0" w:color="auto"/>
              <w:right w:val="nil"/>
            </w:tcBorders>
            <w:vAlign w:val="center"/>
          </w:tcPr>
          <w:p w14:paraId="573FC5FE" w14:textId="77777777" w:rsidR="008B534A" w:rsidRPr="00BE5804" w:rsidRDefault="008B534A"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ADG</w:t>
            </w:r>
          </w:p>
        </w:tc>
        <w:tc>
          <w:tcPr>
            <w:tcW w:w="0" w:type="auto"/>
            <w:tcBorders>
              <w:top w:val="single" w:sz="4" w:space="0" w:color="auto"/>
              <w:left w:val="nil"/>
              <w:bottom w:val="single" w:sz="4" w:space="0" w:color="auto"/>
              <w:right w:val="nil"/>
            </w:tcBorders>
            <w:vAlign w:val="center"/>
          </w:tcPr>
          <w:p w14:paraId="449B7DCF" w14:textId="77777777" w:rsidR="008B534A" w:rsidRPr="00BE5804" w:rsidRDefault="008B534A"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BFT</w:t>
            </w:r>
          </w:p>
        </w:tc>
        <w:tc>
          <w:tcPr>
            <w:tcW w:w="0" w:type="auto"/>
            <w:tcBorders>
              <w:top w:val="single" w:sz="4" w:space="0" w:color="auto"/>
              <w:left w:val="nil"/>
              <w:bottom w:val="single" w:sz="4" w:space="0" w:color="auto"/>
              <w:right w:val="nil"/>
            </w:tcBorders>
            <w:vAlign w:val="center"/>
          </w:tcPr>
          <w:p w14:paraId="1C36548E" w14:textId="77777777" w:rsidR="008B534A" w:rsidRPr="00BE5804" w:rsidRDefault="008B534A"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RFI</w:t>
            </w:r>
          </w:p>
        </w:tc>
        <w:tc>
          <w:tcPr>
            <w:tcW w:w="0" w:type="auto"/>
            <w:tcBorders>
              <w:top w:val="single" w:sz="4" w:space="0" w:color="auto"/>
              <w:left w:val="nil"/>
              <w:bottom w:val="single" w:sz="4" w:space="0" w:color="auto"/>
              <w:right w:val="nil"/>
            </w:tcBorders>
            <w:vAlign w:val="center"/>
          </w:tcPr>
          <w:p w14:paraId="6B5683B4" w14:textId="77777777" w:rsidR="008B534A" w:rsidRPr="00BE5804" w:rsidRDefault="008B534A" w:rsidP="00536F8E">
            <w:pPr>
              <w:jc w:val="center"/>
              <w:rPr>
                <w:rFonts w:ascii="Segoe UI Semibold" w:hAnsi="Segoe UI Semibold" w:cs="Segoe UI Semibold"/>
                <w:sz w:val="20"/>
                <w:szCs w:val="20"/>
              </w:rPr>
            </w:pPr>
            <w:r w:rsidRPr="00BE5804">
              <w:rPr>
                <w:rFonts w:ascii="Segoe UI Semibold" w:hAnsi="Segoe UI Semibold" w:cs="Segoe UI Semibold"/>
                <w:sz w:val="20"/>
                <w:szCs w:val="20"/>
              </w:rPr>
              <w:t>STR</w:t>
            </w:r>
          </w:p>
        </w:tc>
      </w:tr>
      <w:tr w:rsidR="008B534A" w:rsidRPr="006E7E50" w14:paraId="361C17DC" w14:textId="77777777" w:rsidTr="00BE5804">
        <w:tc>
          <w:tcPr>
            <w:tcW w:w="0" w:type="auto"/>
            <w:vMerge w:val="restart"/>
            <w:tcBorders>
              <w:top w:val="single" w:sz="4" w:space="0" w:color="auto"/>
              <w:left w:val="nil"/>
              <w:bottom w:val="nil"/>
              <w:right w:val="nil"/>
            </w:tcBorders>
            <w:vAlign w:val="center"/>
          </w:tcPr>
          <w:p w14:paraId="4A8AC5A8"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MBLUP</w:t>
            </w:r>
          </w:p>
        </w:tc>
        <w:tc>
          <w:tcPr>
            <w:tcW w:w="0" w:type="auto"/>
            <w:tcBorders>
              <w:top w:val="single" w:sz="4" w:space="0" w:color="auto"/>
              <w:left w:val="nil"/>
              <w:bottom w:val="nil"/>
              <w:right w:val="nil"/>
            </w:tcBorders>
            <w:vAlign w:val="center"/>
          </w:tcPr>
          <w:p w14:paraId="48CDA38F" w14:textId="5CA7C58F" w:rsidR="008B534A" w:rsidRPr="00BE5804" w:rsidRDefault="008B534A" w:rsidP="00536F8E">
            <w:pPr>
              <w:rPr>
                <w:rFonts w:ascii="Segoe UI" w:hAnsi="Segoe UI" w:cs="Segoe UI"/>
                <w:sz w:val="18"/>
                <w:szCs w:val="18"/>
              </w:rPr>
            </w:pPr>
            <w:r w:rsidRPr="00BE5804">
              <w:rPr>
                <w:rFonts w:ascii="Segoe UI" w:hAnsi="Segoe UI" w:cs="Segoe UI"/>
                <w:sz w:val="18"/>
                <w:szCs w:val="18"/>
              </w:rPr>
              <w:t>16k</w:t>
            </w:r>
          </w:p>
        </w:tc>
        <w:tc>
          <w:tcPr>
            <w:tcW w:w="0" w:type="auto"/>
            <w:tcBorders>
              <w:top w:val="single" w:sz="4" w:space="0" w:color="auto"/>
              <w:left w:val="nil"/>
              <w:bottom w:val="nil"/>
              <w:right w:val="nil"/>
            </w:tcBorders>
            <w:vAlign w:val="center"/>
          </w:tcPr>
          <w:p w14:paraId="14088383"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0" w:type="auto"/>
            <w:tcBorders>
              <w:top w:val="single" w:sz="4" w:space="0" w:color="auto"/>
              <w:left w:val="nil"/>
              <w:bottom w:val="nil"/>
              <w:right w:val="nil"/>
            </w:tcBorders>
            <w:vAlign w:val="center"/>
          </w:tcPr>
          <w:p w14:paraId="25A9F4E9"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0.18</w:t>
            </w:r>
          </w:p>
        </w:tc>
        <w:tc>
          <w:tcPr>
            <w:tcW w:w="0" w:type="auto"/>
            <w:tcBorders>
              <w:top w:val="single" w:sz="4" w:space="0" w:color="auto"/>
              <w:left w:val="nil"/>
              <w:bottom w:val="nil"/>
              <w:right w:val="nil"/>
            </w:tcBorders>
            <w:vAlign w:val="center"/>
          </w:tcPr>
          <w:p w14:paraId="04254A97"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0" w:type="auto"/>
            <w:tcBorders>
              <w:top w:val="single" w:sz="4" w:space="0" w:color="auto"/>
              <w:left w:val="nil"/>
              <w:bottom w:val="nil"/>
              <w:right w:val="nil"/>
            </w:tcBorders>
            <w:vAlign w:val="center"/>
          </w:tcPr>
          <w:p w14:paraId="25AB4252" w14:textId="3EFEA5ED" w:rsidR="008B534A"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8B534A" w:rsidRPr="00BE5804">
              <w:rPr>
                <w:rFonts w:ascii="Segoe UI Semilight" w:hAnsi="Segoe UI Semilight" w:cs="Segoe UI Semilight"/>
                <w:color w:val="000000"/>
                <w:sz w:val="18"/>
                <w:szCs w:val="18"/>
              </w:rPr>
              <w:t>0.27</w:t>
            </w:r>
          </w:p>
        </w:tc>
      </w:tr>
      <w:tr w:rsidR="008B534A" w:rsidRPr="006E7E50" w14:paraId="7D2C4788" w14:textId="77777777" w:rsidTr="00BE5804">
        <w:tc>
          <w:tcPr>
            <w:tcW w:w="0" w:type="auto"/>
            <w:vMerge/>
            <w:tcBorders>
              <w:top w:val="nil"/>
              <w:left w:val="nil"/>
              <w:bottom w:val="nil"/>
              <w:right w:val="nil"/>
            </w:tcBorders>
            <w:vAlign w:val="center"/>
          </w:tcPr>
          <w:p w14:paraId="6ECC251E" w14:textId="77777777" w:rsidR="008B534A" w:rsidRPr="00BE5804" w:rsidRDefault="008B534A" w:rsidP="00536F8E">
            <w:pPr>
              <w:rPr>
                <w:rFonts w:ascii="Segoe UI" w:hAnsi="Segoe UI" w:cs="Segoe UI"/>
                <w:sz w:val="18"/>
                <w:szCs w:val="18"/>
              </w:rPr>
            </w:pPr>
          </w:p>
        </w:tc>
        <w:tc>
          <w:tcPr>
            <w:tcW w:w="0" w:type="auto"/>
            <w:tcBorders>
              <w:top w:val="nil"/>
              <w:left w:val="nil"/>
              <w:bottom w:val="single" w:sz="4" w:space="0" w:color="auto"/>
              <w:right w:val="nil"/>
            </w:tcBorders>
            <w:vAlign w:val="center"/>
          </w:tcPr>
          <w:p w14:paraId="28B8D3B4"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1M</w:t>
            </w:r>
          </w:p>
        </w:tc>
        <w:tc>
          <w:tcPr>
            <w:tcW w:w="0" w:type="auto"/>
            <w:tcBorders>
              <w:top w:val="nil"/>
              <w:left w:val="nil"/>
              <w:bottom w:val="single" w:sz="4" w:space="0" w:color="auto"/>
              <w:right w:val="nil"/>
            </w:tcBorders>
            <w:vAlign w:val="center"/>
          </w:tcPr>
          <w:p w14:paraId="559E7821"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0.08</w:t>
            </w:r>
          </w:p>
        </w:tc>
        <w:tc>
          <w:tcPr>
            <w:tcW w:w="0" w:type="auto"/>
            <w:tcBorders>
              <w:top w:val="nil"/>
              <w:left w:val="nil"/>
              <w:bottom w:val="single" w:sz="4" w:space="0" w:color="auto"/>
              <w:right w:val="nil"/>
            </w:tcBorders>
            <w:vAlign w:val="center"/>
          </w:tcPr>
          <w:p w14:paraId="3B737EBA"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0.04</w:t>
            </w:r>
          </w:p>
        </w:tc>
        <w:tc>
          <w:tcPr>
            <w:tcW w:w="0" w:type="auto"/>
            <w:tcBorders>
              <w:top w:val="nil"/>
              <w:left w:val="nil"/>
              <w:bottom w:val="single" w:sz="4" w:space="0" w:color="auto"/>
              <w:right w:val="nil"/>
            </w:tcBorders>
            <w:vAlign w:val="center"/>
          </w:tcPr>
          <w:p w14:paraId="58D17F42"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0.12</w:t>
            </w:r>
          </w:p>
        </w:tc>
        <w:tc>
          <w:tcPr>
            <w:tcW w:w="0" w:type="auto"/>
            <w:tcBorders>
              <w:top w:val="nil"/>
              <w:left w:val="nil"/>
              <w:bottom w:val="single" w:sz="4" w:space="0" w:color="auto"/>
              <w:right w:val="nil"/>
            </w:tcBorders>
            <w:vAlign w:val="center"/>
          </w:tcPr>
          <w:p w14:paraId="780BF112" w14:textId="65ED7E0A" w:rsidR="008B534A" w:rsidRPr="00BE5804" w:rsidRDefault="00207643" w:rsidP="00536F8E">
            <w:pPr>
              <w:jc w:val="center"/>
              <w:rPr>
                <w:rFonts w:ascii="Segoe UI Semilight" w:hAnsi="Segoe UI Semilight" w:cs="Segoe UI Semilight"/>
                <w:color w:val="000000"/>
                <w:sz w:val="18"/>
                <w:szCs w:val="18"/>
              </w:rPr>
            </w:pPr>
            <w:r w:rsidRPr="00207643">
              <w:rPr>
                <w:rFonts w:ascii="Segoe UI Semilight" w:hAnsi="Segoe UI Semilight" w:cs="Segoe UI Semilight"/>
                <w:color w:val="000000"/>
                <w:sz w:val="18"/>
                <w:szCs w:val="18"/>
              </w:rPr>
              <w:t>−</w:t>
            </w:r>
            <w:r w:rsidR="008B534A" w:rsidRPr="00BE5804">
              <w:rPr>
                <w:rFonts w:ascii="Segoe UI Semilight" w:hAnsi="Segoe UI Semilight" w:cs="Segoe UI Semilight"/>
                <w:color w:val="000000"/>
                <w:sz w:val="18"/>
                <w:szCs w:val="18"/>
              </w:rPr>
              <w:t>0.94</w:t>
            </w:r>
          </w:p>
        </w:tc>
      </w:tr>
      <w:tr w:rsidR="008B534A" w:rsidRPr="006E7E50" w14:paraId="55164D0E" w14:textId="77777777" w:rsidTr="00BE5804">
        <w:tc>
          <w:tcPr>
            <w:tcW w:w="0" w:type="auto"/>
            <w:vMerge w:val="restart"/>
            <w:tcBorders>
              <w:top w:val="nil"/>
              <w:left w:val="nil"/>
              <w:bottom w:val="nil"/>
              <w:right w:val="nil"/>
            </w:tcBorders>
            <w:vAlign w:val="center"/>
          </w:tcPr>
          <w:p w14:paraId="26C12052"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TMBLUP</w:t>
            </w:r>
          </w:p>
        </w:tc>
        <w:tc>
          <w:tcPr>
            <w:tcW w:w="0" w:type="auto"/>
            <w:tcBorders>
              <w:top w:val="single" w:sz="4" w:space="0" w:color="auto"/>
              <w:left w:val="nil"/>
              <w:bottom w:val="nil"/>
              <w:right w:val="nil"/>
            </w:tcBorders>
            <w:vAlign w:val="center"/>
          </w:tcPr>
          <w:p w14:paraId="5A01C3A0" w14:textId="193A1485" w:rsidR="008B534A" w:rsidRPr="00BE5804" w:rsidRDefault="008B534A" w:rsidP="00536F8E">
            <w:pPr>
              <w:rPr>
                <w:rFonts w:ascii="Segoe UI" w:hAnsi="Segoe UI" w:cs="Segoe UI"/>
                <w:sz w:val="18"/>
                <w:szCs w:val="18"/>
              </w:rPr>
            </w:pPr>
            <w:r w:rsidRPr="00BE5804">
              <w:rPr>
                <w:rFonts w:ascii="Segoe UI" w:hAnsi="Segoe UI" w:cs="Segoe UI"/>
                <w:sz w:val="18"/>
                <w:szCs w:val="18"/>
              </w:rPr>
              <w:t>16k</w:t>
            </w:r>
          </w:p>
        </w:tc>
        <w:tc>
          <w:tcPr>
            <w:tcW w:w="0" w:type="auto"/>
            <w:tcBorders>
              <w:top w:val="single" w:sz="4" w:space="0" w:color="auto"/>
              <w:left w:val="nil"/>
              <w:bottom w:val="nil"/>
              <w:right w:val="nil"/>
            </w:tcBorders>
            <w:vAlign w:val="center"/>
          </w:tcPr>
          <w:p w14:paraId="10BAC92A"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0.37</w:t>
            </w:r>
          </w:p>
        </w:tc>
        <w:tc>
          <w:tcPr>
            <w:tcW w:w="0" w:type="auto"/>
            <w:tcBorders>
              <w:top w:val="single" w:sz="4" w:space="0" w:color="auto"/>
              <w:left w:val="nil"/>
              <w:bottom w:val="nil"/>
              <w:right w:val="nil"/>
            </w:tcBorders>
            <w:vAlign w:val="center"/>
          </w:tcPr>
          <w:p w14:paraId="68C40348"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0.34</w:t>
            </w:r>
          </w:p>
        </w:tc>
        <w:tc>
          <w:tcPr>
            <w:tcW w:w="0" w:type="auto"/>
            <w:tcBorders>
              <w:top w:val="single" w:sz="4" w:space="0" w:color="auto"/>
              <w:left w:val="nil"/>
              <w:bottom w:val="nil"/>
              <w:right w:val="nil"/>
            </w:tcBorders>
            <w:vAlign w:val="center"/>
          </w:tcPr>
          <w:p w14:paraId="42BED5BF"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0.56</w:t>
            </w:r>
          </w:p>
        </w:tc>
        <w:tc>
          <w:tcPr>
            <w:tcW w:w="0" w:type="auto"/>
            <w:tcBorders>
              <w:top w:val="single" w:sz="4" w:space="0" w:color="auto"/>
              <w:left w:val="nil"/>
              <w:bottom w:val="nil"/>
              <w:right w:val="nil"/>
            </w:tcBorders>
            <w:vAlign w:val="center"/>
          </w:tcPr>
          <w:p w14:paraId="2E1ACC24"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0.11</w:t>
            </w:r>
          </w:p>
        </w:tc>
      </w:tr>
      <w:tr w:rsidR="008B534A" w:rsidRPr="006E7E50" w14:paraId="150030E9" w14:textId="77777777" w:rsidTr="00BE5804">
        <w:tc>
          <w:tcPr>
            <w:tcW w:w="0" w:type="auto"/>
            <w:vMerge/>
            <w:tcBorders>
              <w:top w:val="nil"/>
              <w:left w:val="nil"/>
              <w:bottom w:val="nil"/>
              <w:right w:val="nil"/>
            </w:tcBorders>
            <w:vAlign w:val="center"/>
          </w:tcPr>
          <w:p w14:paraId="5396F2F8" w14:textId="77777777" w:rsidR="008B534A" w:rsidRPr="00BE5804" w:rsidRDefault="008B534A" w:rsidP="00536F8E">
            <w:pPr>
              <w:rPr>
                <w:rFonts w:ascii="Segoe UI" w:hAnsi="Segoe UI" w:cs="Segoe UI"/>
                <w:sz w:val="18"/>
                <w:szCs w:val="18"/>
              </w:rPr>
            </w:pPr>
          </w:p>
        </w:tc>
        <w:tc>
          <w:tcPr>
            <w:tcW w:w="0" w:type="auto"/>
            <w:tcBorders>
              <w:top w:val="nil"/>
              <w:left w:val="nil"/>
              <w:bottom w:val="single" w:sz="4" w:space="0" w:color="auto"/>
              <w:right w:val="nil"/>
            </w:tcBorders>
            <w:vAlign w:val="center"/>
          </w:tcPr>
          <w:p w14:paraId="60F3E89C"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1M</w:t>
            </w:r>
          </w:p>
        </w:tc>
        <w:tc>
          <w:tcPr>
            <w:tcW w:w="0" w:type="auto"/>
            <w:tcBorders>
              <w:top w:val="nil"/>
              <w:left w:val="nil"/>
              <w:bottom w:val="single" w:sz="4" w:space="0" w:color="auto"/>
              <w:right w:val="nil"/>
            </w:tcBorders>
            <w:vAlign w:val="center"/>
          </w:tcPr>
          <w:p w14:paraId="082FA4AF"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0.36</w:t>
            </w:r>
          </w:p>
        </w:tc>
        <w:tc>
          <w:tcPr>
            <w:tcW w:w="0" w:type="auto"/>
            <w:tcBorders>
              <w:top w:val="nil"/>
              <w:left w:val="nil"/>
              <w:bottom w:val="single" w:sz="4" w:space="0" w:color="auto"/>
              <w:right w:val="nil"/>
            </w:tcBorders>
            <w:vAlign w:val="center"/>
          </w:tcPr>
          <w:p w14:paraId="26CD724A"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0.32</w:t>
            </w:r>
          </w:p>
        </w:tc>
        <w:tc>
          <w:tcPr>
            <w:tcW w:w="0" w:type="auto"/>
            <w:tcBorders>
              <w:top w:val="nil"/>
              <w:left w:val="nil"/>
              <w:bottom w:val="single" w:sz="4" w:space="0" w:color="auto"/>
              <w:right w:val="nil"/>
            </w:tcBorders>
            <w:vAlign w:val="center"/>
          </w:tcPr>
          <w:p w14:paraId="32A65ADF"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0.55</w:t>
            </w:r>
          </w:p>
        </w:tc>
        <w:tc>
          <w:tcPr>
            <w:tcW w:w="0" w:type="auto"/>
            <w:tcBorders>
              <w:top w:val="nil"/>
              <w:left w:val="nil"/>
              <w:bottom w:val="single" w:sz="4" w:space="0" w:color="auto"/>
              <w:right w:val="nil"/>
            </w:tcBorders>
            <w:vAlign w:val="center"/>
          </w:tcPr>
          <w:p w14:paraId="32F8FC9F"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0.11</w:t>
            </w:r>
          </w:p>
        </w:tc>
      </w:tr>
      <w:tr w:rsidR="008B534A" w:rsidRPr="006E7E50" w14:paraId="37DB0030" w14:textId="77777777" w:rsidTr="00BE5804">
        <w:tc>
          <w:tcPr>
            <w:tcW w:w="0" w:type="auto"/>
            <w:vMerge w:val="restart"/>
            <w:tcBorders>
              <w:top w:val="nil"/>
              <w:left w:val="nil"/>
              <w:bottom w:val="nil"/>
              <w:right w:val="nil"/>
            </w:tcBorders>
            <w:vAlign w:val="center"/>
          </w:tcPr>
          <w:p w14:paraId="4361299E"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GMBLUP</w:t>
            </w:r>
          </w:p>
        </w:tc>
        <w:tc>
          <w:tcPr>
            <w:tcW w:w="0" w:type="auto"/>
            <w:tcBorders>
              <w:top w:val="single" w:sz="4" w:space="0" w:color="auto"/>
              <w:left w:val="nil"/>
              <w:bottom w:val="nil"/>
              <w:right w:val="nil"/>
            </w:tcBorders>
            <w:vAlign w:val="center"/>
          </w:tcPr>
          <w:p w14:paraId="01867D7A" w14:textId="69E4E25B" w:rsidR="008B534A" w:rsidRPr="00BE5804" w:rsidRDefault="008B534A" w:rsidP="00536F8E">
            <w:pPr>
              <w:rPr>
                <w:rFonts w:ascii="Segoe UI" w:hAnsi="Segoe UI" w:cs="Segoe UI"/>
                <w:sz w:val="18"/>
                <w:szCs w:val="18"/>
              </w:rPr>
            </w:pPr>
            <w:r w:rsidRPr="00BE5804">
              <w:rPr>
                <w:rFonts w:ascii="Segoe UI" w:hAnsi="Segoe UI" w:cs="Segoe UI"/>
                <w:sz w:val="18"/>
                <w:szCs w:val="18"/>
              </w:rPr>
              <w:t>16k</w:t>
            </w:r>
          </w:p>
        </w:tc>
        <w:tc>
          <w:tcPr>
            <w:tcW w:w="0" w:type="auto"/>
            <w:tcBorders>
              <w:top w:val="single" w:sz="4" w:space="0" w:color="auto"/>
              <w:left w:val="nil"/>
              <w:bottom w:val="nil"/>
              <w:right w:val="nil"/>
            </w:tcBorders>
            <w:vAlign w:val="center"/>
          </w:tcPr>
          <w:p w14:paraId="1F885417"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0" w:type="auto"/>
            <w:tcBorders>
              <w:top w:val="single" w:sz="4" w:space="0" w:color="auto"/>
              <w:left w:val="nil"/>
              <w:bottom w:val="nil"/>
              <w:right w:val="nil"/>
            </w:tcBorders>
            <w:vAlign w:val="center"/>
          </w:tcPr>
          <w:p w14:paraId="4C0EB49F"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0.25</w:t>
            </w:r>
          </w:p>
        </w:tc>
        <w:tc>
          <w:tcPr>
            <w:tcW w:w="0" w:type="auto"/>
            <w:tcBorders>
              <w:top w:val="single" w:sz="4" w:space="0" w:color="auto"/>
              <w:left w:val="nil"/>
              <w:bottom w:val="nil"/>
              <w:right w:val="nil"/>
            </w:tcBorders>
            <w:vAlign w:val="center"/>
          </w:tcPr>
          <w:p w14:paraId="6B341AED"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0.23</w:t>
            </w:r>
          </w:p>
        </w:tc>
        <w:tc>
          <w:tcPr>
            <w:tcW w:w="0" w:type="auto"/>
            <w:tcBorders>
              <w:top w:val="single" w:sz="4" w:space="0" w:color="auto"/>
              <w:left w:val="nil"/>
              <w:bottom w:val="nil"/>
              <w:right w:val="nil"/>
            </w:tcBorders>
            <w:vAlign w:val="center"/>
          </w:tcPr>
          <w:p w14:paraId="48F9F28E" w14:textId="0E086936" w:rsidR="008B534A"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8B534A" w:rsidRPr="00BE5804">
              <w:rPr>
                <w:rFonts w:ascii="Segoe UI Semilight" w:hAnsi="Segoe UI Semilight" w:cs="Segoe UI Semilight"/>
                <w:color w:val="000000"/>
                <w:sz w:val="18"/>
                <w:szCs w:val="18"/>
              </w:rPr>
              <w:t>0.02</w:t>
            </w:r>
          </w:p>
        </w:tc>
      </w:tr>
      <w:tr w:rsidR="008B534A" w:rsidRPr="006E7E50" w14:paraId="37BF6DF5" w14:textId="77777777" w:rsidTr="00BE5804">
        <w:tc>
          <w:tcPr>
            <w:tcW w:w="0" w:type="auto"/>
            <w:vMerge/>
            <w:tcBorders>
              <w:top w:val="nil"/>
              <w:left w:val="nil"/>
              <w:bottom w:val="nil"/>
              <w:right w:val="nil"/>
            </w:tcBorders>
            <w:vAlign w:val="center"/>
          </w:tcPr>
          <w:p w14:paraId="67A2F9AB" w14:textId="77777777" w:rsidR="008B534A" w:rsidRPr="00BE5804" w:rsidRDefault="008B534A" w:rsidP="00536F8E">
            <w:pPr>
              <w:rPr>
                <w:rFonts w:ascii="Segoe UI" w:hAnsi="Segoe UI" w:cs="Segoe UI"/>
                <w:sz w:val="18"/>
                <w:szCs w:val="18"/>
              </w:rPr>
            </w:pPr>
          </w:p>
        </w:tc>
        <w:tc>
          <w:tcPr>
            <w:tcW w:w="0" w:type="auto"/>
            <w:tcBorders>
              <w:top w:val="nil"/>
              <w:left w:val="nil"/>
              <w:bottom w:val="single" w:sz="4" w:space="0" w:color="auto"/>
              <w:right w:val="nil"/>
            </w:tcBorders>
            <w:vAlign w:val="center"/>
          </w:tcPr>
          <w:p w14:paraId="7250F2DB"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1M</w:t>
            </w:r>
          </w:p>
        </w:tc>
        <w:tc>
          <w:tcPr>
            <w:tcW w:w="0" w:type="auto"/>
            <w:tcBorders>
              <w:top w:val="nil"/>
              <w:left w:val="nil"/>
              <w:bottom w:val="single" w:sz="4" w:space="0" w:color="auto"/>
              <w:right w:val="nil"/>
            </w:tcBorders>
            <w:vAlign w:val="center"/>
          </w:tcPr>
          <w:p w14:paraId="26819E51"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0.14</w:t>
            </w:r>
          </w:p>
        </w:tc>
        <w:tc>
          <w:tcPr>
            <w:tcW w:w="0" w:type="auto"/>
            <w:tcBorders>
              <w:top w:val="nil"/>
              <w:left w:val="nil"/>
              <w:bottom w:val="single" w:sz="4" w:space="0" w:color="auto"/>
              <w:right w:val="nil"/>
            </w:tcBorders>
            <w:vAlign w:val="center"/>
          </w:tcPr>
          <w:p w14:paraId="55A34C56"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0.26</w:t>
            </w:r>
          </w:p>
        </w:tc>
        <w:tc>
          <w:tcPr>
            <w:tcW w:w="0" w:type="auto"/>
            <w:tcBorders>
              <w:top w:val="nil"/>
              <w:left w:val="nil"/>
              <w:bottom w:val="single" w:sz="4" w:space="0" w:color="auto"/>
              <w:right w:val="nil"/>
            </w:tcBorders>
            <w:vAlign w:val="center"/>
          </w:tcPr>
          <w:p w14:paraId="74B460F2"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0.22</w:t>
            </w:r>
          </w:p>
        </w:tc>
        <w:tc>
          <w:tcPr>
            <w:tcW w:w="0" w:type="auto"/>
            <w:tcBorders>
              <w:top w:val="nil"/>
              <w:left w:val="nil"/>
              <w:bottom w:val="single" w:sz="4" w:space="0" w:color="auto"/>
              <w:right w:val="nil"/>
            </w:tcBorders>
            <w:vAlign w:val="center"/>
          </w:tcPr>
          <w:p w14:paraId="46F81EB9" w14:textId="73B9066B" w:rsidR="008B534A" w:rsidRPr="00BE5804" w:rsidRDefault="00207643" w:rsidP="00536F8E">
            <w:pPr>
              <w:jc w:val="center"/>
              <w:rPr>
                <w:rFonts w:ascii="Segoe UI Semilight" w:hAnsi="Segoe UI Semilight" w:cs="Segoe UI Semilight"/>
                <w:color w:val="000000"/>
                <w:sz w:val="18"/>
                <w:szCs w:val="18"/>
              </w:rPr>
            </w:pPr>
            <w:r w:rsidRPr="00207643">
              <w:rPr>
                <w:rFonts w:ascii="Segoe UI Semilight" w:hAnsi="Segoe UI Semilight" w:cs="Segoe UI Semilight"/>
                <w:color w:val="000000"/>
                <w:sz w:val="18"/>
                <w:szCs w:val="18"/>
              </w:rPr>
              <w:t>−</w:t>
            </w:r>
            <w:r w:rsidR="008B534A" w:rsidRPr="00BE5804">
              <w:rPr>
                <w:rFonts w:ascii="Segoe UI Semilight" w:hAnsi="Segoe UI Semilight" w:cs="Segoe UI Semilight"/>
                <w:color w:val="000000"/>
                <w:sz w:val="18"/>
                <w:szCs w:val="18"/>
              </w:rPr>
              <w:t>0.02</w:t>
            </w:r>
          </w:p>
        </w:tc>
      </w:tr>
      <w:tr w:rsidR="008B534A" w:rsidRPr="006E7E50" w14:paraId="7E3640A8" w14:textId="77777777" w:rsidTr="00BE5804">
        <w:tc>
          <w:tcPr>
            <w:tcW w:w="0" w:type="auto"/>
            <w:vMerge w:val="restart"/>
            <w:tcBorders>
              <w:top w:val="nil"/>
              <w:left w:val="nil"/>
              <w:bottom w:val="nil"/>
              <w:right w:val="nil"/>
            </w:tcBorders>
            <w:vAlign w:val="center"/>
          </w:tcPr>
          <w:p w14:paraId="45EA262C"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GxMBLUP</w:t>
            </w:r>
          </w:p>
        </w:tc>
        <w:tc>
          <w:tcPr>
            <w:tcW w:w="0" w:type="auto"/>
            <w:tcBorders>
              <w:top w:val="single" w:sz="4" w:space="0" w:color="auto"/>
              <w:left w:val="nil"/>
              <w:bottom w:val="nil"/>
              <w:right w:val="nil"/>
            </w:tcBorders>
            <w:vAlign w:val="center"/>
          </w:tcPr>
          <w:p w14:paraId="42C73B7A" w14:textId="51E364CE" w:rsidR="008B534A" w:rsidRPr="00BE5804" w:rsidRDefault="008B534A" w:rsidP="00536F8E">
            <w:pPr>
              <w:rPr>
                <w:rFonts w:ascii="Segoe UI" w:hAnsi="Segoe UI" w:cs="Segoe UI"/>
                <w:sz w:val="18"/>
                <w:szCs w:val="18"/>
              </w:rPr>
            </w:pPr>
            <w:r w:rsidRPr="00BE5804">
              <w:rPr>
                <w:rFonts w:ascii="Segoe UI" w:hAnsi="Segoe UI" w:cs="Segoe UI"/>
                <w:sz w:val="18"/>
                <w:szCs w:val="18"/>
              </w:rPr>
              <w:t>16k</w:t>
            </w:r>
          </w:p>
        </w:tc>
        <w:tc>
          <w:tcPr>
            <w:tcW w:w="0" w:type="auto"/>
            <w:tcBorders>
              <w:top w:val="single" w:sz="4" w:space="0" w:color="auto"/>
              <w:left w:val="nil"/>
              <w:bottom w:val="nil"/>
              <w:right w:val="nil"/>
            </w:tcBorders>
            <w:vAlign w:val="center"/>
          </w:tcPr>
          <w:p w14:paraId="70419AD3"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0" w:type="auto"/>
            <w:tcBorders>
              <w:top w:val="single" w:sz="4" w:space="0" w:color="auto"/>
              <w:left w:val="nil"/>
              <w:bottom w:val="nil"/>
              <w:right w:val="nil"/>
            </w:tcBorders>
            <w:vAlign w:val="center"/>
          </w:tcPr>
          <w:p w14:paraId="1FDD72E3"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0.26</w:t>
            </w:r>
          </w:p>
        </w:tc>
        <w:tc>
          <w:tcPr>
            <w:tcW w:w="0" w:type="auto"/>
            <w:tcBorders>
              <w:top w:val="single" w:sz="4" w:space="0" w:color="auto"/>
              <w:left w:val="nil"/>
              <w:bottom w:val="nil"/>
              <w:right w:val="nil"/>
            </w:tcBorders>
            <w:vAlign w:val="center"/>
          </w:tcPr>
          <w:p w14:paraId="0D8D270A"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0.23</w:t>
            </w:r>
          </w:p>
        </w:tc>
        <w:tc>
          <w:tcPr>
            <w:tcW w:w="0" w:type="auto"/>
            <w:tcBorders>
              <w:top w:val="single" w:sz="4" w:space="0" w:color="auto"/>
              <w:left w:val="nil"/>
              <w:bottom w:val="nil"/>
              <w:right w:val="nil"/>
            </w:tcBorders>
            <w:vAlign w:val="center"/>
          </w:tcPr>
          <w:p w14:paraId="7B1F636D" w14:textId="7D7EAD6F" w:rsidR="008B534A" w:rsidRPr="00BE5804" w:rsidRDefault="00207643" w:rsidP="00536F8E">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8B534A" w:rsidRPr="00BE5804">
              <w:rPr>
                <w:rFonts w:ascii="Segoe UI Semilight" w:hAnsi="Segoe UI Semilight" w:cs="Segoe UI Semilight"/>
                <w:color w:val="000000"/>
                <w:sz w:val="18"/>
                <w:szCs w:val="18"/>
              </w:rPr>
              <w:t>0.01</w:t>
            </w:r>
          </w:p>
        </w:tc>
      </w:tr>
      <w:tr w:rsidR="008B534A" w:rsidRPr="006E7E50" w14:paraId="6FEA6F20" w14:textId="77777777" w:rsidTr="00BE5804">
        <w:tc>
          <w:tcPr>
            <w:tcW w:w="0" w:type="auto"/>
            <w:vMerge/>
            <w:tcBorders>
              <w:top w:val="nil"/>
              <w:left w:val="nil"/>
              <w:bottom w:val="nil"/>
              <w:right w:val="nil"/>
            </w:tcBorders>
            <w:vAlign w:val="center"/>
          </w:tcPr>
          <w:p w14:paraId="025B7B2D" w14:textId="77777777" w:rsidR="008B534A" w:rsidRPr="00BE5804" w:rsidRDefault="008B534A" w:rsidP="00536F8E">
            <w:pPr>
              <w:rPr>
                <w:rFonts w:ascii="Segoe UI" w:hAnsi="Segoe UI" w:cs="Segoe UI"/>
                <w:sz w:val="18"/>
                <w:szCs w:val="18"/>
              </w:rPr>
            </w:pPr>
          </w:p>
        </w:tc>
        <w:tc>
          <w:tcPr>
            <w:tcW w:w="0" w:type="auto"/>
            <w:tcBorders>
              <w:top w:val="nil"/>
              <w:left w:val="nil"/>
              <w:bottom w:val="single" w:sz="4" w:space="0" w:color="auto"/>
              <w:right w:val="nil"/>
            </w:tcBorders>
            <w:vAlign w:val="center"/>
          </w:tcPr>
          <w:p w14:paraId="0A91107E"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1M</w:t>
            </w:r>
          </w:p>
        </w:tc>
        <w:tc>
          <w:tcPr>
            <w:tcW w:w="0" w:type="auto"/>
            <w:tcBorders>
              <w:top w:val="nil"/>
              <w:left w:val="nil"/>
              <w:bottom w:val="single" w:sz="4" w:space="0" w:color="auto"/>
              <w:right w:val="nil"/>
            </w:tcBorders>
            <w:vAlign w:val="center"/>
          </w:tcPr>
          <w:p w14:paraId="7A326C84"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0.14</w:t>
            </w:r>
          </w:p>
        </w:tc>
        <w:tc>
          <w:tcPr>
            <w:tcW w:w="0" w:type="auto"/>
            <w:tcBorders>
              <w:top w:val="nil"/>
              <w:left w:val="nil"/>
              <w:bottom w:val="single" w:sz="4" w:space="0" w:color="auto"/>
              <w:right w:val="nil"/>
            </w:tcBorders>
            <w:vAlign w:val="center"/>
          </w:tcPr>
          <w:p w14:paraId="7B7A045E"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0.26</w:t>
            </w:r>
          </w:p>
        </w:tc>
        <w:tc>
          <w:tcPr>
            <w:tcW w:w="0" w:type="auto"/>
            <w:tcBorders>
              <w:top w:val="nil"/>
              <w:left w:val="nil"/>
              <w:bottom w:val="single" w:sz="4" w:space="0" w:color="auto"/>
              <w:right w:val="nil"/>
            </w:tcBorders>
            <w:vAlign w:val="center"/>
          </w:tcPr>
          <w:p w14:paraId="130687CE"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0.22</w:t>
            </w:r>
          </w:p>
        </w:tc>
        <w:tc>
          <w:tcPr>
            <w:tcW w:w="0" w:type="auto"/>
            <w:tcBorders>
              <w:top w:val="nil"/>
              <w:left w:val="nil"/>
              <w:bottom w:val="single" w:sz="4" w:space="0" w:color="auto"/>
              <w:right w:val="nil"/>
            </w:tcBorders>
            <w:vAlign w:val="center"/>
          </w:tcPr>
          <w:p w14:paraId="7C94B4D6" w14:textId="49EB1217" w:rsidR="008B534A" w:rsidRPr="00BE5804" w:rsidRDefault="00207643" w:rsidP="00536F8E">
            <w:pPr>
              <w:jc w:val="center"/>
              <w:rPr>
                <w:rFonts w:ascii="Segoe UI Semilight" w:hAnsi="Segoe UI Semilight" w:cs="Segoe UI Semilight"/>
                <w:color w:val="000000"/>
                <w:sz w:val="18"/>
                <w:szCs w:val="18"/>
              </w:rPr>
            </w:pPr>
            <w:r w:rsidRPr="00207643">
              <w:rPr>
                <w:rFonts w:ascii="Segoe UI Semilight" w:hAnsi="Segoe UI Semilight" w:cs="Segoe UI Semilight"/>
                <w:color w:val="000000"/>
                <w:sz w:val="18"/>
                <w:szCs w:val="18"/>
              </w:rPr>
              <w:t>−</w:t>
            </w:r>
            <w:r w:rsidR="008B534A" w:rsidRPr="00BE5804">
              <w:rPr>
                <w:rFonts w:ascii="Segoe UI Semilight" w:hAnsi="Segoe UI Semilight" w:cs="Segoe UI Semilight"/>
                <w:color w:val="000000"/>
                <w:sz w:val="18"/>
                <w:szCs w:val="18"/>
              </w:rPr>
              <w:t>0.02</w:t>
            </w:r>
          </w:p>
        </w:tc>
      </w:tr>
      <w:tr w:rsidR="008B534A" w:rsidRPr="006E7E50" w14:paraId="3765532A" w14:textId="77777777" w:rsidTr="00BE5804">
        <w:tc>
          <w:tcPr>
            <w:tcW w:w="0" w:type="auto"/>
            <w:vMerge w:val="restart"/>
            <w:tcBorders>
              <w:top w:val="nil"/>
              <w:left w:val="nil"/>
              <w:bottom w:val="nil"/>
              <w:right w:val="nil"/>
            </w:tcBorders>
            <w:vAlign w:val="center"/>
          </w:tcPr>
          <w:p w14:paraId="0FB6025C"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GTMBLUP</w:t>
            </w:r>
          </w:p>
        </w:tc>
        <w:tc>
          <w:tcPr>
            <w:tcW w:w="0" w:type="auto"/>
            <w:tcBorders>
              <w:top w:val="single" w:sz="4" w:space="0" w:color="auto"/>
              <w:left w:val="nil"/>
              <w:bottom w:val="nil"/>
              <w:right w:val="nil"/>
            </w:tcBorders>
            <w:vAlign w:val="center"/>
          </w:tcPr>
          <w:p w14:paraId="54852DE8" w14:textId="6199E961" w:rsidR="008B534A" w:rsidRPr="00BE5804" w:rsidRDefault="008B534A" w:rsidP="00536F8E">
            <w:pPr>
              <w:rPr>
                <w:rFonts w:ascii="Segoe UI" w:hAnsi="Segoe UI" w:cs="Segoe UI"/>
                <w:sz w:val="18"/>
                <w:szCs w:val="18"/>
              </w:rPr>
            </w:pPr>
            <w:r w:rsidRPr="00BE5804">
              <w:rPr>
                <w:rFonts w:ascii="Segoe UI" w:hAnsi="Segoe UI" w:cs="Segoe UI"/>
                <w:sz w:val="18"/>
                <w:szCs w:val="18"/>
              </w:rPr>
              <w:t>16k</w:t>
            </w:r>
          </w:p>
        </w:tc>
        <w:tc>
          <w:tcPr>
            <w:tcW w:w="0" w:type="auto"/>
            <w:tcBorders>
              <w:top w:val="single" w:sz="4" w:space="0" w:color="auto"/>
              <w:left w:val="nil"/>
              <w:bottom w:val="nil"/>
              <w:right w:val="nil"/>
            </w:tcBorders>
            <w:vAlign w:val="center"/>
          </w:tcPr>
          <w:p w14:paraId="143EF6C0"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0.37</w:t>
            </w:r>
          </w:p>
        </w:tc>
        <w:tc>
          <w:tcPr>
            <w:tcW w:w="0" w:type="auto"/>
            <w:tcBorders>
              <w:top w:val="single" w:sz="4" w:space="0" w:color="auto"/>
              <w:left w:val="nil"/>
              <w:bottom w:val="nil"/>
              <w:right w:val="nil"/>
            </w:tcBorders>
            <w:vAlign w:val="center"/>
          </w:tcPr>
          <w:p w14:paraId="4E8CD294"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0.39</w:t>
            </w:r>
          </w:p>
        </w:tc>
        <w:tc>
          <w:tcPr>
            <w:tcW w:w="0" w:type="auto"/>
            <w:tcBorders>
              <w:top w:val="single" w:sz="4" w:space="0" w:color="auto"/>
              <w:left w:val="nil"/>
              <w:bottom w:val="nil"/>
              <w:right w:val="nil"/>
            </w:tcBorders>
            <w:vAlign w:val="center"/>
          </w:tcPr>
          <w:p w14:paraId="0B7765C4"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0.58</w:t>
            </w:r>
          </w:p>
        </w:tc>
        <w:tc>
          <w:tcPr>
            <w:tcW w:w="0" w:type="auto"/>
            <w:tcBorders>
              <w:top w:val="single" w:sz="4" w:space="0" w:color="auto"/>
              <w:left w:val="nil"/>
              <w:bottom w:val="nil"/>
              <w:right w:val="nil"/>
            </w:tcBorders>
            <w:vAlign w:val="center"/>
          </w:tcPr>
          <w:p w14:paraId="7E87B630"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0.11</w:t>
            </w:r>
          </w:p>
        </w:tc>
      </w:tr>
      <w:tr w:rsidR="008B534A" w:rsidRPr="006E7E50" w14:paraId="0BBB0D89" w14:textId="77777777" w:rsidTr="00660021">
        <w:tc>
          <w:tcPr>
            <w:tcW w:w="0" w:type="auto"/>
            <w:vMerge/>
            <w:tcBorders>
              <w:top w:val="nil"/>
              <w:left w:val="nil"/>
              <w:bottom w:val="single" w:sz="4" w:space="0" w:color="auto"/>
              <w:right w:val="nil"/>
            </w:tcBorders>
          </w:tcPr>
          <w:p w14:paraId="4534322C" w14:textId="77777777" w:rsidR="008B534A" w:rsidRPr="006E7E50" w:rsidRDefault="008B534A" w:rsidP="00536F8E">
            <w:pPr>
              <w:rPr>
                <w:rFonts w:ascii="Segoe UI" w:hAnsi="Segoe UI" w:cs="Segoe UI"/>
                <w:sz w:val="20"/>
                <w:szCs w:val="20"/>
              </w:rPr>
            </w:pPr>
          </w:p>
        </w:tc>
        <w:tc>
          <w:tcPr>
            <w:tcW w:w="0" w:type="auto"/>
            <w:tcBorders>
              <w:top w:val="nil"/>
              <w:left w:val="nil"/>
              <w:bottom w:val="single" w:sz="4" w:space="0" w:color="auto"/>
              <w:right w:val="nil"/>
            </w:tcBorders>
            <w:vAlign w:val="center"/>
          </w:tcPr>
          <w:p w14:paraId="7E75997F" w14:textId="77777777" w:rsidR="008B534A" w:rsidRPr="00BE5804" w:rsidRDefault="008B534A" w:rsidP="00536F8E">
            <w:pPr>
              <w:rPr>
                <w:rFonts w:ascii="Segoe UI" w:hAnsi="Segoe UI" w:cs="Segoe UI"/>
                <w:sz w:val="18"/>
                <w:szCs w:val="18"/>
              </w:rPr>
            </w:pPr>
            <w:r w:rsidRPr="00BE5804">
              <w:rPr>
                <w:rFonts w:ascii="Segoe UI" w:hAnsi="Segoe UI" w:cs="Segoe UI"/>
                <w:sz w:val="18"/>
                <w:szCs w:val="18"/>
              </w:rPr>
              <w:t>1M</w:t>
            </w:r>
          </w:p>
        </w:tc>
        <w:tc>
          <w:tcPr>
            <w:tcW w:w="0" w:type="auto"/>
            <w:tcBorders>
              <w:top w:val="nil"/>
              <w:left w:val="nil"/>
              <w:bottom w:val="single" w:sz="4" w:space="0" w:color="auto"/>
              <w:right w:val="nil"/>
            </w:tcBorders>
            <w:vAlign w:val="center"/>
          </w:tcPr>
          <w:p w14:paraId="008EA356"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0.37</w:t>
            </w:r>
          </w:p>
        </w:tc>
        <w:tc>
          <w:tcPr>
            <w:tcW w:w="0" w:type="auto"/>
            <w:tcBorders>
              <w:top w:val="nil"/>
              <w:left w:val="nil"/>
              <w:bottom w:val="single" w:sz="4" w:space="0" w:color="auto"/>
              <w:right w:val="nil"/>
            </w:tcBorders>
            <w:vAlign w:val="center"/>
          </w:tcPr>
          <w:p w14:paraId="7B1CDA01"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0.39</w:t>
            </w:r>
          </w:p>
        </w:tc>
        <w:tc>
          <w:tcPr>
            <w:tcW w:w="0" w:type="auto"/>
            <w:tcBorders>
              <w:top w:val="nil"/>
              <w:left w:val="nil"/>
              <w:bottom w:val="single" w:sz="4" w:space="0" w:color="auto"/>
              <w:right w:val="nil"/>
            </w:tcBorders>
            <w:vAlign w:val="center"/>
          </w:tcPr>
          <w:p w14:paraId="1CE4484F" w14:textId="77777777" w:rsidR="008B534A" w:rsidRPr="00BE5804" w:rsidRDefault="008B534A"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0.57</w:t>
            </w:r>
          </w:p>
        </w:tc>
        <w:tc>
          <w:tcPr>
            <w:tcW w:w="0" w:type="auto"/>
            <w:tcBorders>
              <w:top w:val="nil"/>
              <w:left w:val="nil"/>
              <w:bottom w:val="single" w:sz="4" w:space="0" w:color="auto"/>
              <w:right w:val="nil"/>
            </w:tcBorders>
            <w:vAlign w:val="center"/>
          </w:tcPr>
          <w:p w14:paraId="7CB6CBF2" w14:textId="77777777" w:rsidR="008B534A" w:rsidRPr="00BE5804" w:rsidRDefault="008B534A"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0.11</w:t>
            </w:r>
          </w:p>
        </w:tc>
      </w:tr>
      <w:tr w:rsidR="0074654E" w:rsidRPr="006E7E50" w14:paraId="7B193D73" w14:textId="77777777" w:rsidTr="00660021">
        <w:tc>
          <w:tcPr>
            <w:tcW w:w="3888" w:type="dxa"/>
            <w:gridSpan w:val="6"/>
            <w:tcBorders>
              <w:top w:val="single" w:sz="4" w:space="0" w:color="auto"/>
              <w:left w:val="nil"/>
              <w:bottom w:val="nil"/>
              <w:right w:val="nil"/>
            </w:tcBorders>
          </w:tcPr>
          <w:p w14:paraId="06D02B49" w14:textId="1E8446F5" w:rsidR="0074654E" w:rsidRPr="0074654E" w:rsidRDefault="0074654E" w:rsidP="0074654E">
            <w:pPr>
              <w:rPr>
                <w:rFonts w:ascii="Segoe UI" w:hAnsi="Segoe UI" w:cs="Segoe UI"/>
              </w:rPr>
            </w:pPr>
            <w:r w:rsidRPr="001B7066">
              <w:rPr>
                <w:rFonts w:ascii="Segoe UI" w:hAnsi="Segoe UI" w:cs="Segoe UI"/>
                <w:color w:val="000000" w:themeColor="text1"/>
                <w:sz w:val="16"/>
                <w:szCs w:val="16"/>
              </w:rPr>
              <w:t>16k: 16,074 CpGs; 1M: 1,058,533 CpGs.</w:t>
            </w:r>
            <w:r w:rsidRPr="001B7066">
              <w:rPr>
                <w:rFonts w:ascii="Segoe UI" w:hAnsi="Segoe UI" w:cs="Segoe UI"/>
              </w:rPr>
              <w:br w:type="page"/>
            </w:r>
          </w:p>
        </w:tc>
      </w:tr>
    </w:tbl>
    <w:p w14:paraId="11BD738C" w14:textId="77777777" w:rsidR="00A71695" w:rsidRDefault="00A71695" w:rsidP="008B534A"/>
    <w:p w14:paraId="6561E77D" w14:textId="77777777" w:rsidR="000C3F29" w:rsidRDefault="000C3F29" w:rsidP="008B534A">
      <w:pPr>
        <w:rPr>
          <w:rFonts w:ascii="Segoe UI" w:hAnsi="Segoe UI" w:cs="Segoe UI"/>
          <w:b/>
          <w:bCs/>
          <w:sz w:val="20"/>
          <w:szCs w:val="20"/>
        </w:rPr>
      </w:pPr>
    </w:p>
    <w:p w14:paraId="2202F599" w14:textId="6A835107" w:rsidR="008B534A" w:rsidRPr="00957B68" w:rsidRDefault="00A71695" w:rsidP="008B534A">
      <w:pPr>
        <w:rPr>
          <w:rFonts w:ascii="Segoe UI Semilight" w:hAnsi="Segoe UI Semilight" w:cs="Segoe UI Semilight"/>
          <w:sz w:val="20"/>
          <w:szCs w:val="20"/>
        </w:rPr>
      </w:pPr>
      <w:r w:rsidRPr="00957B68">
        <w:rPr>
          <w:rFonts w:ascii="Segoe UI" w:hAnsi="Segoe UI" w:cs="Segoe UI"/>
          <w:b/>
          <w:bCs/>
          <w:sz w:val="20"/>
          <w:szCs w:val="20"/>
        </w:rPr>
        <w:t>Table S</w:t>
      </w:r>
      <w:r w:rsidR="00A17A21" w:rsidRPr="00957B68">
        <w:rPr>
          <w:rFonts w:ascii="Segoe UI" w:hAnsi="Segoe UI" w:cs="Segoe UI"/>
          <w:b/>
          <w:bCs/>
          <w:sz w:val="20"/>
          <w:szCs w:val="20"/>
        </w:rPr>
        <w:t>5</w:t>
      </w:r>
      <w:r w:rsidRPr="006E7E50">
        <w:rPr>
          <w:rFonts w:ascii="Segoe UI" w:hAnsi="Segoe UI" w:cs="Segoe UI"/>
          <w:sz w:val="20"/>
          <w:szCs w:val="20"/>
        </w:rPr>
        <w:t xml:space="preserve"> </w:t>
      </w:r>
      <w:r w:rsidR="00093A38">
        <w:rPr>
          <w:rFonts w:ascii="Segoe UI Semilight" w:hAnsi="Segoe UI Semilight" w:cs="Segoe UI Semilight"/>
          <w:sz w:val="20"/>
          <w:szCs w:val="20"/>
        </w:rPr>
        <w:t>Median p</w:t>
      </w:r>
      <w:r w:rsidR="00250968">
        <w:rPr>
          <w:rFonts w:ascii="Segoe UI Semilight" w:hAnsi="Segoe UI Semilight" w:cs="Segoe UI Semilight"/>
          <w:sz w:val="20"/>
          <w:szCs w:val="20"/>
        </w:rPr>
        <w:t>rediction accuracies from five-fold</w:t>
      </w:r>
      <w:r w:rsidR="00250968" w:rsidRPr="00957B68">
        <w:rPr>
          <w:rFonts w:ascii="Segoe UI Semilight" w:hAnsi="Segoe UI Semilight" w:cs="Segoe UI Semilight"/>
          <w:sz w:val="20"/>
          <w:szCs w:val="20"/>
        </w:rPr>
        <w:t xml:space="preserve"> cross-validation</w:t>
      </w:r>
      <w:r w:rsidR="00250968">
        <w:rPr>
          <w:rFonts w:ascii="Segoe UI Semilight" w:hAnsi="Segoe UI Semilight" w:cs="Segoe UI Semilight"/>
          <w:sz w:val="20"/>
          <w:szCs w:val="20"/>
        </w:rPr>
        <w:t>:</w:t>
      </w:r>
      <w:r w:rsidR="00250968" w:rsidRPr="00957B68">
        <w:rPr>
          <w:rFonts w:ascii="Segoe UI Semilight" w:hAnsi="Segoe UI Semilight" w:cs="Segoe UI Semilight"/>
          <w:sz w:val="20"/>
          <w:szCs w:val="20"/>
        </w:rPr>
        <w:t xml:space="preserve"> </w:t>
      </w:r>
      <w:r w:rsidR="00250968" w:rsidRPr="00D34528">
        <w:rPr>
          <w:rFonts w:ascii="Segoe UI Semilight" w:hAnsi="Segoe UI Semilight" w:cs="Segoe UI Semilight"/>
          <w:sz w:val="20"/>
          <w:szCs w:val="20"/>
        </w:rPr>
        <w:t>16,074 versus 1,058,533 CpG sites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4A0" w:firstRow="1" w:lastRow="0" w:firstColumn="1" w:lastColumn="0" w:noHBand="0" w:noVBand="1"/>
      </w:tblPr>
      <w:tblGrid>
        <w:gridCol w:w="1094"/>
        <w:gridCol w:w="547"/>
        <w:gridCol w:w="694"/>
        <w:gridCol w:w="602"/>
        <w:gridCol w:w="655"/>
        <w:gridCol w:w="733"/>
      </w:tblGrid>
      <w:tr w:rsidR="0007525B" w:rsidRPr="006E7E50" w14:paraId="4C0BCBFC" w14:textId="66C46B63" w:rsidTr="0074654E">
        <w:tc>
          <w:tcPr>
            <w:tcW w:w="1641" w:type="dxa"/>
            <w:gridSpan w:val="2"/>
            <w:tcBorders>
              <w:top w:val="single" w:sz="4" w:space="0" w:color="auto"/>
              <w:bottom w:val="single" w:sz="4" w:space="0" w:color="auto"/>
            </w:tcBorders>
          </w:tcPr>
          <w:p w14:paraId="484A47E3" w14:textId="11FA0D44" w:rsidR="0007525B" w:rsidRPr="00BE5804" w:rsidRDefault="0007525B" w:rsidP="0095422D">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694" w:type="dxa"/>
            <w:tcBorders>
              <w:top w:val="single" w:sz="4" w:space="0" w:color="auto"/>
              <w:bottom w:val="single" w:sz="4" w:space="0" w:color="auto"/>
            </w:tcBorders>
            <w:vAlign w:val="center"/>
          </w:tcPr>
          <w:p w14:paraId="64B4B5D1" w14:textId="137B752B" w:rsidR="0007525B" w:rsidRPr="00BE5804" w:rsidRDefault="0007525B" w:rsidP="00536F8E">
            <w:pPr>
              <w:jc w:val="center"/>
              <w:rPr>
                <w:rFonts w:ascii="Segoe UI Semibold" w:hAnsi="Segoe UI Semibold" w:cs="Segoe UI Semibold"/>
                <w:sz w:val="20"/>
                <w:szCs w:val="20"/>
              </w:rPr>
            </w:pPr>
            <w:r>
              <w:rPr>
                <w:rFonts w:ascii="Segoe UI Semibold" w:hAnsi="Segoe UI Semibold" w:cs="Segoe UI Semibold"/>
                <w:sz w:val="20"/>
                <w:szCs w:val="20"/>
              </w:rPr>
              <w:t>ADG</w:t>
            </w:r>
          </w:p>
        </w:tc>
        <w:tc>
          <w:tcPr>
            <w:tcW w:w="602" w:type="dxa"/>
            <w:tcBorders>
              <w:top w:val="single" w:sz="4" w:space="0" w:color="auto"/>
              <w:bottom w:val="single" w:sz="4" w:space="0" w:color="auto"/>
            </w:tcBorders>
            <w:vAlign w:val="center"/>
          </w:tcPr>
          <w:p w14:paraId="03AFF16A" w14:textId="304151C1" w:rsidR="0007525B" w:rsidRPr="00BE5804" w:rsidRDefault="0007525B" w:rsidP="00536F8E">
            <w:pPr>
              <w:jc w:val="center"/>
              <w:rPr>
                <w:rFonts w:ascii="Segoe UI Semibold" w:hAnsi="Segoe UI Semibold" w:cs="Segoe UI Semibold"/>
                <w:sz w:val="20"/>
                <w:szCs w:val="20"/>
              </w:rPr>
            </w:pPr>
            <w:r>
              <w:rPr>
                <w:rFonts w:ascii="Segoe UI Semibold" w:hAnsi="Segoe UI Semibold" w:cs="Segoe UI Semibold"/>
                <w:sz w:val="20"/>
                <w:szCs w:val="20"/>
              </w:rPr>
              <w:t>BFT</w:t>
            </w:r>
          </w:p>
        </w:tc>
        <w:tc>
          <w:tcPr>
            <w:tcW w:w="655" w:type="dxa"/>
            <w:tcBorders>
              <w:top w:val="single" w:sz="4" w:space="0" w:color="auto"/>
              <w:bottom w:val="single" w:sz="4" w:space="0" w:color="auto"/>
            </w:tcBorders>
            <w:vAlign w:val="center"/>
          </w:tcPr>
          <w:p w14:paraId="0FCD24DC" w14:textId="1B21E1CC" w:rsidR="0007525B" w:rsidRPr="00BE5804" w:rsidRDefault="0007525B" w:rsidP="00536F8E">
            <w:pPr>
              <w:jc w:val="center"/>
              <w:rPr>
                <w:rFonts w:ascii="Segoe UI Semibold" w:hAnsi="Segoe UI Semibold" w:cs="Segoe UI Semibold"/>
                <w:sz w:val="20"/>
                <w:szCs w:val="20"/>
              </w:rPr>
            </w:pPr>
            <w:r>
              <w:rPr>
                <w:rFonts w:ascii="Segoe UI Semibold" w:hAnsi="Segoe UI Semibold" w:cs="Segoe UI Semibold"/>
                <w:sz w:val="20"/>
                <w:szCs w:val="20"/>
              </w:rPr>
              <w:t>RFI</w:t>
            </w:r>
          </w:p>
        </w:tc>
        <w:tc>
          <w:tcPr>
            <w:tcW w:w="733" w:type="dxa"/>
            <w:tcBorders>
              <w:top w:val="single" w:sz="4" w:space="0" w:color="auto"/>
              <w:bottom w:val="single" w:sz="4" w:space="0" w:color="auto"/>
            </w:tcBorders>
          </w:tcPr>
          <w:p w14:paraId="1858A8BB" w14:textId="4DF906F3" w:rsidR="0007525B" w:rsidRPr="00BE5804" w:rsidRDefault="0007525B" w:rsidP="00536F8E">
            <w:pPr>
              <w:jc w:val="center"/>
              <w:rPr>
                <w:rFonts w:ascii="Segoe UI Semibold" w:hAnsi="Segoe UI Semibold" w:cs="Segoe UI Semibold"/>
                <w:sz w:val="20"/>
                <w:szCs w:val="20"/>
              </w:rPr>
            </w:pPr>
            <w:r>
              <w:rPr>
                <w:rFonts w:ascii="Segoe UI Semibold" w:hAnsi="Segoe UI Semibold" w:cs="Segoe UI Semibold"/>
                <w:sz w:val="20"/>
                <w:szCs w:val="20"/>
              </w:rPr>
              <w:t>STR</w:t>
            </w:r>
          </w:p>
        </w:tc>
      </w:tr>
      <w:tr w:rsidR="00EC7E12" w:rsidRPr="006E7E50" w14:paraId="08E48D19" w14:textId="77777777" w:rsidTr="0074654E">
        <w:tc>
          <w:tcPr>
            <w:tcW w:w="1094" w:type="dxa"/>
            <w:vMerge w:val="restart"/>
            <w:tcBorders>
              <w:top w:val="single" w:sz="4" w:space="0" w:color="auto"/>
            </w:tcBorders>
            <w:vAlign w:val="center"/>
          </w:tcPr>
          <w:p w14:paraId="7B9D67FF" w14:textId="4B075390" w:rsidR="00EC7E12" w:rsidRPr="00BE5804" w:rsidRDefault="00EC7E12" w:rsidP="00536F8E">
            <w:pPr>
              <w:rPr>
                <w:rFonts w:ascii="Segoe UI" w:hAnsi="Segoe UI" w:cs="Segoe UI"/>
                <w:sz w:val="18"/>
                <w:szCs w:val="18"/>
              </w:rPr>
            </w:pPr>
            <w:r w:rsidRPr="00BE5804">
              <w:rPr>
                <w:rFonts w:ascii="Segoe UI" w:hAnsi="Segoe UI" w:cs="Segoe UI"/>
                <w:sz w:val="18"/>
                <w:szCs w:val="18"/>
              </w:rPr>
              <w:t>MBLUP</w:t>
            </w:r>
          </w:p>
        </w:tc>
        <w:tc>
          <w:tcPr>
            <w:tcW w:w="547" w:type="dxa"/>
            <w:tcBorders>
              <w:top w:val="single" w:sz="4" w:space="0" w:color="auto"/>
            </w:tcBorders>
            <w:vAlign w:val="center"/>
          </w:tcPr>
          <w:p w14:paraId="60AB9F97"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16k</w:t>
            </w:r>
          </w:p>
        </w:tc>
        <w:tc>
          <w:tcPr>
            <w:tcW w:w="694" w:type="dxa"/>
            <w:tcBorders>
              <w:top w:val="single" w:sz="4" w:space="0" w:color="auto"/>
            </w:tcBorders>
            <w:vAlign w:val="center"/>
          </w:tcPr>
          <w:p w14:paraId="33164ABC"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0.20</w:t>
            </w:r>
          </w:p>
        </w:tc>
        <w:tc>
          <w:tcPr>
            <w:tcW w:w="602" w:type="dxa"/>
            <w:tcBorders>
              <w:top w:val="single" w:sz="4" w:space="0" w:color="auto"/>
            </w:tcBorders>
            <w:vAlign w:val="center"/>
          </w:tcPr>
          <w:p w14:paraId="793DD0D4"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655" w:type="dxa"/>
            <w:tcBorders>
              <w:top w:val="single" w:sz="4" w:space="0" w:color="auto"/>
            </w:tcBorders>
            <w:vAlign w:val="center"/>
          </w:tcPr>
          <w:p w14:paraId="5381609B"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0.14</w:t>
            </w:r>
          </w:p>
        </w:tc>
        <w:tc>
          <w:tcPr>
            <w:tcW w:w="733" w:type="dxa"/>
            <w:tcBorders>
              <w:top w:val="single" w:sz="4" w:space="0" w:color="auto"/>
            </w:tcBorders>
            <w:vAlign w:val="center"/>
          </w:tcPr>
          <w:p w14:paraId="2564036F"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0.05</w:t>
            </w:r>
          </w:p>
        </w:tc>
      </w:tr>
      <w:tr w:rsidR="00EC7E12" w:rsidRPr="006E7E50" w14:paraId="2D247F15" w14:textId="77777777" w:rsidTr="0074654E">
        <w:tc>
          <w:tcPr>
            <w:tcW w:w="1094" w:type="dxa"/>
            <w:vMerge/>
            <w:vAlign w:val="center"/>
          </w:tcPr>
          <w:p w14:paraId="4305AE68" w14:textId="77777777" w:rsidR="00EC7E12" w:rsidRPr="00BE5804" w:rsidRDefault="00EC7E12" w:rsidP="00536F8E">
            <w:pPr>
              <w:rPr>
                <w:rFonts w:ascii="Segoe UI" w:hAnsi="Segoe UI" w:cs="Segoe UI"/>
                <w:sz w:val="18"/>
                <w:szCs w:val="18"/>
              </w:rPr>
            </w:pPr>
          </w:p>
        </w:tc>
        <w:tc>
          <w:tcPr>
            <w:tcW w:w="547" w:type="dxa"/>
            <w:tcBorders>
              <w:bottom w:val="single" w:sz="4" w:space="0" w:color="auto"/>
            </w:tcBorders>
            <w:vAlign w:val="center"/>
          </w:tcPr>
          <w:p w14:paraId="4C0099B5"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1M</w:t>
            </w:r>
          </w:p>
        </w:tc>
        <w:tc>
          <w:tcPr>
            <w:tcW w:w="694" w:type="dxa"/>
            <w:tcBorders>
              <w:bottom w:val="single" w:sz="4" w:space="0" w:color="auto"/>
            </w:tcBorders>
            <w:vAlign w:val="center"/>
          </w:tcPr>
          <w:p w14:paraId="4E158AFF"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0.12</w:t>
            </w:r>
          </w:p>
        </w:tc>
        <w:tc>
          <w:tcPr>
            <w:tcW w:w="602" w:type="dxa"/>
            <w:tcBorders>
              <w:bottom w:val="single" w:sz="4" w:space="0" w:color="auto"/>
            </w:tcBorders>
            <w:vAlign w:val="center"/>
          </w:tcPr>
          <w:p w14:paraId="2B82351A"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0.08</w:t>
            </w:r>
          </w:p>
        </w:tc>
        <w:tc>
          <w:tcPr>
            <w:tcW w:w="655" w:type="dxa"/>
            <w:tcBorders>
              <w:bottom w:val="single" w:sz="4" w:space="0" w:color="auto"/>
            </w:tcBorders>
            <w:vAlign w:val="center"/>
          </w:tcPr>
          <w:p w14:paraId="3D3BDF77"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0.07</w:t>
            </w:r>
          </w:p>
        </w:tc>
        <w:tc>
          <w:tcPr>
            <w:tcW w:w="733" w:type="dxa"/>
            <w:tcBorders>
              <w:bottom w:val="single" w:sz="4" w:space="0" w:color="auto"/>
            </w:tcBorders>
            <w:vAlign w:val="center"/>
          </w:tcPr>
          <w:p w14:paraId="3CF8BAD6"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0.01</w:t>
            </w:r>
          </w:p>
        </w:tc>
      </w:tr>
      <w:tr w:rsidR="00EC7E12" w:rsidRPr="006E7E50" w14:paraId="4D9C898D" w14:textId="77777777" w:rsidTr="0074654E">
        <w:tc>
          <w:tcPr>
            <w:tcW w:w="1094" w:type="dxa"/>
            <w:vMerge w:val="restart"/>
            <w:vAlign w:val="center"/>
          </w:tcPr>
          <w:p w14:paraId="6C2C0C36"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TMBLUP</w:t>
            </w:r>
          </w:p>
        </w:tc>
        <w:tc>
          <w:tcPr>
            <w:tcW w:w="547" w:type="dxa"/>
            <w:tcBorders>
              <w:top w:val="single" w:sz="4" w:space="0" w:color="auto"/>
            </w:tcBorders>
            <w:vAlign w:val="center"/>
          </w:tcPr>
          <w:p w14:paraId="70DD6DAC"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16k</w:t>
            </w:r>
          </w:p>
        </w:tc>
        <w:tc>
          <w:tcPr>
            <w:tcW w:w="694" w:type="dxa"/>
            <w:tcBorders>
              <w:top w:val="single" w:sz="4" w:space="0" w:color="auto"/>
            </w:tcBorders>
            <w:vAlign w:val="center"/>
          </w:tcPr>
          <w:p w14:paraId="79C55BA3"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0.38</w:t>
            </w:r>
          </w:p>
        </w:tc>
        <w:tc>
          <w:tcPr>
            <w:tcW w:w="602" w:type="dxa"/>
            <w:tcBorders>
              <w:top w:val="single" w:sz="4" w:space="0" w:color="auto"/>
            </w:tcBorders>
            <w:vAlign w:val="center"/>
          </w:tcPr>
          <w:p w14:paraId="23597BAC"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0.37</w:t>
            </w:r>
          </w:p>
        </w:tc>
        <w:tc>
          <w:tcPr>
            <w:tcW w:w="655" w:type="dxa"/>
            <w:tcBorders>
              <w:top w:val="single" w:sz="4" w:space="0" w:color="auto"/>
            </w:tcBorders>
            <w:vAlign w:val="center"/>
          </w:tcPr>
          <w:p w14:paraId="3AEA27E9"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0.58</w:t>
            </w:r>
          </w:p>
        </w:tc>
        <w:tc>
          <w:tcPr>
            <w:tcW w:w="733" w:type="dxa"/>
            <w:tcBorders>
              <w:top w:val="single" w:sz="4" w:space="0" w:color="auto"/>
            </w:tcBorders>
            <w:vAlign w:val="center"/>
          </w:tcPr>
          <w:p w14:paraId="4409F8DA"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0.17</w:t>
            </w:r>
          </w:p>
        </w:tc>
      </w:tr>
      <w:tr w:rsidR="00EC7E12" w:rsidRPr="006E7E50" w14:paraId="45D33623" w14:textId="77777777" w:rsidTr="0074654E">
        <w:tc>
          <w:tcPr>
            <w:tcW w:w="1094" w:type="dxa"/>
            <w:vMerge/>
            <w:vAlign w:val="center"/>
          </w:tcPr>
          <w:p w14:paraId="0955D592" w14:textId="77777777" w:rsidR="00EC7E12" w:rsidRPr="00BE5804" w:rsidRDefault="00EC7E12" w:rsidP="00536F8E">
            <w:pPr>
              <w:rPr>
                <w:rFonts w:ascii="Segoe UI" w:hAnsi="Segoe UI" w:cs="Segoe UI"/>
                <w:sz w:val="18"/>
                <w:szCs w:val="18"/>
              </w:rPr>
            </w:pPr>
          </w:p>
        </w:tc>
        <w:tc>
          <w:tcPr>
            <w:tcW w:w="547" w:type="dxa"/>
            <w:tcBorders>
              <w:bottom w:val="single" w:sz="4" w:space="0" w:color="auto"/>
            </w:tcBorders>
            <w:vAlign w:val="center"/>
          </w:tcPr>
          <w:p w14:paraId="3CEEF25E"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1M</w:t>
            </w:r>
          </w:p>
        </w:tc>
        <w:tc>
          <w:tcPr>
            <w:tcW w:w="694" w:type="dxa"/>
            <w:tcBorders>
              <w:bottom w:val="single" w:sz="4" w:space="0" w:color="auto"/>
            </w:tcBorders>
            <w:vAlign w:val="center"/>
          </w:tcPr>
          <w:p w14:paraId="35D4E00F"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0.38</w:t>
            </w:r>
          </w:p>
        </w:tc>
        <w:tc>
          <w:tcPr>
            <w:tcW w:w="602" w:type="dxa"/>
            <w:tcBorders>
              <w:bottom w:val="single" w:sz="4" w:space="0" w:color="auto"/>
            </w:tcBorders>
            <w:vAlign w:val="center"/>
          </w:tcPr>
          <w:p w14:paraId="42A4661B"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0.33</w:t>
            </w:r>
          </w:p>
        </w:tc>
        <w:tc>
          <w:tcPr>
            <w:tcW w:w="655" w:type="dxa"/>
            <w:tcBorders>
              <w:bottom w:val="single" w:sz="4" w:space="0" w:color="auto"/>
            </w:tcBorders>
            <w:vAlign w:val="center"/>
          </w:tcPr>
          <w:p w14:paraId="37EDFEAA"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0.57</w:t>
            </w:r>
          </w:p>
        </w:tc>
        <w:tc>
          <w:tcPr>
            <w:tcW w:w="733" w:type="dxa"/>
            <w:tcBorders>
              <w:bottom w:val="single" w:sz="4" w:space="0" w:color="auto"/>
            </w:tcBorders>
            <w:vAlign w:val="center"/>
          </w:tcPr>
          <w:p w14:paraId="404F85F7"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0.17</w:t>
            </w:r>
          </w:p>
        </w:tc>
      </w:tr>
      <w:tr w:rsidR="00EC7E12" w:rsidRPr="006E7E50" w14:paraId="07D15D9F" w14:textId="77777777" w:rsidTr="0074654E">
        <w:tc>
          <w:tcPr>
            <w:tcW w:w="1094" w:type="dxa"/>
            <w:vMerge w:val="restart"/>
            <w:vAlign w:val="center"/>
          </w:tcPr>
          <w:p w14:paraId="52D0BBA6"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GMBLUP</w:t>
            </w:r>
          </w:p>
        </w:tc>
        <w:tc>
          <w:tcPr>
            <w:tcW w:w="547" w:type="dxa"/>
            <w:tcBorders>
              <w:top w:val="single" w:sz="4" w:space="0" w:color="auto"/>
            </w:tcBorders>
            <w:vAlign w:val="center"/>
          </w:tcPr>
          <w:p w14:paraId="2CBBAE77"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16k</w:t>
            </w:r>
          </w:p>
        </w:tc>
        <w:tc>
          <w:tcPr>
            <w:tcW w:w="694" w:type="dxa"/>
            <w:tcBorders>
              <w:top w:val="single" w:sz="4" w:space="0" w:color="auto"/>
            </w:tcBorders>
            <w:vAlign w:val="center"/>
          </w:tcPr>
          <w:p w14:paraId="3720D8EF"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602" w:type="dxa"/>
            <w:tcBorders>
              <w:top w:val="single" w:sz="4" w:space="0" w:color="auto"/>
            </w:tcBorders>
            <w:vAlign w:val="center"/>
          </w:tcPr>
          <w:p w14:paraId="022F0A2A"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0.26</w:t>
            </w:r>
          </w:p>
        </w:tc>
        <w:tc>
          <w:tcPr>
            <w:tcW w:w="655" w:type="dxa"/>
            <w:tcBorders>
              <w:top w:val="single" w:sz="4" w:space="0" w:color="auto"/>
            </w:tcBorders>
            <w:vAlign w:val="center"/>
          </w:tcPr>
          <w:p w14:paraId="61A5AFB8"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0.19</w:t>
            </w:r>
          </w:p>
        </w:tc>
        <w:tc>
          <w:tcPr>
            <w:tcW w:w="733" w:type="dxa"/>
            <w:tcBorders>
              <w:top w:val="single" w:sz="4" w:space="0" w:color="auto"/>
            </w:tcBorders>
            <w:vAlign w:val="center"/>
          </w:tcPr>
          <w:p w14:paraId="2C53041B"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0.06</w:t>
            </w:r>
          </w:p>
        </w:tc>
      </w:tr>
      <w:tr w:rsidR="00EC7E12" w:rsidRPr="006E7E50" w14:paraId="0F51DF27" w14:textId="77777777" w:rsidTr="0074654E">
        <w:tc>
          <w:tcPr>
            <w:tcW w:w="1094" w:type="dxa"/>
            <w:vMerge/>
            <w:vAlign w:val="center"/>
          </w:tcPr>
          <w:p w14:paraId="06016020" w14:textId="77777777" w:rsidR="00EC7E12" w:rsidRPr="00BE5804" w:rsidRDefault="00EC7E12" w:rsidP="00536F8E">
            <w:pPr>
              <w:rPr>
                <w:rFonts w:ascii="Segoe UI" w:hAnsi="Segoe UI" w:cs="Segoe UI"/>
                <w:sz w:val="18"/>
                <w:szCs w:val="18"/>
              </w:rPr>
            </w:pPr>
          </w:p>
        </w:tc>
        <w:tc>
          <w:tcPr>
            <w:tcW w:w="547" w:type="dxa"/>
            <w:tcBorders>
              <w:bottom w:val="single" w:sz="4" w:space="0" w:color="auto"/>
            </w:tcBorders>
            <w:vAlign w:val="center"/>
          </w:tcPr>
          <w:p w14:paraId="7DD16A69"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1M</w:t>
            </w:r>
          </w:p>
        </w:tc>
        <w:tc>
          <w:tcPr>
            <w:tcW w:w="694" w:type="dxa"/>
            <w:tcBorders>
              <w:bottom w:val="single" w:sz="4" w:space="0" w:color="auto"/>
            </w:tcBorders>
            <w:vAlign w:val="center"/>
          </w:tcPr>
          <w:p w14:paraId="65EC4696"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0.15</w:t>
            </w:r>
          </w:p>
        </w:tc>
        <w:tc>
          <w:tcPr>
            <w:tcW w:w="602" w:type="dxa"/>
            <w:tcBorders>
              <w:bottom w:val="single" w:sz="4" w:space="0" w:color="auto"/>
            </w:tcBorders>
            <w:vAlign w:val="center"/>
          </w:tcPr>
          <w:p w14:paraId="345CDFDB"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0.27</w:t>
            </w:r>
          </w:p>
        </w:tc>
        <w:tc>
          <w:tcPr>
            <w:tcW w:w="655" w:type="dxa"/>
            <w:tcBorders>
              <w:bottom w:val="single" w:sz="4" w:space="0" w:color="auto"/>
            </w:tcBorders>
            <w:vAlign w:val="center"/>
          </w:tcPr>
          <w:p w14:paraId="6A049598"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0.20</w:t>
            </w:r>
          </w:p>
        </w:tc>
        <w:tc>
          <w:tcPr>
            <w:tcW w:w="733" w:type="dxa"/>
            <w:tcBorders>
              <w:bottom w:val="single" w:sz="4" w:space="0" w:color="auto"/>
            </w:tcBorders>
            <w:vAlign w:val="center"/>
          </w:tcPr>
          <w:p w14:paraId="4CEBDB88"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0.06</w:t>
            </w:r>
          </w:p>
        </w:tc>
      </w:tr>
      <w:tr w:rsidR="00EC7E12" w:rsidRPr="006E7E50" w14:paraId="5DA4AB1E" w14:textId="77777777" w:rsidTr="0074654E">
        <w:tc>
          <w:tcPr>
            <w:tcW w:w="1094" w:type="dxa"/>
            <w:vMerge w:val="restart"/>
            <w:vAlign w:val="center"/>
          </w:tcPr>
          <w:p w14:paraId="52EAA07A"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GxMBLUP</w:t>
            </w:r>
          </w:p>
        </w:tc>
        <w:tc>
          <w:tcPr>
            <w:tcW w:w="547" w:type="dxa"/>
            <w:tcBorders>
              <w:top w:val="single" w:sz="4" w:space="0" w:color="auto"/>
            </w:tcBorders>
            <w:vAlign w:val="center"/>
          </w:tcPr>
          <w:p w14:paraId="0E1B42D6"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16k</w:t>
            </w:r>
          </w:p>
        </w:tc>
        <w:tc>
          <w:tcPr>
            <w:tcW w:w="694" w:type="dxa"/>
            <w:tcBorders>
              <w:top w:val="single" w:sz="4" w:space="0" w:color="auto"/>
            </w:tcBorders>
            <w:vAlign w:val="center"/>
          </w:tcPr>
          <w:p w14:paraId="46DFCF67"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0.16</w:t>
            </w:r>
          </w:p>
        </w:tc>
        <w:tc>
          <w:tcPr>
            <w:tcW w:w="602" w:type="dxa"/>
            <w:tcBorders>
              <w:top w:val="single" w:sz="4" w:space="0" w:color="auto"/>
            </w:tcBorders>
            <w:vAlign w:val="center"/>
          </w:tcPr>
          <w:p w14:paraId="13247D16"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0.26</w:t>
            </w:r>
          </w:p>
        </w:tc>
        <w:tc>
          <w:tcPr>
            <w:tcW w:w="655" w:type="dxa"/>
            <w:tcBorders>
              <w:top w:val="single" w:sz="4" w:space="0" w:color="auto"/>
            </w:tcBorders>
            <w:vAlign w:val="center"/>
          </w:tcPr>
          <w:p w14:paraId="79DF6039"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0.20</w:t>
            </w:r>
          </w:p>
        </w:tc>
        <w:tc>
          <w:tcPr>
            <w:tcW w:w="733" w:type="dxa"/>
            <w:tcBorders>
              <w:top w:val="single" w:sz="4" w:space="0" w:color="auto"/>
            </w:tcBorders>
            <w:vAlign w:val="center"/>
          </w:tcPr>
          <w:p w14:paraId="097B637F"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0.08</w:t>
            </w:r>
          </w:p>
        </w:tc>
      </w:tr>
      <w:tr w:rsidR="00EC7E12" w:rsidRPr="006E7E50" w14:paraId="7CF1BB0C" w14:textId="77777777" w:rsidTr="0074654E">
        <w:tc>
          <w:tcPr>
            <w:tcW w:w="1094" w:type="dxa"/>
            <w:vMerge/>
            <w:vAlign w:val="center"/>
          </w:tcPr>
          <w:p w14:paraId="11458FA5" w14:textId="77777777" w:rsidR="00EC7E12" w:rsidRPr="00BE5804" w:rsidRDefault="00EC7E12" w:rsidP="00536F8E">
            <w:pPr>
              <w:rPr>
                <w:rFonts w:ascii="Segoe UI" w:hAnsi="Segoe UI" w:cs="Segoe UI"/>
                <w:sz w:val="18"/>
                <w:szCs w:val="18"/>
              </w:rPr>
            </w:pPr>
          </w:p>
        </w:tc>
        <w:tc>
          <w:tcPr>
            <w:tcW w:w="547" w:type="dxa"/>
            <w:tcBorders>
              <w:bottom w:val="single" w:sz="4" w:space="0" w:color="auto"/>
            </w:tcBorders>
            <w:vAlign w:val="center"/>
          </w:tcPr>
          <w:p w14:paraId="34A45614"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1M</w:t>
            </w:r>
          </w:p>
        </w:tc>
        <w:tc>
          <w:tcPr>
            <w:tcW w:w="694" w:type="dxa"/>
            <w:tcBorders>
              <w:bottom w:val="single" w:sz="4" w:space="0" w:color="auto"/>
            </w:tcBorders>
            <w:vAlign w:val="center"/>
          </w:tcPr>
          <w:p w14:paraId="1F870C64"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0.15</w:t>
            </w:r>
          </w:p>
        </w:tc>
        <w:tc>
          <w:tcPr>
            <w:tcW w:w="602" w:type="dxa"/>
            <w:tcBorders>
              <w:bottom w:val="single" w:sz="4" w:space="0" w:color="auto"/>
            </w:tcBorders>
            <w:vAlign w:val="center"/>
          </w:tcPr>
          <w:p w14:paraId="1AF32AFA"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0.27</w:t>
            </w:r>
          </w:p>
        </w:tc>
        <w:tc>
          <w:tcPr>
            <w:tcW w:w="655" w:type="dxa"/>
            <w:tcBorders>
              <w:bottom w:val="single" w:sz="4" w:space="0" w:color="auto"/>
            </w:tcBorders>
            <w:vAlign w:val="center"/>
          </w:tcPr>
          <w:p w14:paraId="7DC479B4"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0.20</w:t>
            </w:r>
          </w:p>
        </w:tc>
        <w:tc>
          <w:tcPr>
            <w:tcW w:w="733" w:type="dxa"/>
            <w:tcBorders>
              <w:bottom w:val="single" w:sz="4" w:space="0" w:color="auto"/>
            </w:tcBorders>
            <w:vAlign w:val="center"/>
          </w:tcPr>
          <w:p w14:paraId="757DFA21"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0.06</w:t>
            </w:r>
          </w:p>
        </w:tc>
      </w:tr>
      <w:tr w:rsidR="00EC7E12" w:rsidRPr="006E7E50" w14:paraId="24D2FEDF" w14:textId="77777777" w:rsidTr="0074654E">
        <w:tc>
          <w:tcPr>
            <w:tcW w:w="1094" w:type="dxa"/>
            <w:vMerge w:val="restart"/>
            <w:vAlign w:val="center"/>
          </w:tcPr>
          <w:p w14:paraId="60A1AD53"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GTMBLUP</w:t>
            </w:r>
          </w:p>
        </w:tc>
        <w:tc>
          <w:tcPr>
            <w:tcW w:w="547" w:type="dxa"/>
            <w:tcBorders>
              <w:top w:val="single" w:sz="4" w:space="0" w:color="auto"/>
            </w:tcBorders>
            <w:vAlign w:val="center"/>
          </w:tcPr>
          <w:p w14:paraId="35832DA2"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16k</w:t>
            </w:r>
          </w:p>
        </w:tc>
        <w:tc>
          <w:tcPr>
            <w:tcW w:w="694" w:type="dxa"/>
            <w:tcBorders>
              <w:top w:val="single" w:sz="4" w:space="0" w:color="auto"/>
            </w:tcBorders>
            <w:vAlign w:val="center"/>
          </w:tcPr>
          <w:p w14:paraId="047A6996"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0.39</w:t>
            </w:r>
          </w:p>
        </w:tc>
        <w:tc>
          <w:tcPr>
            <w:tcW w:w="602" w:type="dxa"/>
            <w:tcBorders>
              <w:top w:val="single" w:sz="4" w:space="0" w:color="auto"/>
            </w:tcBorders>
            <w:vAlign w:val="center"/>
          </w:tcPr>
          <w:p w14:paraId="673148C7"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0.39</w:t>
            </w:r>
          </w:p>
        </w:tc>
        <w:tc>
          <w:tcPr>
            <w:tcW w:w="655" w:type="dxa"/>
            <w:tcBorders>
              <w:top w:val="single" w:sz="4" w:space="0" w:color="auto"/>
            </w:tcBorders>
            <w:vAlign w:val="center"/>
          </w:tcPr>
          <w:p w14:paraId="68C1D75A"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0.59</w:t>
            </w:r>
          </w:p>
        </w:tc>
        <w:tc>
          <w:tcPr>
            <w:tcW w:w="733" w:type="dxa"/>
            <w:tcBorders>
              <w:top w:val="single" w:sz="4" w:space="0" w:color="auto"/>
            </w:tcBorders>
            <w:vAlign w:val="center"/>
          </w:tcPr>
          <w:p w14:paraId="6F6F8876"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color w:val="000000"/>
                <w:sz w:val="18"/>
                <w:szCs w:val="18"/>
              </w:rPr>
              <w:t>0.17</w:t>
            </w:r>
          </w:p>
        </w:tc>
      </w:tr>
      <w:tr w:rsidR="00EC7E12" w:rsidRPr="006E7E50" w14:paraId="399871B9" w14:textId="77777777" w:rsidTr="0074654E">
        <w:tc>
          <w:tcPr>
            <w:tcW w:w="1094" w:type="dxa"/>
            <w:vMerge/>
          </w:tcPr>
          <w:p w14:paraId="4D8868FC" w14:textId="77777777" w:rsidR="00EC7E12" w:rsidRPr="00BE5804" w:rsidRDefault="00EC7E12" w:rsidP="00536F8E">
            <w:pPr>
              <w:rPr>
                <w:rFonts w:ascii="Segoe UI" w:hAnsi="Segoe UI" w:cs="Segoe UI"/>
                <w:sz w:val="18"/>
                <w:szCs w:val="18"/>
              </w:rPr>
            </w:pPr>
          </w:p>
        </w:tc>
        <w:tc>
          <w:tcPr>
            <w:tcW w:w="547" w:type="dxa"/>
            <w:vAlign w:val="center"/>
          </w:tcPr>
          <w:p w14:paraId="05305954" w14:textId="77777777" w:rsidR="00EC7E12" w:rsidRPr="00BE5804" w:rsidRDefault="00EC7E12" w:rsidP="00536F8E">
            <w:pPr>
              <w:rPr>
                <w:rFonts w:ascii="Segoe UI" w:hAnsi="Segoe UI" w:cs="Segoe UI"/>
                <w:sz w:val="18"/>
                <w:szCs w:val="18"/>
              </w:rPr>
            </w:pPr>
            <w:r w:rsidRPr="00BE5804">
              <w:rPr>
                <w:rFonts w:ascii="Segoe UI" w:hAnsi="Segoe UI" w:cs="Segoe UI"/>
                <w:sz w:val="18"/>
                <w:szCs w:val="18"/>
              </w:rPr>
              <w:t>1M</w:t>
            </w:r>
          </w:p>
        </w:tc>
        <w:tc>
          <w:tcPr>
            <w:tcW w:w="694" w:type="dxa"/>
            <w:vAlign w:val="center"/>
          </w:tcPr>
          <w:p w14:paraId="2ADF8D76"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0.37</w:t>
            </w:r>
          </w:p>
        </w:tc>
        <w:tc>
          <w:tcPr>
            <w:tcW w:w="602" w:type="dxa"/>
            <w:vAlign w:val="center"/>
          </w:tcPr>
          <w:p w14:paraId="5D42A635"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0.39</w:t>
            </w:r>
          </w:p>
        </w:tc>
        <w:tc>
          <w:tcPr>
            <w:tcW w:w="655" w:type="dxa"/>
            <w:vAlign w:val="center"/>
          </w:tcPr>
          <w:p w14:paraId="60EF1DE3" w14:textId="77777777" w:rsidR="00EC7E12" w:rsidRPr="00BE5804" w:rsidRDefault="00EC7E12" w:rsidP="00536F8E">
            <w:pPr>
              <w:jc w:val="center"/>
              <w:rPr>
                <w:rFonts w:ascii="Segoe UI Semilight" w:hAnsi="Segoe UI Semilight" w:cs="Segoe UI Semilight"/>
                <w:sz w:val="18"/>
                <w:szCs w:val="18"/>
              </w:rPr>
            </w:pPr>
            <w:r w:rsidRPr="00BE5804">
              <w:rPr>
                <w:rFonts w:ascii="Segoe UI Semilight" w:hAnsi="Segoe UI Semilight" w:cs="Segoe UI Semilight"/>
                <w:sz w:val="18"/>
                <w:szCs w:val="18"/>
              </w:rPr>
              <w:t>0.59</w:t>
            </w:r>
          </w:p>
        </w:tc>
        <w:tc>
          <w:tcPr>
            <w:tcW w:w="733" w:type="dxa"/>
            <w:vAlign w:val="center"/>
          </w:tcPr>
          <w:p w14:paraId="505A771D" w14:textId="77777777" w:rsidR="00EC7E12" w:rsidRPr="00BE5804" w:rsidRDefault="00EC7E12" w:rsidP="00536F8E">
            <w:pPr>
              <w:jc w:val="center"/>
              <w:rPr>
                <w:rFonts w:ascii="Segoe UI Semilight" w:hAnsi="Segoe UI Semilight" w:cs="Segoe UI Semilight"/>
                <w:color w:val="000000"/>
                <w:sz w:val="18"/>
                <w:szCs w:val="18"/>
              </w:rPr>
            </w:pPr>
            <w:r w:rsidRPr="00BE5804">
              <w:rPr>
                <w:rFonts w:ascii="Segoe UI Semilight" w:hAnsi="Segoe UI Semilight" w:cs="Segoe UI Semilight"/>
                <w:color w:val="000000"/>
                <w:sz w:val="18"/>
                <w:szCs w:val="18"/>
              </w:rPr>
              <w:t>0.17</w:t>
            </w:r>
          </w:p>
        </w:tc>
      </w:tr>
      <w:tr w:rsidR="0074654E" w:rsidRPr="006E7E50" w14:paraId="3679A271" w14:textId="77777777" w:rsidTr="0074654E">
        <w:tc>
          <w:tcPr>
            <w:tcW w:w="4325" w:type="dxa"/>
            <w:gridSpan w:val="6"/>
            <w:tcBorders>
              <w:top w:val="single" w:sz="4" w:space="0" w:color="auto"/>
            </w:tcBorders>
          </w:tcPr>
          <w:p w14:paraId="1C52FB26" w14:textId="778F19EC" w:rsidR="0074654E" w:rsidRPr="00BE5804" w:rsidRDefault="0074654E" w:rsidP="0074654E">
            <w:pPr>
              <w:rPr>
                <w:rFonts w:ascii="Segoe UI Semilight" w:hAnsi="Segoe UI Semilight" w:cs="Segoe UI Semilight"/>
                <w:color w:val="000000"/>
                <w:sz w:val="18"/>
                <w:szCs w:val="18"/>
              </w:rPr>
            </w:pPr>
            <w:r w:rsidRPr="001B7066">
              <w:rPr>
                <w:rFonts w:ascii="Segoe UI" w:hAnsi="Segoe UI" w:cs="Segoe UI"/>
                <w:color w:val="000000" w:themeColor="text1"/>
                <w:sz w:val="16"/>
                <w:szCs w:val="16"/>
              </w:rPr>
              <w:t>16k: 16,074 CpGs; 1M: 1,058,533 CpGs.</w:t>
            </w:r>
            <w:r w:rsidRPr="001B7066">
              <w:rPr>
                <w:rFonts w:ascii="Segoe UI" w:hAnsi="Segoe UI" w:cs="Segoe UI"/>
              </w:rPr>
              <w:br w:type="page"/>
            </w:r>
          </w:p>
        </w:tc>
      </w:tr>
    </w:tbl>
    <w:p w14:paraId="18F81B9B" w14:textId="3A760B2B" w:rsidR="00EC7E12" w:rsidRPr="0059624C" w:rsidRDefault="00EC7E12" w:rsidP="002E06C3">
      <w:r>
        <w:br w:type="page"/>
      </w:r>
    </w:p>
    <w:tbl>
      <w:tblPr>
        <w:tblStyle w:val="TableGrid"/>
        <w:tblpPr w:leftFromText="180" w:rightFromText="180" w:vertAnchor="page" w:horzAnchor="margin" w:tblpXSpec="center" w:tblpY="23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1000"/>
        <w:gridCol w:w="500"/>
        <w:gridCol w:w="634"/>
        <w:gridCol w:w="550"/>
        <w:gridCol w:w="544"/>
        <w:gridCol w:w="661"/>
        <w:gridCol w:w="222"/>
        <w:gridCol w:w="634"/>
        <w:gridCol w:w="550"/>
        <w:gridCol w:w="633"/>
        <w:gridCol w:w="661"/>
        <w:gridCol w:w="222"/>
        <w:gridCol w:w="661"/>
        <w:gridCol w:w="550"/>
        <w:gridCol w:w="544"/>
        <w:gridCol w:w="661"/>
      </w:tblGrid>
      <w:tr w:rsidR="009110D6" w:rsidRPr="006E7E50" w14:paraId="70D57290" w14:textId="77777777" w:rsidTr="008E6810">
        <w:tc>
          <w:tcPr>
            <w:tcW w:w="0" w:type="auto"/>
            <w:gridSpan w:val="2"/>
            <w:vMerge w:val="restart"/>
            <w:tcBorders>
              <w:top w:val="single" w:sz="4" w:space="0" w:color="auto"/>
            </w:tcBorders>
            <w:vAlign w:val="center"/>
          </w:tcPr>
          <w:p w14:paraId="7FF90F9D" w14:textId="77777777" w:rsidR="009110D6" w:rsidRPr="00D30B14" w:rsidRDefault="009110D6" w:rsidP="00BE5804">
            <w:pPr>
              <w:rPr>
                <w:rFonts w:ascii="Segoe UI Semibold" w:hAnsi="Segoe UI Semibold" w:cs="Segoe UI Semibold"/>
                <w:sz w:val="20"/>
                <w:szCs w:val="20"/>
              </w:rPr>
            </w:pPr>
            <w:r w:rsidRPr="00D30B14">
              <w:rPr>
                <w:rFonts w:ascii="Segoe UI Semibold" w:hAnsi="Segoe UI Semibold" w:cs="Segoe UI Semibold"/>
                <w:sz w:val="20"/>
                <w:szCs w:val="20"/>
              </w:rPr>
              <w:lastRenderedPageBreak/>
              <w:t>Model</w:t>
            </w:r>
          </w:p>
        </w:tc>
        <w:tc>
          <w:tcPr>
            <w:tcW w:w="0" w:type="auto"/>
            <w:gridSpan w:val="4"/>
            <w:tcBorders>
              <w:top w:val="single" w:sz="4" w:space="0" w:color="auto"/>
              <w:bottom w:val="single" w:sz="4" w:space="0" w:color="auto"/>
            </w:tcBorders>
            <w:vAlign w:val="center"/>
          </w:tcPr>
          <w:p w14:paraId="10D8F66B"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Duroc</w:t>
            </w:r>
          </w:p>
        </w:tc>
        <w:tc>
          <w:tcPr>
            <w:tcW w:w="0" w:type="auto"/>
            <w:tcBorders>
              <w:top w:val="single" w:sz="4" w:space="0" w:color="auto"/>
            </w:tcBorders>
          </w:tcPr>
          <w:p w14:paraId="6E722E6D" w14:textId="77777777" w:rsidR="009110D6" w:rsidRPr="009110D6" w:rsidRDefault="009110D6" w:rsidP="009110D6">
            <w:pPr>
              <w:jc w:val="center"/>
              <w:rPr>
                <w:rFonts w:ascii="Segoe UI Semibold" w:hAnsi="Segoe UI Semibold" w:cs="Segoe UI Semibold"/>
                <w:sz w:val="20"/>
                <w:szCs w:val="20"/>
              </w:rPr>
            </w:pPr>
          </w:p>
        </w:tc>
        <w:tc>
          <w:tcPr>
            <w:tcW w:w="0" w:type="auto"/>
            <w:gridSpan w:val="4"/>
            <w:tcBorders>
              <w:top w:val="single" w:sz="4" w:space="0" w:color="auto"/>
              <w:bottom w:val="single" w:sz="4" w:space="0" w:color="auto"/>
            </w:tcBorders>
            <w:vAlign w:val="center"/>
          </w:tcPr>
          <w:p w14:paraId="2D6BF759"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Landrace</w:t>
            </w:r>
          </w:p>
        </w:tc>
        <w:tc>
          <w:tcPr>
            <w:tcW w:w="0" w:type="auto"/>
            <w:tcBorders>
              <w:top w:val="single" w:sz="4" w:space="0" w:color="auto"/>
            </w:tcBorders>
          </w:tcPr>
          <w:p w14:paraId="21FCCC74" w14:textId="77777777" w:rsidR="009110D6" w:rsidRPr="009110D6" w:rsidRDefault="009110D6" w:rsidP="009110D6">
            <w:pPr>
              <w:jc w:val="center"/>
              <w:rPr>
                <w:rFonts w:ascii="Segoe UI Semibold" w:hAnsi="Segoe UI Semibold" w:cs="Segoe UI Semibold"/>
                <w:sz w:val="20"/>
                <w:szCs w:val="20"/>
              </w:rPr>
            </w:pPr>
          </w:p>
        </w:tc>
        <w:tc>
          <w:tcPr>
            <w:tcW w:w="0" w:type="auto"/>
            <w:gridSpan w:val="4"/>
            <w:tcBorders>
              <w:top w:val="single" w:sz="4" w:space="0" w:color="auto"/>
              <w:bottom w:val="single" w:sz="4" w:space="0" w:color="auto"/>
            </w:tcBorders>
            <w:vAlign w:val="center"/>
          </w:tcPr>
          <w:p w14:paraId="7A3C3DAD"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Yorkshire</w:t>
            </w:r>
          </w:p>
        </w:tc>
      </w:tr>
      <w:tr w:rsidR="009110D6" w:rsidRPr="006E7E50" w14:paraId="73B24644" w14:textId="77777777" w:rsidTr="008E6810">
        <w:tc>
          <w:tcPr>
            <w:tcW w:w="0" w:type="auto"/>
            <w:gridSpan w:val="2"/>
            <w:vMerge/>
            <w:tcBorders>
              <w:bottom w:val="single" w:sz="4" w:space="0" w:color="auto"/>
            </w:tcBorders>
          </w:tcPr>
          <w:p w14:paraId="34E3C067" w14:textId="77777777" w:rsidR="009110D6" w:rsidRPr="00D30B14" w:rsidRDefault="009110D6" w:rsidP="009110D6">
            <w:pPr>
              <w:jc w:val="center"/>
              <w:rPr>
                <w:rFonts w:ascii="Segoe UI Semibold" w:hAnsi="Segoe UI Semibold" w:cs="Segoe UI Semibold"/>
                <w:sz w:val="20"/>
                <w:szCs w:val="20"/>
              </w:rPr>
            </w:pPr>
          </w:p>
        </w:tc>
        <w:tc>
          <w:tcPr>
            <w:tcW w:w="0" w:type="auto"/>
            <w:tcBorders>
              <w:top w:val="single" w:sz="4" w:space="0" w:color="auto"/>
              <w:bottom w:val="single" w:sz="4" w:space="0" w:color="auto"/>
            </w:tcBorders>
            <w:vAlign w:val="center"/>
          </w:tcPr>
          <w:p w14:paraId="2058F448"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ADG</w:t>
            </w:r>
          </w:p>
        </w:tc>
        <w:tc>
          <w:tcPr>
            <w:tcW w:w="0" w:type="auto"/>
            <w:tcBorders>
              <w:top w:val="single" w:sz="4" w:space="0" w:color="auto"/>
              <w:bottom w:val="single" w:sz="4" w:space="0" w:color="auto"/>
            </w:tcBorders>
            <w:vAlign w:val="center"/>
          </w:tcPr>
          <w:p w14:paraId="0FA01EDD"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BFT</w:t>
            </w:r>
          </w:p>
        </w:tc>
        <w:tc>
          <w:tcPr>
            <w:tcW w:w="0" w:type="auto"/>
            <w:tcBorders>
              <w:top w:val="single" w:sz="4" w:space="0" w:color="auto"/>
              <w:bottom w:val="single" w:sz="4" w:space="0" w:color="auto"/>
            </w:tcBorders>
            <w:vAlign w:val="center"/>
          </w:tcPr>
          <w:p w14:paraId="0CCCBA50"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RFI</w:t>
            </w:r>
          </w:p>
        </w:tc>
        <w:tc>
          <w:tcPr>
            <w:tcW w:w="0" w:type="auto"/>
            <w:tcBorders>
              <w:top w:val="single" w:sz="4" w:space="0" w:color="auto"/>
              <w:bottom w:val="single" w:sz="4" w:space="0" w:color="auto"/>
            </w:tcBorders>
            <w:vAlign w:val="center"/>
          </w:tcPr>
          <w:p w14:paraId="2514411E"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STR</w:t>
            </w:r>
          </w:p>
        </w:tc>
        <w:tc>
          <w:tcPr>
            <w:tcW w:w="0" w:type="auto"/>
            <w:tcBorders>
              <w:bottom w:val="single" w:sz="4" w:space="0" w:color="auto"/>
            </w:tcBorders>
          </w:tcPr>
          <w:p w14:paraId="1512DC44" w14:textId="77777777" w:rsidR="009110D6" w:rsidRPr="009110D6" w:rsidRDefault="009110D6" w:rsidP="009110D6">
            <w:pPr>
              <w:jc w:val="center"/>
              <w:rPr>
                <w:rFonts w:ascii="Segoe UI Semibold" w:hAnsi="Segoe UI Semibold" w:cs="Segoe UI Semibold"/>
                <w:sz w:val="20"/>
                <w:szCs w:val="20"/>
              </w:rPr>
            </w:pPr>
          </w:p>
        </w:tc>
        <w:tc>
          <w:tcPr>
            <w:tcW w:w="0" w:type="auto"/>
            <w:tcBorders>
              <w:top w:val="single" w:sz="4" w:space="0" w:color="auto"/>
              <w:bottom w:val="single" w:sz="4" w:space="0" w:color="auto"/>
            </w:tcBorders>
            <w:vAlign w:val="center"/>
          </w:tcPr>
          <w:p w14:paraId="0F98D14E"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ADG</w:t>
            </w:r>
          </w:p>
        </w:tc>
        <w:tc>
          <w:tcPr>
            <w:tcW w:w="0" w:type="auto"/>
            <w:tcBorders>
              <w:top w:val="single" w:sz="4" w:space="0" w:color="auto"/>
              <w:bottom w:val="single" w:sz="4" w:space="0" w:color="auto"/>
            </w:tcBorders>
            <w:vAlign w:val="center"/>
          </w:tcPr>
          <w:p w14:paraId="74A26471"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BFT</w:t>
            </w:r>
          </w:p>
        </w:tc>
        <w:tc>
          <w:tcPr>
            <w:tcW w:w="0" w:type="auto"/>
            <w:tcBorders>
              <w:top w:val="single" w:sz="4" w:space="0" w:color="auto"/>
              <w:bottom w:val="single" w:sz="4" w:space="0" w:color="auto"/>
            </w:tcBorders>
            <w:vAlign w:val="center"/>
          </w:tcPr>
          <w:p w14:paraId="14F42B5B"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RFI</w:t>
            </w:r>
          </w:p>
        </w:tc>
        <w:tc>
          <w:tcPr>
            <w:tcW w:w="0" w:type="auto"/>
            <w:tcBorders>
              <w:top w:val="single" w:sz="4" w:space="0" w:color="auto"/>
              <w:bottom w:val="single" w:sz="4" w:space="0" w:color="auto"/>
            </w:tcBorders>
            <w:vAlign w:val="center"/>
          </w:tcPr>
          <w:p w14:paraId="762FEF89"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STR</w:t>
            </w:r>
          </w:p>
        </w:tc>
        <w:tc>
          <w:tcPr>
            <w:tcW w:w="0" w:type="auto"/>
            <w:tcBorders>
              <w:bottom w:val="single" w:sz="4" w:space="0" w:color="auto"/>
            </w:tcBorders>
          </w:tcPr>
          <w:p w14:paraId="280564CA" w14:textId="77777777" w:rsidR="009110D6" w:rsidRPr="009110D6" w:rsidRDefault="009110D6" w:rsidP="009110D6">
            <w:pPr>
              <w:jc w:val="center"/>
              <w:rPr>
                <w:rFonts w:ascii="Segoe UI Semibold" w:hAnsi="Segoe UI Semibold" w:cs="Segoe UI Semibold"/>
                <w:sz w:val="20"/>
                <w:szCs w:val="20"/>
              </w:rPr>
            </w:pPr>
          </w:p>
        </w:tc>
        <w:tc>
          <w:tcPr>
            <w:tcW w:w="0" w:type="auto"/>
            <w:tcBorders>
              <w:top w:val="single" w:sz="4" w:space="0" w:color="auto"/>
              <w:bottom w:val="single" w:sz="4" w:space="0" w:color="auto"/>
            </w:tcBorders>
            <w:vAlign w:val="center"/>
          </w:tcPr>
          <w:p w14:paraId="71F8632F"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ADG</w:t>
            </w:r>
          </w:p>
        </w:tc>
        <w:tc>
          <w:tcPr>
            <w:tcW w:w="0" w:type="auto"/>
            <w:tcBorders>
              <w:top w:val="single" w:sz="4" w:space="0" w:color="auto"/>
              <w:bottom w:val="single" w:sz="4" w:space="0" w:color="auto"/>
            </w:tcBorders>
            <w:vAlign w:val="center"/>
          </w:tcPr>
          <w:p w14:paraId="6101FF0E"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BFT</w:t>
            </w:r>
          </w:p>
        </w:tc>
        <w:tc>
          <w:tcPr>
            <w:tcW w:w="0" w:type="auto"/>
            <w:tcBorders>
              <w:top w:val="single" w:sz="4" w:space="0" w:color="auto"/>
              <w:bottom w:val="single" w:sz="4" w:space="0" w:color="auto"/>
            </w:tcBorders>
            <w:vAlign w:val="center"/>
          </w:tcPr>
          <w:p w14:paraId="24A29507"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RFI</w:t>
            </w:r>
          </w:p>
        </w:tc>
        <w:tc>
          <w:tcPr>
            <w:tcW w:w="0" w:type="auto"/>
            <w:tcBorders>
              <w:top w:val="single" w:sz="4" w:space="0" w:color="auto"/>
              <w:bottom w:val="single" w:sz="4" w:space="0" w:color="auto"/>
            </w:tcBorders>
            <w:vAlign w:val="center"/>
          </w:tcPr>
          <w:p w14:paraId="0C3BF853" w14:textId="77777777" w:rsidR="009110D6" w:rsidRPr="00D30B14" w:rsidRDefault="009110D6" w:rsidP="009110D6">
            <w:pPr>
              <w:jc w:val="center"/>
              <w:rPr>
                <w:rFonts w:ascii="Segoe UI Semibold" w:hAnsi="Segoe UI Semibold" w:cs="Segoe UI Semibold"/>
                <w:sz w:val="20"/>
                <w:szCs w:val="20"/>
              </w:rPr>
            </w:pPr>
            <w:r w:rsidRPr="00D30B14">
              <w:rPr>
                <w:rFonts w:ascii="Segoe UI Semibold" w:hAnsi="Segoe UI Semibold" w:cs="Segoe UI Semibold"/>
                <w:sz w:val="20"/>
                <w:szCs w:val="20"/>
              </w:rPr>
              <w:t>STR</w:t>
            </w:r>
          </w:p>
        </w:tc>
      </w:tr>
      <w:tr w:rsidR="009110D6" w:rsidRPr="006E7E50" w14:paraId="586A81D3" w14:textId="77777777" w:rsidTr="008E6810">
        <w:tc>
          <w:tcPr>
            <w:tcW w:w="0" w:type="auto"/>
            <w:vMerge w:val="restart"/>
            <w:tcBorders>
              <w:top w:val="single" w:sz="4" w:space="0" w:color="auto"/>
            </w:tcBorders>
            <w:vAlign w:val="center"/>
          </w:tcPr>
          <w:p w14:paraId="193E8ECC"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MBLUP</w:t>
            </w:r>
          </w:p>
        </w:tc>
        <w:tc>
          <w:tcPr>
            <w:tcW w:w="0" w:type="auto"/>
            <w:tcBorders>
              <w:top w:val="single" w:sz="4" w:space="0" w:color="auto"/>
            </w:tcBorders>
            <w:vAlign w:val="center"/>
          </w:tcPr>
          <w:p w14:paraId="0FF8F7C3"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16k</w:t>
            </w:r>
          </w:p>
        </w:tc>
        <w:tc>
          <w:tcPr>
            <w:tcW w:w="0" w:type="auto"/>
            <w:tcBorders>
              <w:top w:val="single" w:sz="4" w:space="0" w:color="auto"/>
            </w:tcBorders>
            <w:vAlign w:val="center"/>
          </w:tcPr>
          <w:p w14:paraId="5D45AA89"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w:t>
            </w:r>
            <w:r w:rsidRPr="008E6810">
              <w:rPr>
                <w:rFonts w:ascii="Segoe UI Semilight" w:hAnsi="Segoe UI Semilight" w:cs="Segoe UI Semilight"/>
                <w:color w:val="000000" w:themeColor="text1"/>
                <w:sz w:val="18"/>
                <w:szCs w:val="18"/>
              </w:rPr>
              <w:t>14</w:t>
            </w:r>
          </w:p>
        </w:tc>
        <w:tc>
          <w:tcPr>
            <w:tcW w:w="0" w:type="auto"/>
            <w:tcBorders>
              <w:top w:val="single" w:sz="4" w:space="0" w:color="auto"/>
            </w:tcBorders>
            <w:vAlign w:val="center"/>
          </w:tcPr>
          <w:p w14:paraId="54AC3A89"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0.02</w:t>
            </w:r>
          </w:p>
        </w:tc>
        <w:tc>
          <w:tcPr>
            <w:tcW w:w="0" w:type="auto"/>
            <w:tcBorders>
              <w:top w:val="single" w:sz="4" w:space="0" w:color="auto"/>
            </w:tcBorders>
            <w:vAlign w:val="center"/>
          </w:tcPr>
          <w:p w14:paraId="6E4E81C4"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0.16</w:t>
            </w:r>
          </w:p>
        </w:tc>
        <w:tc>
          <w:tcPr>
            <w:tcW w:w="0" w:type="auto"/>
            <w:tcBorders>
              <w:top w:val="single" w:sz="4" w:space="0" w:color="auto"/>
            </w:tcBorders>
            <w:vAlign w:val="center"/>
          </w:tcPr>
          <w:p w14:paraId="54D540E6" w14:textId="60DC9E54" w:rsidR="009110D6" w:rsidRPr="00D30B14" w:rsidRDefault="00207643" w:rsidP="008E6810">
            <w:pPr>
              <w:jc w:val="center"/>
              <w:rPr>
                <w:rFonts w:ascii="Segoe UI Semilight" w:hAnsi="Segoe UI Semilight" w:cs="Segoe UI Semilight"/>
                <w:sz w:val="18"/>
                <w:szCs w:val="18"/>
              </w:rPr>
            </w:pPr>
            <w:r w:rsidRPr="00207643">
              <w:rPr>
                <w:rFonts w:ascii="Segoe UI Semilight" w:hAnsi="Segoe UI Semilight" w:cs="Segoe UI Semilight"/>
                <w:color w:val="000000"/>
                <w:sz w:val="18"/>
                <w:szCs w:val="18"/>
              </w:rPr>
              <w:t>−</w:t>
            </w:r>
            <w:r w:rsidR="009110D6" w:rsidRPr="00D30B14">
              <w:rPr>
                <w:rFonts w:ascii="Segoe UI Semilight" w:hAnsi="Segoe UI Semilight" w:cs="Segoe UI Semilight"/>
                <w:color w:val="000000"/>
                <w:sz w:val="18"/>
                <w:szCs w:val="18"/>
              </w:rPr>
              <w:t>0.05</w:t>
            </w:r>
          </w:p>
        </w:tc>
        <w:tc>
          <w:tcPr>
            <w:tcW w:w="0" w:type="auto"/>
            <w:tcBorders>
              <w:top w:val="single" w:sz="4" w:space="0" w:color="auto"/>
            </w:tcBorders>
            <w:vAlign w:val="center"/>
          </w:tcPr>
          <w:p w14:paraId="1427ABC5" w14:textId="77777777" w:rsidR="009110D6" w:rsidRPr="009110D6" w:rsidRDefault="009110D6" w:rsidP="008E6810">
            <w:pPr>
              <w:jc w:val="center"/>
              <w:rPr>
                <w:rFonts w:ascii="Segoe UI Semilight" w:hAnsi="Segoe UI Semilight" w:cs="Segoe UI Semilight"/>
                <w:sz w:val="18"/>
                <w:szCs w:val="18"/>
              </w:rPr>
            </w:pPr>
          </w:p>
        </w:tc>
        <w:tc>
          <w:tcPr>
            <w:tcW w:w="0" w:type="auto"/>
            <w:tcBorders>
              <w:top w:val="single" w:sz="4" w:space="0" w:color="auto"/>
            </w:tcBorders>
            <w:vAlign w:val="center"/>
          </w:tcPr>
          <w:p w14:paraId="50F573D7"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0.06</w:t>
            </w:r>
          </w:p>
        </w:tc>
        <w:tc>
          <w:tcPr>
            <w:tcW w:w="0" w:type="auto"/>
            <w:tcBorders>
              <w:top w:val="single" w:sz="4" w:space="0" w:color="auto"/>
            </w:tcBorders>
            <w:vAlign w:val="center"/>
          </w:tcPr>
          <w:p w14:paraId="7369DFA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0.09</w:t>
            </w:r>
          </w:p>
        </w:tc>
        <w:tc>
          <w:tcPr>
            <w:tcW w:w="0" w:type="auto"/>
            <w:tcBorders>
              <w:top w:val="single" w:sz="4" w:space="0" w:color="auto"/>
            </w:tcBorders>
            <w:vAlign w:val="center"/>
          </w:tcPr>
          <w:p w14:paraId="3FB741F2" w14:textId="3668BD7E" w:rsidR="009110D6" w:rsidRPr="00D30B14" w:rsidRDefault="00207643" w:rsidP="008E6810">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sz w:val="18"/>
                <w:szCs w:val="18"/>
              </w:rPr>
              <w:t>0.01</w:t>
            </w:r>
          </w:p>
        </w:tc>
        <w:tc>
          <w:tcPr>
            <w:tcW w:w="0" w:type="auto"/>
            <w:tcBorders>
              <w:top w:val="single" w:sz="4" w:space="0" w:color="auto"/>
            </w:tcBorders>
            <w:vAlign w:val="center"/>
          </w:tcPr>
          <w:p w14:paraId="7469C70A" w14:textId="7C8972DA" w:rsidR="009110D6" w:rsidRPr="00D30B14" w:rsidRDefault="00207643" w:rsidP="008E6810">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sz w:val="18"/>
                <w:szCs w:val="18"/>
              </w:rPr>
              <w:t>0.09</w:t>
            </w:r>
          </w:p>
        </w:tc>
        <w:tc>
          <w:tcPr>
            <w:tcW w:w="0" w:type="auto"/>
            <w:tcBorders>
              <w:top w:val="single" w:sz="4" w:space="0" w:color="auto"/>
            </w:tcBorders>
            <w:vAlign w:val="center"/>
          </w:tcPr>
          <w:p w14:paraId="1905BA94"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0BD3817B"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0.18</w:t>
            </w:r>
          </w:p>
        </w:tc>
        <w:tc>
          <w:tcPr>
            <w:tcW w:w="0" w:type="auto"/>
            <w:tcBorders>
              <w:top w:val="single" w:sz="4" w:space="0" w:color="auto"/>
            </w:tcBorders>
            <w:vAlign w:val="center"/>
          </w:tcPr>
          <w:p w14:paraId="4C1B0A9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0.07</w:t>
            </w:r>
          </w:p>
        </w:tc>
        <w:tc>
          <w:tcPr>
            <w:tcW w:w="0" w:type="auto"/>
            <w:tcBorders>
              <w:top w:val="single" w:sz="4" w:space="0" w:color="auto"/>
            </w:tcBorders>
            <w:vAlign w:val="center"/>
          </w:tcPr>
          <w:p w14:paraId="447365C8"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0.02</w:t>
            </w:r>
          </w:p>
        </w:tc>
        <w:tc>
          <w:tcPr>
            <w:tcW w:w="0" w:type="auto"/>
            <w:tcBorders>
              <w:top w:val="single" w:sz="4" w:space="0" w:color="auto"/>
            </w:tcBorders>
            <w:vAlign w:val="center"/>
          </w:tcPr>
          <w:p w14:paraId="1A147257"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0.14</w:t>
            </w:r>
          </w:p>
        </w:tc>
      </w:tr>
      <w:tr w:rsidR="009110D6" w:rsidRPr="006E7E50" w14:paraId="5304DF4D" w14:textId="77777777" w:rsidTr="008E6810">
        <w:tc>
          <w:tcPr>
            <w:tcW w:w="0" w:type="auto"/>
            <w:vMerge/>
            <w:vAlign w:val="center"/>
          </w:tcPr>
          <w:p w14:paraId="66C8D5A0" w14:textId="77777777" w:rsidR="009110D6" w:rsidRPr="00D30B14" w:rsidRDefault="009110D6" w:rsidP="009110D6">
            <w:pPr>
              <w:rPr>
                <w:rFonts w:ascii="Segoe UI" w:hAnsi="Segoe UI" w:cs="Segoe UI"/>
                <w:sz w:val="18"/>
                <w:szCs w:val="18"/>
              </w:rPr>
            </w:pPr>
          </w:p>
        </w:tc>
        <w:tc>
          <w:tcPr>
            <w:tcW w:w="0" w:type="auto"/>
            <w:tcBorders>
              <w:bottom w:val="single" w:sz="4" w:space="0" w:color="auto"/>
            </w:tcBorders>
            <w:vAlign w:val="center"/>
          </w:tcPr>
          <w:p w14:paraId="41B846A6"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1M</w:t>
            </w:r>
          </w:p>
        </w:tc>
        <w:tc>
          <w:tcPr>
            <w:tcW w:w="0" w:type="auto"/>
            <w:tcBorders>
              <w:bottom w:val="single" w:sz="4" w:space="0" w:color="auto"/>
            </w:tcBorders>
            <w:vAlign w:val="center"/>
          </w:tcPr>
          <w:p w14:paraId="557B1AE1"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0.05</w:t>
            </w:r>
          </w:p>
        </w:tc>
        <w:tc>
          <w:tcPr>
            <w:tcW w:w="0" w:type="auto"/>
            <w:tcBorders>
              <w:bottom w:val="single" w:sz="4" w:space="0" w:color="auto"/>
            </w:tcBorders>
            <w:vAlign w:val="center"/>
          </w:tcPr>
          <w:p w14:paraId="6EC31C00"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0.15</w:t>
            </w:r>
          </w:p>
        </w:tc>
        <w:tc>
          <w:tcPr>
            <w:tcW w:w="0" w:type="auto"/>
            <w:tcBorders>
              <w:bottom w:val="single" w:sz="4" w:space="0" w:color="auto"/>
            </w:tcBorders>
            <w:vAlign w:val="center"/>
          </w:tcPr>
          <w:p w14:paraId="4E162C47"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0.15</w:t>
            </w:r>
          </w:p>
        </w:tc>
        <w:tc>
          <w:tcPr>
            <w:tcW w:w="0" w:type="auto"/>
            <w:tcBorders>
              <w:bottom w:val="single" w:sz="4" w:space="0" w:color="auto"/>
            </w:tcBorders>
            <w:vAlign w:val="center"/>
          </w:tcPr>
          <w:p w14:paraId="43AD786F" w14:textId="400819D2" w:rsidR="009110D6" w:rsidRPr="00D30B14" w:rsidRDefault="00207643" w:rsidP="008E6810">
            <w:pPr>
              <w:jc w:val="center"/>
              <w:rPr>
                <w:rFonts w:ascii="Segoe UI Semilight" w:hAnsi="Segoe UI Semilight" w:cs="Segoe UI Semilight"/>
                <w:color w:val="000000"/>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color w:val="000000"/>
                <w:sz w:val="18"/>
                <w:szCs w:val="18"/>
              </w:rPr>
              <w:t>0.02</w:t>
            </w:r>
          </w:p>
        </w:tc>
        <w:tc>
          <w:tcPr>
            <w:tcW w:w="0" w:type="auto"/>
            <w:tcBorders>
              <w:bottom w:val="single" w:sz="4" w:space="0" w:color="auto"/>
            </w:tcBorders>
            <w:vAlign w:val="center"/>
          </w:tcPr>
          <w:p w14:paraId="70F20F97" w14:textId="77777777" w:rsidR="009110D6" w:rsidRPr="009110D6" w:rsidRDefault="009110D6" w:rsidP="008E6810">
            <w:pPr>
              <w:jc w:val="center"/>
              <w:rPr>
                <w:rFonts w:ascii="Segoe UI Semilight" w:hAnsi="Segoe UI Semilight" w:cs="Segoe UI Semilight"/>
                <w:sz w:val="18"/>
                <w:szCs w:val="18"/>
              </w:rPr>
            </w:pPr>
          </w:p>
        </w:tc>
        <w:tc>
          <w:tcPr>
            <w:tcW w:w="0" w:type="auto"/>
            <w:tcBorders>
              <w:bottom w:val="single" w:sz="4" w:space="0" w:color="auto"/>
            </w:tcBorders>
            <w:vAlign w:val="center"/>
          </w:tcPr>
          <w:p w14:paraId="114D08D2"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0.08</w:t>
            </w:r>
          </w:p>
        </w:tc>
        <w:tc>
          <w:tcPr>
            <w:tcW w:w="0" w:type="auto"/>
            <w:tcBorders>
              <w:bottom w:val="single" w:sz="4" w:space="0" w:color="auto"/>
            </w:tcBorders>
            <w:vAlign w:val="center"/>
          </w:tcPr>
          <w:p w14:paraId="53582898"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0.07</w:t>
            </w:r>
          </w:p>
        </w:tc>
        <w:tc>
          <w:tcPr>
            <w:tcW w:w="0" w:type="auto"/>
            <w:tcBorders>
              <w:bottom w:val="single" w:sz="4" w:space="0" w:color="auto"/>
            </w:tcBorders>
            <w:vAlign w:val="center"/>
          </w:tcPr>
          <w:p w14:paraId="781A33EB"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0.03</w:t>
            </w:r>
          </w:p>
        </w:tc>
        <w:tc>
          <w:tcPr>
            <w:tcW w:w="0" w:type="auto"/>
            <w:tcBorders>
              <w:bottom w:val="single" w:sz="4" w:space="0" w:color="auto"/>
            </w:tcBorders>
            <w:vAlign w:val="center"/>
          </w:tcPr>
          <w:p w14:paraId="2046C35F" w14:textId="11D35419" w:rsidR="009110D6" w:rsidRPr="00D30B14" w:rsidRDefault="00207643" w:rsidP="008E6810">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sz w:val="18"/>
                <w:szCs w:val="18"/>
              </w:rPr>
              <w:t>0.09</w:t>
            </w:r>
          </w:p>
        </w:tc>
        <w:tc>
          <w:tcPr>
            <w:tcW w:w="0" w:type="auto"/>
            <w:tcBorders>
              <w:bottom w:val="single" w:sz="4" w:space="0" w:color="auto"/>
            </w:tcBorders>
            <w:vAlign w:val="center"/>
          </w:tcPr>
          <w:p w14:paraId="55C1D6DF"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085D0E2B"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0.13</w:t>
            </w:r>
          </w:p>
        </w:tc>
        <w:tc>
          <w:tcPr>
            <w:tcW w:w="0" w:type="auto"/>
            <w:tcBorders>
              <w:bottom w:val="single" w:sz="4" w:space="0" w:color="auto"/>
            </w:tcBorders>
            <w:vAlign w:val="center"/>
          </w:tcPr>
          <w:p w14:paraId="74F54356"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0.07</w:t>
            </w:r>
          </w:p>
        </w:tc>
        <w:tc>
          <w:tcPr>
            <w:tcW w:w="0" w:type="auto"/>
            <w:tcBorders>
              <w:bottom w:val="single" w:sz="4" w:space="0" w:color="auto"/>
            </w:tcBorders>
            <w:vAlign w:val="center"/>
          </w:tcPr>
          <w:p w14:paraId="00253188"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0.02</w:t>
            </w:r>
          </w:p>
        </w:tc>
        <w:tc>
          <w:tcPr>
            <w:tcW w:w="0" w:type="auto"/>
            <w:tcBorders>
              <w:bottom w:val="single" w:sz="4" w:space="0" w:color="auto"/>
            </w:tcBorders>
            <w:vAlign w:val="center"/>
          </w:tcPr>
          <w:p w14:paraId="2DE9E87A"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0.09</w:t>
            </w:r>
          </w:p>
        </w:tc>
      </w:tr>
      <w:tr w:rsidR="009110D6" w:rsidRPr="006E7E50" w14:paraId="2FCB0D1F" w14:textId="77777777" w:rsidTr="008E6810">
        <w:tc>
          <w:tcPr>
            <w:tcW w:w="0" w:type="auto"/>
            <w:vMerge w:val="restart"/>
            <w:vAlign w:val="center"/>
          </w:tcPr>
          <w:p w14:paraId="680D3615"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TMBLUP</w:t>
            </w:r>
          </w:p>
        </w:tc>
        <w:tc>
          <w:tcPr>
            <w:tcW w:w="0" w:type="auto"/>
            <w:tcBorders>
              <w:top w:val="single" w:sz="4" w:space="0" w:color="auto"/>
            </w:tcBorders>
            <w:vAlign w:val="center"/>
          </w:tcPr>
          <w:p w14:paraId="5DE0AE07"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16k</w:t>
            </w:r>
          </w:p>
        </w:tc>
        <w:tc>
          <w:tcPr>
            <w:tcW w:w="0" w:type="auto"/>
            <w:tcBorders>
              <w:top w:val="single" w:sz="4" w:space="0" w:color="auto"/>
            </w:tcBorders>
            <w:vAlign w:val="center"/>
          </w:tcPr>
          <w:p w14:paraId="0F812527"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0.16</w:t>
            </w:r>
          </w:p>
        </w:tc>
        <w:tc>
          <w:tcPr>
            <w:tcW w:w="0" w:type="auto"/>
            <w:tcBorders>
              <w:top w:val="single" w:sz="4" w:space="0" w:color="auto"/>
            </w:tcBorders>
            <w:vAlign w:val="center"/>
          </w:tcPr>
          <w:p w14:paraId="687AFE24"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0.23</w:t>
            </w:r>
          </w:p>
        </w:tc>
        <w:tc>
          <w:tcPr>
            <w:tcW w:w="0" w:type="auto"/>
            <w:tcBorders>
              <w:top w:val="single" w:sz="4" w:space="0" w:color="auto"/>
            </w:tcBorders>
            <w:vAlign w:val="center"/>
          </w:tcPr>
          <w:p w14:paraId="51749507"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0.50</w:t>
            </w:r>
          </w:p>
        </w:tc>
        <w:tc>
          <w:tcPr>
            <w:tcW w:w="0" w:type="auto"/>
            <w:tcBorders>
              <w:top w:val="single" w:sz="4" w:space="0" w:color="auto"/>
            </w:tcBorders>
            <w:vAlign w:val="center"/>
          </w:tcPr>
          <w:p w14:paraId="0086013E"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0.16</w:t>
            </w:r>
          </w:p>
        </w:tc>
        <w:tc>
          <w:tcPr>
            <w:tcW w:w="0" w:type="auto"/>
            <w:tcBorders>
              <w:top w:val="single" w:sz="4" w:space="0" w:color="auto"/>
            </w:tcBorders>
            <w:vAlign w:val="center"/>
          </w:tcPr>
          <w:p w14:paraId="2FEA56E1"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4C13C7C9"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0.32</w:t>
            </w:r>
          </w:p>
        </w:tc>
        <w:tc>
          <w:tcPr>
            <w:tcW w:w="0" w:type="auto"/>
            <w:tcBorders>
              <w:top w:val="single" w:sz="4" w:space="0" w:color="auto"/>
            </w:tcBorders>
            <w:vAlign w:val="center"/>
          </w:tcPr>
          <w:p w14:paraId="2DE44B64"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0.45</w:t>
            </w:r>
          </w:p>
        </w:tc>
        <w:tc>
          <w:tcPr>
            <w:tcW w:w="0" w:type="auto"/>
            <w:tcBorders>
              <w:top w:val="single" w:sz="4" w:space="0" w:color="auto"/>
            </w:tcBorders>
            <w:vAlign w:val="center"/>
          </w:tcPr>
          <w:p w14:paraId="2A2D03A3"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0.62</w:t>
            </w:r>
          </w:p>
        </w:tc>
        <w:tc>
          <w:tcPr>
            <w:tcW w:w="0" w:type="auto"/>
            <w:tcBorders>
              <w:top w:val="single" w:sz="4" w:space="0" w:color="auto"/>
            </w:tcBorders>
            <w:vAlign w:val="center"/>
          </w:tcPr>
          <w:p w14:paraId="1BF1428F"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0.03</w:t>
            </w:r>
          </w:p>
        </w:tc>
        <w:tc>
          <w:tcPr>
            <w:tcW w:w="0" w:type="auto"/>
            <w:tcBorders>
              <w:top w:val="single" w:sz="4" w:space="0" w:color="auto"/>
            </w:tcBorders>
            <w:vAlign w:val="center"/>
          </w:tcPr>
          <w:p w14:paraId="11932039"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5447EDFE"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0.33</w:t>
            </w:r>
          </w:p>
        </w:tc>
        <w:tc>
          <w:tcPr>
            <w:tcW w:w="0" w:type="auto"/>
            <w:tcBorders>
              <w:top w:val="single" w:sz="4" w:space="0" w:color="auto"/>
            </w:tcBorders>
            <w:vAlign w:val="center"/>
          </w:tcPr>
          <w:p w14:paraId="66820775"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0.28</w:t>
            </w:r>
          </w:p>
        </w:tc>
        <w:tc>
          <w:tcPr>
            <w:tcW w:w="0" w:type="auto"/>
            <w:tcBorders>
              <w:top w:val="single" w:sz="4" w:space="0" w:color="auto"/>
            </w:tcBorders>
            <w:vAlign w:val="center"/>
          </w:tcPr>
          <w:p w14:paraId="2564F9B5"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0.49</w:t>
            </w:r>
          </w:p>
        </w:tc>
        <w:tc>
          <w:tcPr>
            <w:tcW w:w="0" w:type="auto"/>
            <w:tcBorders>
              <w:top w:val="single" w:sz="4" w:space="0" w:color="auto"/>
            </w:tcBorders>
            <w:vAlign w:val="center"/>
          </w:tcPr>
          <w:p w14:paraId="2DCC654E"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0.18</w:t>
            </w:r>
          </w:p>
        </w:tc>
      </w:tr>
      <w:tr w:rsidR="009110D6" w:rsidRPr="006E7E50" w14:paraId="6A732F6D" w14:textId="77777777" w:rsidTr="008E6810">
        <w:tc>
          <w:tcPr>
            <w:tcW w:w="0" w:type="auto"/>
            <w:vMerge/>
            <w:vAlign w:val="center"/>
          </w:tcPr>
          <w:p w14:paraId="4A4A4FC6" w14:textId="77777777" w:rsidR="009110D6" w:rsidRPr="00D30B14" w:rsidRDefault="009110D6" w:rsidP="009110D6">
            <w:pPr>
              <w:rPr>
                <w:rFonts w:ascii="Segoe UI" w:hAnsi="Segoe UI" w:cs="Segoe UI"/>
                <w:sz w:val="18"/>
                <w:szCs w:val="18"/>
              </w:rPr>
            </w:pPr>
          </w:p>
        </w:tc>
        <w:tc>
          <w:tcPr>
            <w:tcW w:w="0" w:type="auto"/>
            <w:tcBorders>
              <w:bottom w:val="single" w:sz="4" w:space="0" w:color="auto"/>
            </w:tcBorders>
            <w:vAlign w:val="center"/>
          </w:tcPr>
          <w:p w14:paraId="1FE34B6E"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1M</w:t>
            </w:r>
          </w:p>
        </w:tc>
        <w:tc>
          <w:tcPr>
            <w:tcW w:w="0" w:type="auto"/>
            <w:tcBorders>
              <w:bottom w:val="single" w:sz="4" w:space="0" w:color="auto"/>
            </w:tcBorders>
            <w:vAlign w:val="center"/>
          </w:tcPr>
          <w:p w14:paraId="6DD16F09"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0.15</w:t>
            </w:r>
          </w:p>
        </w:tc>
        <w:tc>
          <w:tcPr>
            <w:tcW w:w="0" w:type="auto"/>
            <w:tcBorders>
              <w:bottom w:val="single" w:sz="4" w:space="0" w:color="auto"/>
            </w:tcBorders>
            <w:vAlign w:val="center"/>
          </w:tcPr>
          <w:p w14:paraId="169D8F54"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0.24</w:t>
            </w:r>
          </w:p>
        </w:tc>
        <w:tc>
          <w:tcPr>
            <w:tcW w:w="0" w:type="auto"/>
            <w:tcBorders>
              <w:bottom w:val="single" w:sz="4" w:space="0" w:color="auto"/>
            </w:tcBorders>
            <w:vAlign w:val="center"/>
          </w:tcPr>
          <w:p w14:paraId="359041F0"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0.49</w:t>
            </w:r>
          </w:p>
        </w:tc>
        <w:tc>
          <w:tcPr>
            <w:tcW w:w="0" w:type="auto"/>
            <w:tcBorders>
              <w:bottom w:val="single" w:sz="4" w:space="0" w:color="auto"/>
            </w:tcBorders>
            <w:vAlign w:val="center"/>
          </w:tcPr>
          <w:p w14:paraId="7A3E6568"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0.16</w:t>
            </w:r>
          </w:p>
        </w:tc>
        <w:tc>
          <w:tcPr>
            <w:tcW w:w="0" w:type="auto"/>
            <w:tcBorders>
              <w:bottom w:val="single" w:sz="4" w:space="0" w:color="auto"/>
            </w:tcBorders>
            <w:vAlign w:val="center"/>
          </w:tcPr>
          <w:p w14:paraId="46C54316"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18AB8A05"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0.33</w:t>
            </w:r>
          </w:p>
        </w:tc>
        <w:tc>
          <w:tcPr>
            <w:tcW w:w="0" w:type="auto"/>
            <w:tcBorders>
              <w:bottom w:val="single" w:sz="4" w:space="0" w:color="auto"/>
            </w:tcBorders>
            <w:vAlign w:val="center"/>
          </w:tcPr>
          <w:p w14:paraId="07DAB24B"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0.45</w:t>
            </w:r>
          </w:p>
        </w:tc>
        <w:tc>
          <w:tcPr>
            <w:tcW w:w="0" w:type="auto"/>
            <w:tcBorders>
              <w:bottom w:val="single" w:sz="4" w:space="0" w:color="auto"/>
            </w:tcBorders>
            <w:vAlign w:val="center"/>
          </w:tcPr>
          <w:p w14:paraId="6BF69DDE"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0.65</w:t>
            </w:r>
          </w:p>
        </w:tc>
        <w:tc>
          <w:tcPr>
            <w:tcW w:w="0" w:type="auto"/>
            <w:tcBorders>
              <w:bottom w:val="single" w:sz="4" w:space="0" w:color="auto"/>
            </w:tcBorders>
            <w:vAlign w:val="center"/>
          </w:tcPr>
          <w:p w14:paraId="6F133772"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0.03</w:t>
            </w:r>
          </w:p>
        </w:tc>
        <w:tc>
          <w:tcPr>
            <w:tcW w:w="0" w:type="auto"/>
            <w:tcBorders>
              <w:bottom w:val="single" w:sz="4" w:space="0" w:color="auto"/>
            </w:tcBorders>
            <w:vAlign w:val="center"/>
          </w:tcPr>
          <w:p w14:paraId="4F42FC89"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57DEF1CE"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0.32</w:t>
            </w:r>
          </w:p>
        </w:tc>
        <w:tc>
          <w:tcPr>
            <w:tcW w:w="0" w:type="auto"/>
            <w:tcBorders>
              <w:bottom w:val="single" w:sz="4" w:space="0" w:color="auto"/>
            </w:tcBorders>
            <w:vAlign w:val="center"/>
          </w:tcPr>
          <w:p w14:paraId="1EEF441B"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0.27</w:t>
            </w:r>
          </w:p>
        </w:tc>
        <w:tc>
          <w:tcPr>
            <w:tcW w:w="0" w:type="auto"/>
            <w:tcBorders>
              <w:bottom w:val="single" w:sz="4" w:space="0" w:color="auto"/>
            </w:tcBorders>
            <w:vAlign w:val="center"/>
          </w:tcPr>
          <w:p w14:paraId="5C14723C"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0.50</w:t>
            </w:r>
          </w:p>
        </w:tc>
        <w:tc>
          <w:tcPr>
            <w:tcW w:w="0" w:type="auto"/>
            <w:tcBorders>
              <w:bottom w:val="single" w:sz="4" w:space="0" w:color="auto"/>
            </w:tcBorders>
            <w:vAlign w:val="center"/>
          </w:tcPr>
          <w:p w14:paraId="176F4B01"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0.18</w:t>
            </w:r>
          </w:p>
        </w:tc>
      </w:tr>
      <w:tr w:rsidR="009110D6" w:rsidRPr="006E7E50" w14:paraId="05D9E3E3" w14:textId="77777777" w:rsidTr="008E6810">
        <w:tc>
          <w:tcPr>
            <w:tcW w:w="0" w:type="auto"/>
            <w:vMerge w:val="restart"/>
            <w:vAlign w:val="center"/>
          </w:tcPr>
          <w:p w14:paraId="5FA32130"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GMBLUP</w:t>
            </w:r>
          </w:p>
        </w:tc>
        <w:tc>
          <w:tcPr>
            <w:tcW w:w="0" w:type="auto"/>
            <w:tcBorders>
              <w:top w:val="single" w:sz="4" w:space="0" w:color="auto"/>
            </w:tcBorders>
            <w:vAlign w:val="center"/>
          </w:tcPr>
          <w:p w14:paraId="103D0522"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16k</w:t>
            </w:r>
          </w:p>
        </w:tc>
        <w:tc>
          <w:tcPr>
            <w:tcW w:w="0" w:type="auto"/>
            <w:tcBorders>
              <w:top w:val="single" w:sz="4" w:space="0" w:color="auto"/>
            </w:tcBorders>
            <w:vAlign w:val="center"/>
          </w:tcPr>
          <w:p w14:paraId="0FFAA2E6"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0.13</w:t>
            </w:r>
          </w:p>
        </w:tc>
        <w:tc>
          <w:tcPr>
            <w:tcW w:w="0" w:type="auto"/>
            <w:tcBorders>
              <w:top w:val="single" w:sz="4" w:space="0" w:color="auto"/>
            </w:tcBorders>
            <w:vAlign w:val="center"/>
          </w:tcPr>
          <w:p w14:paraId="1D481837"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0.10</w:t>
            </w:r>
          </w:p>
        </w:tc>
        <w:tc>
          <w:tcPr>
            <w:tcW w:w="0" w:type="auto"/>
            <w:tcBorders>
              <w:top w:val="single" w:sz="4" w:space="0" w:color="auto"/>
            </w:tcBorders>
            <w:vAlign w:val="center"/>
          </w:tcPr>
          <w:p w14:paraId="71D5B478"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0.18</w:t>
            </w:r>
          </w:p>
        </w:tc>
        <w:tc>
          <w:tcPr>
            <w:tcW w:w="0" w:type="auto"/>
            <w:tcBorders>
              <w:top w:val="single" w:sz="4" w:space="0" w:color="auto"/>
            </w:tcBorders>
            <w:vAlign w:val="center"/>
          </w:tcPr>
          <w:p w14:paraId="2E794C2B"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0.06</w:t>
            </w:r>
          </w:p>
        </w:tc>
        <w:tc>
          <w:tcPr>
            <w:tcW w:w="0" w:type="auto"/>
            <w:tcBorders>
              <w:top w:val="single" w:sz="4" w:space="0" w:color="auto"/>
            </w:tcBorders>
            <w:vAlign w:val="center"/>
          </w:tcPr>
          <w:p w14:paraId="7E6BC8BC" w14:textId="77777777" w:rsidR="009110D6" w:rsidRPr="009110D6" w:rsidRDefault="009110D6" w:rsidP="008E6810">
            <w:pPr>
              <w:jc w:val="center"/>
              <w:rPr>
                <w:rFonts w:ascii="Segoe UI Semilight" w:hAnsi="Segoe UI Semilight" w:cs="Segoe UI Semilight"/>
                <w:sz w:val="18"/>
                <w:szCs w:val="18"/>
              </w:rPr>
            </w:pPr>
          </w:p>
        </w:tc>
        <w:tc>
          <w:tcPr>
            <w:tcW w:w="0" w:type="auto"/>
            <w:tcBorders>
              <w:top w:val="single" w:sz="4" w:space="0" w:color="auto"/>
            </w:tcBorders>
            <w:vAlign w:val="center"/>
          </w:tcPr>
          <w:p w14:paraId="0800E091"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0.06</w:t>
            </w:r>
          </w:p>
        </w:tc>
        <w:tc>
          <w:tcPr>
            <w:tcW w:w="0" w:type="auto"/>
            <w:tcBorders>
              <w:top w:val="single" w:sz="4" w:space="0" w:color="auto"/>
            </w:tcBorders>
            <w:vAlign w:val="center"/>
          </w:tcPr>
          <w:p w14:paraId="24B3CF5A"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0.20</w:t>
            </w:r>
          </w:p>
        </w:tc>
        <w:tc>
          <w:tcPr>
            <w:tcW w:w="0" w:type="auto"/>
            <w:tcBorders>
              <w:top w:val="single" w:sz="4" w:space="0" w:color="auto"/>
            </w:tcBorders>
            <w:vAlign w:val="center"/>
          </w:tcPr>
          <w:p w14:paraId="21267DC6"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0.00</w:t>
            </w:r>
          </w:p>
        </w:tc>
        <w:tc>
          <w:tcPr>
            <w:tcW w:w="0" w:type="auto"/>
            <w:tcBorders>
              <w:top w:val="single" w:sz="4" w:space="0" w:color="auto"/>
            </w:tcBorders>
            <w:vAlign w:val="center"/>
          </w:tcPr>
          <w:p w14:paraId="5CB3D2BE"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0.05</w:t>
            </w:r>
          </w:p>
        </w:tc>
        <w:tc>
          <w:tcPr>
            <w:tcW w:w="0" w:type="auto"/>
            <w:tcBorders>
              <w:top w:val="single" w:sz="4" w:space="0" w:color="auto"/>
            </w:tcBorders>
            <w:vAlign w:val="center"/>
          </w:tcPr>
          <w:p w14:paraId="79A8BD9A"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597EC371"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0.14</w:t>
            </w:r>
          </w:p>
        </w:tc>
        <w:tc>
          <w:tcPr>
            <w:tcW w:w="0" w:type="auto"/>
            <w:tcBorders>
              <w:top w:val="single" w:sz="4" w:space="0" w:color="auto"/>
            </w:tcBorders>
            <w:vAlign w:val="center"/>
          </w:tcPr>
          <w:p w14:paraId="6F1CA1A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0.17</w:t>
            </w:r>
          </w:p>
        </w:tc>
        <w:tc>
          <w:tcPr>
            <w:tcW w:w="0" w:type="auto"/>
            <w:tcBorders>
              <w:top w:val="single" w:sz="4" w:space="0" w:color="auto"/>
            </w:tcBorders>
            <w:vAlign w:val="center"/>
          </w:tcPr>
          <w:p w14:paraId="3873BC66"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0.05</w:t>
            </w:r>
          </w:p>
        </w:tc>
        <w:tc>
          <w:tcPr>
            <w:tcW w:w="0" w:type="auto"/>
            <w:tcBorders>
              <w:top w:val="single" w:sz="4" w:space="0" w:color="auto"/>
            </w:tcBorders>
            <w:vAlign w:val="center"/>
          </w:tcPr>
          <w:p w14:paraId="4B0F5844" w14:textId="734E0F82" w:rsidR="009110D6" w:rsidRPr="00D30B14" w:rsidRDefault="00207643" w:rsidP="008E6810">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color w:val="000000"/>
                <w:sz w:val="18"/>
                <w:szCs w:val="18"/>
              </w:rPr>
              <w:t>0.03</w:t>
            </w:r>
          </w:p>
        </w:tc>
      </w:tr>
      <w:tr w:rsidR="009110D6" w:rsidRPr="006E7E50" w14:paraId="5452670E" w14:textId="77777777" w:rsidTr="008E6810">
        <w:tc>
          <w:tcPr>
            <w:tcW w:w="0" w:type="auto"/>
            <w:vMerge/>
            <w:vAlign w:val="center"/>
          </w:tcPr>
          <w:p w14:paraId="489BC4B2" w14:textId="77777777" w:rsidR="009110D6" w:rsidRPr="00D30B14" w:rsidRDefault="009110D6" w:rsidP="009110D6">
            <w:pPr>
              <w:rPr>
                <w:rFonts w:ascii="Segoe UI" w:hAnsi="Segoe UI" w:cs="Segoe UI"/>
                <w:sz w:val="18"/>
                <w:szCs w:val="18"/>
              </w:rPr>
            </w:pPr>
          </w:p>
        </w:tc>
        <w:tc>
          <w:tcPr>
            <w:tcW w:w="0" w:type="auto"/>
            <w:tcBorders>
              <w:bottom w:val="single" w:sz="4" w:space="0" w:color="auto"/>
            </w:tcBorders>
            <w:vAlign w:val="center"/>
          </w:tcPr>
          <w:p w14:paraId="1AD5B0D7"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1M</w:t>
            </w:r>
          </w:p>
        </w:tc>
        <w:tc>
          <w:tcPr>
            <w:tcW w:w="0" w:type="auto"/>
            <w:tcBorders>
              <w:bottom w:val="single" w:sz="4" w:space="0" w:color="auto"/>
            </w:tcBorders>
            <w:vAlign w:val="center"/>
          </w:tcPr>
          <w:p w14:paraId="12EDE939"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0.04</w:t>
            </w:r>
          </w:p>
        </w:tc>
        <w:tc>
          <w:tcPr>
            <w:tcW w:w="0" w:type="auto"/>
            <w:tcBorders>
              <w:bottom w:val="single" w:sz="4" w:space="0" w:color="auto"/>
            </w:tcBorders>
            <w:vAlign w:val="center"/>
          </w:tcPr>
          <w:p w14:paraId="4C18DD43"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0.11</w:t>
            </w:r>
          </w:p>
        </w:tc>
        <w:tc>
          <w:tcPr>
            <w:tcW w:w="0" w:type="auto"/>
            <w:tcBorders>
              <w:bottom w:val="single" w:sz="4" w:space="0" w:color="auto"/>
            </w:tcBorders>
            <w:vAlign w:val="center"/>
          </w:tcPr>
          <w:p w14:paraId="70ED3DF6"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0.18</w:t>
            </w:r>
          </w:p>
        </w:tc>
        <w:tc>
          <w:tcPr>
            <w:tcW w:w="0" w:type="auto"/>
            <w:tcBorders>
              <w:bottom w:val="single" w:sz="4" w:space="0" w:color="auto"/>
            </w:tcBorders>
            <w:vAlign w:val="center"/>
          </w:tcPr>
          <w:p w14:paraId="586EF26A"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0.06</w:t>
            </w:r>
          </w:p>
        </w:tc>
        <w:tc>
          <w:tcPr>
            <w:tcW w:w="0" w:type="auto"/>
            <w:tcBorders>
              <w:bottom w:val="single" w:sz="4" w:space="0" w:color="auto"/>
            </w:tcBorders>
            <w:vAlign w:val="center"/>
          </w:tcPr>
          <w:p w14:paraId="3356A380" w14:textId="77777777" w:rsidR="009110D6" w:rsidRPr="009110D6" w:rsidRDefault="009110D6" w:rsidP="008E6810">
            <w:pPr>
              <w:jc w:val="center"/>
              <w:rPr>
                <w:rFonts w:ascii="Segoe UI Semilight" w:hAnsi="Segoe UI Semilight" w:cs="Segoe UI Semilight"/>
                <w:sz w:val="18"/>
                <w:szCs w:val="18"/>
              </w:rPr>
            </w:pPr>
          </w:p>
        </w:tc>
        <w:tc>
          <w:tcPr>
            <w:tcW w:w="0" w:type="auto"/>
            <w:tcBorders>
              <w:bottom w:val="single" w:sz="4" w:space="0" w:color="auto"/>
            </w:tcBorders>
            <w:vAlign w:val="center"/>
          </w:tcPr>
          <w:p w14:paraId="1DCB3AEC"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0.06</w:t>
            </w:r>
          </w:p>
        </w:tc>
        <w:tc>
          <w:tcPr>
            <w:tcW w:w="0" w:type="auto"/>
            <w:tcBorders>
              <w:bottom w:val="single" w:sz="4" w:space="0" w:color="auto"/>
            </w:tcBorders>
            <w:vAlign w:val="center"/>
          </w:tcPr>
          <w:p w14:paraId="18A025E9"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0.23</w:t>
            </w:r>
          </w:p>
        </w:tc>
        <w:tc>
          <w:tcPr>
            <w:tcW w:w="0" w:type="auto"/>
            <w:tcBorders>
              <w:bottom w:val="single" w:sz="4" w:space="0" w:color="auto"/>
            </w:tcBorders>
            <w:vAlign w:val="center"/>
          </w:tcPr>
          <w:p w14:paraId="52DB1BA2"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0.03</w:t>
            </w:r>
          </w:p>
        </w:tc>
        <w:tc>
          <w:tcPr>
            <w:tcW w:w="0" w:type="auto"/>
            <w:tcBorders>
              <w:bottom w:val="single" w:sz="4" w:space="0" w:color="auto"/>
            </w:tcBorders>
            <w:vAlign w:val="center"/>
          </w:tcPr>
          <w:p w14:paraId="3ABFF456"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0.05</w:t>
            </w:r>
          </w:p>
        </w:tc>
        <w:tc>
          <w:tcPr>
            <w:tcW w:w="0" w:type="auto"/>
            <w:tcBorders>
              <w:bottom w:val="single" w:sz="4" w:space="0" w:color="auto"/>
            </w:tcBorders>
            <w:vAlign w:val="center"/>
          </w:tcPr>
          <w:p w14:paraId="710D62F4"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299A1112" w14:textId="025FC2A2" w:rsidR="009110D6" w:rsidRPr="00D30B14" w:rsidRDefault="00207643" w:rsidP="008E6810">
            <w:pPr>
              <w:jc w:val="center"/>
              <w:rPr>
                <w:rFonts w:ascii="Segoe UI Semilight" w:hAnsi="Segoe UI Semilight" w:cs="Segoe UI Semilight"/>
                <w:color w:val="000000"/>
                <w:sz w:val="18"/>
                <w:szCs w:val="18"/>
              </w:rPr>
            </w:pPr>
            <w:r w:rsidRPr="00207643">
              <w:rPr>
                <w:rFonts w:ascii="Segoe UI Semilight" w:hAnsi="Segoe UI Semilight" w:cs="Segoe UI Semilight"/>
                <w:color w:val="000000"/>
                <w:sz w:val="18"/>
                <w:szCs w:val="18"/>
              </w:rPr>
              <w:t>−</w:t>
            </w:r>
            <w:r w:rsidR="009110D6" w:rsidRPr="00D30B14">
              <w:rPr>
                <w:rFonts w:ascii="Segoe UI Semilight" w:hAnsi="Segoe UI Semilight" w:cs="Segoe UI Semilight"/>
                <w:color w:val="000000"/>
                <w:sz w:val="18"/>
                <w:szCs w:val="18"/>
              </w:rPr>
              <w:t>0.03</w:t>
            </w:r>
          </w:p>
        </w:tc>
        <w:tc>
          <w:tcPr>
            <w:tcW w:w="0" w:type="auto"/>
            <w:tcBorders>
              <w:bottom w:val="single" w:sz="4" w:space="0" w:color="auto"/>
            </w:tcBorders>
            <w:vAlign w:val="center"/>
          </w:tcPr>
          <w:p w14:paraId="168D9EB5"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0.18</w:t>
            </w:r>
          </w:p>
        </w:tc>
        <w:tc>
          <w:tcPr>
            <w:tcW w:w="0" w:type="auto"/>
            <w:tcBorders>
              <w:bottom w:val="single" w:sz="4" w:space="0" w:color="auto"/>
            </w:tcBorders>
            <w:vAlign w:val="center"/>
          </w:tcPr>
          <w:p w14:paraId="520E3DF3"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0.06</w:t>
            </w:r>
          </w:p>
        </w:tc>
        <w:tc>
          <w:tcPr>
            <w:tcW w:w="0" w:type="auto"/>
            <w:tcBorders>
              <w:bottom w:val="single" w:sz="4" w:space="0" w:color="auto"/>
            </w:tcBorders>
            <w:vAlign w:val="center"/>
          </w:tcPr>
          <w:p w14:paraId="076B75F6" w14:textId="14B5D28F" w:rsidR="009110D6" w:rsidRPr="00D30B14" w:rsidRDefault="00207643" w:rsidP="008E6810">
            <w:pPr>
              <w:jc w:val="center"/>
              <w:rPr>
                <w:rFonts w:ascii="Segoe UI Semilight" w:hAnsi="Segoe UI Semilight" w:cs="Segoe UI Semilight"/>
                <w:color w:val="000000"/>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color w:val="000000"/>
                <w:sz w:val="18"/>
                <w:szCs w:val="18"/>
              </w:rPr>
              <w:t>0.03</w:t>
            </w:r>
          </w:p>
        </w:tc>
      </w:tr>
      <w:tr w:rsidR="009110D6" w:rsidRPr="006E7E50" w14:paraId="43A16415" w14:textId="77777777" w:rsidTr="008E6810">
        <w:tc>
          <w:tcPr>
            <w:tcW w:w="0" w:type="auto"/>
            <w:vMerge w:val="restart"/>
            <w:vAlign w:val="center"/>
          </w:tcPr>
          <w:p w14:paraId="4C932E87"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GxMBLUP</w:t>
            </w:r>
          </w:p>
        </w:tc>
        <w:tc>
          <w:tcPr>
            <w:tcW w:w="0" w:type="auto"/>
            <w:tcBorders>
              <w:top w:val="single" w:sz="4" w:space="0" w:color="auto"/>
            </w:tcBorders>
            <w:vAlign w:val="center"/>
          </w:tcPr>
          <w:p w14:paraId="456CC51D"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16k</w:t>
            </w:r>
          </w:p>
        </w:tc>
        <w:tc>
          <w:tcPr>
            <w:tcW w:w="0" w:type="auto"/>
            <w:tcBorders>
              <w:top w:val="single" w:sz="4" w:space="0" w:color="auto"/>
            </w:tcBorders>
            <w:vAlign w:val="center"/>
          </w:tcPr>
          <w:p w14:paraId="78D2BBBA"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0.13</w:t>
            </w:r>
          </w:p>
        </w:tc>
        <w:tc>
          <w:tcPr>
            <w:tcW w:w="0" w:type="auto"/>
            <w:tcBorders>
              <w:top w:val="single" w:sz="4" w:space="0" w:color="auto"/>
            </w:tcBorders>
            <w:vAlign w:val="center"/>
          </w:tcPr>
          <w:p w14:paraId="4778D8BD"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0.10</w:t>
            </w:r>
          </w:p>
        </w:tc>
        <w:tc>
          <w:tcPr>
            <w:tcW w:w="0" w:type="auto"/>
            <w:tcBorders>
              <w:top w:val="single" w:sz="4" w:space="0" w:color="auto"/>
            </w:tcBorders>
            <w:vAlign w:val="center"/>
          </w:tcPr>
          <w:p w14:paraId="021FA268"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0.18</w:t>
            </w:r>
          </w:p>
        </w:tc>
        <w:tc>
          <w:tcPr>
            <w:tcW w:w="0" w:type="auto"/>
            <w:tcBorders>
              <w:top w:val="single" w:sz="4" w:space="0" w:color="auto"/>
            </w:tcBorders>
            <w:vAlign w:val="center"/>
          </w:tcPr>
          <w:p w14:paraId="12A617CC"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0.06</w:t>
            </w:r>
          </w:p>
        </w:tc>
        <w:tc>
          <w:tcPr>
            <w:tcW w:w="0" w:type="auto"/>
            <w:tcBorders>
              <w:top w:val="single" w:sz="4" w:space="0" w:color="auto"/>
            </w:tcBorders>
            <w:vAlign w:val="center"/>
          </w:tcPr>
          <w:p w14:paraId="08EBA071" w14:textId="77777777" w:rsidR="009110D6" w:rsidRPr="009110D6" w:rsidRDefault="009110D6" w:rsidP="008E6810">
            <w:pPr>
              <w:jc w:val="center"/>
              <w:rPr>
                <w:rFonts w:ascii="Segoe UI Semilight" w:hAnsi="Segoe UI Semilight" w:cs="Segoe UI Semilight"/>
                <w:sz w:val="18"/>
                <w:szCs w:val="18"/>
              </w:rPr>
            </w:pPr>
          </w:p>
        </w:tc>
        <w:tc>
          <w:tcPr>
            <w:tcW w:w="0" w:type="auto"/>
            <w:tcBorders>
              <w:top w:val="single" w:sz="4" w:space="0" w:color="auto"/>
            </w:tcBorders>
            <w:vAlign w:val="center"/>
          </w:tcPr>
          <w:p w14:paraId="5276C36D"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0.06</w:t>
            </w:r>
          </w:p>
        </w:tc>
        <w:tc>
          <w:tcPr>
            <w:tcW w:w="0" w:type="auto"/>
            <w:tcBorders>
              <w:top w:val="single" w:sz="4" w:space="0" w:color="auto"/>
            </w:tcBorders>
            <w:vAlign w:val="center"/>
          </w:tcPr>
          <w:p w14:paraId="3134052A"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0.21</w:t>
            </w:r>
          </w:p>
        </w:tc>
        <w:tc>
          <w:tcPr>
            <w:tcW w:w="0" w:type="auto"/>
            <w:tcBorders>
              <w:top w:val="single" w:sz="4" w:space="0" w:color="auto"/>
            </w:tcBorders>
            <w:vAlign w:val="center"/>
          </w:tcPr>
          <w:p w14:paraId="33B6EA8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0.00</w:t>
            </w:r>
          </w:p>
        </w:tc>
        <w:tc>
          <w:tcPr>
            <w:tcW w:w="0" w:type="auto"/>
            <w:tcBorders>
              <w:top w:val="single" w:sz="4" w:space="0" w:color="auto"/>
            </w:tcBorders>
            <w:vAlign w:val="center"/>
          </w:tcPr>
          <w:p w14:paraId="0B5142AC"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0.05</w:t>
            </w:r>
          </w:p>
        </w:tc>
        <w:tc>
          <w:tcPr>
            <w:tcW w:w="0" w:type="auto"/>
            <w:tcBorders>
              <w:top w:val="single" w:sz="4" w:space="0" w:color="auto"/>
            </w:tcBorders>
            <w:vAlign w:val="center"/>
          </w:tcPr>
          <w:p w14:paraId="47778857"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4FB652DD"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0.14</w:t>
            </w:r>
          </w:p>
        </w:tc>
        <w:tc>
          <w:tcPr>
            <w:tcW w:w="0" w:type="auto"/>
            <w:tcBorders>
              <w:top w:val="single" w:sz="4" w:space="0" w:color="auto"/>
            </w:tcBorders>
            <w:vAlign w:val="center"/>
          </w:tcPr>
          <w:p w14:paraId="2095B949"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0.17</w:t>
            </w:r>
          </w:p>
        </w:tc>
        <w:tc>
          <w:tcPr>
            <w:tcW w:w="0" w:type="auto"/>
            <w:tcBorders>
              <w:top w:val="single" w:sz="4" w:space="0" w:color="auto"/>
            </w:tcBorders>
            <w:vAlign w:val="center"/>
          </w:tcPr>
          <w:p w14:paraId="2AF1E68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0.05</w:t>
            </w:r>
          </w:p>
        </w:tc>
        <w:tc>
          <w:tcPr>
            <w:tcW w:w="0" w:type="auto"/>
            <w:tcBorders>
              <w:top w:val="single" w:sz="4" w:space="0" w:color="auto"/>
            </w:tcBorders>
            <w:vAlign w:val="center"/>
          </w:tcPr>
          <w:p w14:paraId="1D26C8E7" w14:textId="1E5B73D2" w:rsidR="009110D6" w:rsidRPr="00D30B14" w:rsidRDefault="00207643" w:rsidP="008E6810">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sz w:val="18"/>
                <w:szCs w:val="18"/>
              </w:rPr>
              <w:t>0.03</w:t>
            </w:r>
          </w:p>
        </w:tc>
      </w:tr>
      <w:tr w:rsidR="009110D6" w:rsidRPr="006E7E50" w14:paraId="733C2D49" w14:textId="77777777" w:rsidTr="008E6810">
        <w:tc>
          <w:tcPr>
            <w:tcW w:w="0" w:type="auto"/>
            <w:vMerge/>
            <w:vAlign w:val="center"/>
          </w:tcPr>
          <w:p w14:paraId="418F6548" w14:textId="77777777" w:rsidR="009110D6" w:rsidRPr="00D30B14" w:rsidRDefault="009110D6" w:rsidP="009110D6">
            <w:pPr>
              <w:rPr>
                <w:rFonts w:ascii="Segoe UI" w:hAnsi="Segoe UI" w:cs="Segoe UI"/>
                <w:sz w:val="18"/>
                <w:szCs w:val="18"/>
              </w:rPr>
            </w:pPr>
          </w:p>
        </w:tc>
        <w:tc>
          <w:tcPr>
            <w:tcW w:w="0" w:type="auto"/>
            <w:tcBorders>
              <w:bottom w:val="single" w:sz="4" w:space="0" w:color="auto"/>
            </w:tcBorders>
            <w:vAlign w:val="center"/>
          </w:tcPr>
          <w:p w14:paraId="352D55BF"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1M</w:t>
            </w:r>
          </w:p>
        </w:tc>
        <w:tc>
          <w:tcPr>
            <w:tcW w:w="0" w:type="auto"/>
            <w:tcBorders>
              <w:bottom w:val="single" w:sz="4" w:space="0" w:color="auto"/>
            </w:tcBorders>
            <w:vAlign w:val="center"/>
          </w:tcPr>
          <w:p w14:paraId="273F4B04"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0.04</w:t>
            </w:r>
          </w:p>
        </w:tc>
        <w:tc>
          <w:tcPr>
            <w:tcW w:w="0" w:type="auto"/>
            <w:tcBorders>
              <w:bottom w:val="single" w:sz="4" w:space="0" w:color="auto"/>
            </w:tcBorders>
            <w:vAlign w:val="center"/>
          </w:tcPr>
          <w:p w14:paraId="422DAEFF"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0.11</w:t>
            </w:r>
          </w:p>
        </w:tc>
        <w:tc>
          <w:tcPr>
            <w:tcW w:w="0" w:type="auto"/>
            <w:tcBorders>
              <w:bottom w:val="single" w:sz="4" w:space="0" w:color="auto"/>
            </w:tcBorders>
            <w:vAlign w:val="center"/>
          </w:tcPr>
          <w:p w14:paraId="6D9F3E9B"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0.18</w:t>
            </w:r>
          </w:p>
        </w:tc>
        <w:tc>
          <w:tcPr>
            <w:tcW w:w="0" w:type="auto"/>
            <w:tcBorders>
              <w:bottom w:val="single" w:sz="4" w:space="0" w:color="auto"/>
            </w:tcBorders>
            <w:vAlign w:val="center"/>
          </w:tcPr>
          <w:p w14:paraId="1131B593"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0.06</w:t>
            </w:r>
          </w:p>
        </w:tc>
        <w:tc>
          <w:tcPr>
            <w:tcW w:w="0" w:type="auto"/>
            <w:tcBorders>
              <w:bottom w:val="single" w:sz="4" w:space="0" w:color="auto"/>
            </w:tcBorders>
            <w:vAlign w:val="center"/>
          </w:tcPr>
          <w:p w14:paraId="3B0F8638" w14:textId="77777777" w:rsidR="009110D6" w:rsidRPr="009110D6" w:rsidRDefault="009110D6" w:rsidP="008E6810">
            <w:pPr>
              <w:jc w:val="center"/>
              <w:rPr>
                <w:rFonts w:ascii="Segoe UI Semilight" w:hAnsi="Segoe UI Semilight" w:cs="Segoe UI Semilight"/>
                <w:sz w:val="18"/>
                <w:szCs w:val="18"/>
              </w:rPr>
            </w:pPr>
          </w:p>
        </w:tc>
        <w:tc>
          <w:tcPr>
            <w:tcW w:w="0" w:type="auto"/>
            <w:tcBorders>
              <w:bottom w:val="single" w:sz="4" w:space="0" w:color="auto"/>
            </w:tcBorders>
            <w:vAlign w:val="center"/>
          </w:tcPr>
          <w:p w14:paraId="5D9CE690"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0.06</w:t>
            </w:r>
          </w:p>
        </w:tc>
        <w:tc>
          <w:tcPr>
            <w:tcW w:w="0" w:type="auto"/>
            <w:tcBorders>
              <w:bottom w:val="single" w:sz="4" w:space="0" w:color="auto"/>
            </w:tcBorders>
            <w:vAlign w:val="center"/>
          </w:tcPr>
          <w:p w14:paraId="67460272"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0.23</w:t>
            </w:r>
          </w:p>
        </w:tc>
        <w:tc>
          <w:tcPr>
            <w:tcW w:w="0" w:type="auto"/>
            <w:tcBorders>
              <w:bottom w:val="single" w:sz="4" w:space="0" w:color="auto"/>
            </w:tcBorders>
            <w:vAlign w:val="center"/>
          </w:tcPr>
          <w:p w14:paraId="03D8AAFB"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0.03</w:t>
            </w:r>
          </w:p>
        </w:tc>
        <w:tc>
          <w:tcPr>
            <w:tcW w:w="0" w:type="auto"/>
            <w:tcBorders>
              <w:bottom w:val="single" w:sz="4" w:space="0" w:color="auto"/>
            </w:tcBorders>
            <w:vAlign w:val="center"/>
          </w:tcPr>
          <w:p w14:paraId="2A241150"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0.05</w:t>
            </w:r>
          </w:p>
        </w:tc>
        <w:tc>
          <w:tcPr>
            <w:tcW w:w="0" w:type="auto"/>
            <w:tcBorders>
              <w:bottom w:val="single" w:sz="4" w:space="0" w:color="auto"/>
            </w:tcBorders>
            <w:vAlign w:val="center"/>
          </w:tcPr>
          <w:p w14:paraId="44B8F165"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0611868A" w14:textId="721D9370" w:rsidR="009110D6" w:rsidRPr="00D30B14" w:rsidRDefault="00207643" w:rsidP="008E6810">
            <w:pPr>
              <w:jc w:val="center"/>
              <w:rPr>
                <w:rFonts w:ascii="Segoe UI Semilight" w:hAnsi="Segoe UI Semilight" w:cs="Segoe UI Semilight"/>
                <w:color w:val="000000"/>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color w:val="000000"/>
                <w:sz w:val="18"/>
                <w:szCs w:val="18"/>
              </w:rPr>
              <w:t>0.03</w:t>
            </w:r>
          </w:p>
        </w:tc>
        <w:tc>
          <w:tcPr>
            <w:tcW w:w="0" w:type="auto"/>
            <w:tcBorders>
              <w:bottom w:val="single" w:sz="4" w:space="0" w:color="auto"/>
            </w:tcBorders>
            <w:vAlign w:val="center"/>
          </w:tcPr>
          <w:p w14:paraId="6962FD40"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0.18</w:t>
            </w:r>
          </w:p>
        </w:tc>
        <w:tc>
          <w:tcPr>
            <w:tcW w:w="0" w:type="auto"/>
            <w:tcBorders>
              <w:bottom w:val="single" w:sz="4" w:space="0" w:color="auto"/>
            </w:tcBorders>
            <w:vAlign w:val="center"/>
          </w:tcPr>
          <w:p w14:paraId="159A6508"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0.06</w:t>
            </w:r>
          </w:p>
        </w:tc>
        <w:tc>
          <w:tcPr>
            <w:tcW w:w="0" w:type="auto"/>
            <w:tcBorders>
              <w:bottom w:val="single" w:sz="4" w:space="0" w:color="auto"/>
            </w:tcBorders>
            <w:vAlign w:val="center"/>
          </w:tcPr>
          <w:p w14:paraId="5F22A325" w14:textId="73AE1703" w:rsidR="009110D6" w:rsidRPr="00D30B14" w:rsidRDefault="00207643" w:rsidP="008E6810">
            <w:pPr>
              <w:jc w:val="center"/>
              <w:rPr>
                <w:rFonts w:ascii="Segoe UI Semilight" w:hAnsi="Segoe UI Semilight" w:cs="Segoe UI Semilight"/>
                <w:sz w:val="18"/>
                <w:szCs w:val="18"/>
              </w:rPr>
            </w:pPr>
            <w:r w:rsidRPr="009D56D5">
              <w:rPr>
                <w:rFonts w:ascii="Segoe UI Semilight" w:hAnsi="Segoe UI Semilight" w:cs="Segoe UI Semilight"/>
                <w:color w:val="000000" w:themeColor="text1"/>
                <w:sz w:val="18"/>
                <w:szCs w:val="18"/>
              </w:rPr>
              <w:t>−</w:t>
            </w:r>
            <w:r w:rsidR="009110D6" w:rsidRPr="00D30B14">
              <w:rPr>
                <w:rFonts w:ascii="Segoe UI Semilight" w:hAnsi="Segoe UI Semilight" w:cs="Segoe UI Semilight"/>
                <w:sz w:val="18"/>
                <w:szCs w:val="18"/>
              </w:rPr>
              <w:t>0.03</w:t>
            </w:r>
          </w:p>
        </w:tc>
      </w:tr>
      <w:tr w:rsidR="009110D6" w:rsidRPr="006E7E50" w14:paraId="3EB74FEE" w14:textId="77777777" w:rsidTr="008E6810">
        <w:tc>
          <w:tcPr>
            <w:tcW w:w="0" w:type="auto"/>
            <w:vMerge w:val="restart"/>
            <w:vAlign w:val="center"/>
          </w:tcPr>
          <w:p w14:paraId="0F0DB3A8"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GTMBLUP</w:t>
            </w:r>
          </w:p>
        </w:tc>
        <w:tc>
          <w:tcPr>
            <w:tcW w:w="0" w:type="auto"/>
            <w:tcBorders>
              <w:top w:val="single" w:sz="4" w:space="0" w:color="auto"/>
            </w:tcBorders>
            <w:vAlign w:val="center"/>
          </w:tcPr>
          <w:p w14:paraId="1BB1F05A"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16k</w:t>
            </w:r>
          </w:p>
        </w:tc>
        <w:tc>
          <w:tcPr>
            <w:tcW w:w="0" w:type="auto"/>
            <w:tcBorders>
              <w:top w:val="single" w:sz="4" w:space="0" w:color="auto"/>
            </w:tcBorders>
            <w:vAlign w:val="center"/>
          </w:tcPr>
          <w:p w14:paraId="145E68A4"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0.16</w:t>
            </w:r>
          </w:p>
        </w:tc>
        <w:tc>
          <w:tcPr>
            <w:tcW w:w="0" w:type="auto"/>
            <w:tcBorders>
              <w:top w:val="single" w:sz="4" w:space="0" w:color="auto"/>
            </w:tcBorders>
            <w:vAlign w:val="center"/>
          </w:tcPr>
          <w:p w14:paraId="04E11B0C"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0.24</w:t>
            </w:r>
          </w:p>
        </w:tc>
        <w:tc>
          <w:tcPr>
            <w:tcW w:w="0" w:type="auto"/>
            <w:tcBorders>
              <w:top w:val="single" w:sz="4" w:space="0" w:color="auto"/>
            </w:tcBorders>
            <w:vAlign w:val="center"/>
          </w:tcPr>
          <w:p w14:paraId="4AD74911"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0.50</w:t>
            </w:r>
          </w:p>
        </w:tc>
        <w:tc>
          <w:tcPr>
            <w:tcW w:w="0" w:type="auto"/>
            <w:tcBorders>
              <w:top w:val="single" w:sz="4" w:space="0" w:color="auto"/>
            </w:tcBorders>
            <w:vAlign w:val="center"/>
          </w:tcPr>
          <w:p w14:paraId="401AE35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0.17</w:t>
            </w:r>
          </w:p>
        </w:tc>
        <w:tc>
          <w:tcPr>
            <w:tcW w:w="0" w:type="auto"/>
            <w:tcBorders>
              <w:top w:val="single" w:sz="4" w:space="0" w:color="auto"/>
            </w:tcBorders>
            <w:vAlign w:val="center"/>
          </w:tcPr>
          <w:p w14:paraId="62919750" w14:textId="77777777" w:rsidR="009110D6" w:rsidRPr="009110D6" w:rsidRDefault="009110D6" w:rsidP="008E6810">
            <w:pPr>
              <w:jc w:val="center"/>
              <w:rPr>
                <w:rFonts w:ascii="Segoe UI Semilight" w:hAnsi="Segoe UI Semilight" w:cs="Segoe UI Semilight"/>
                <w:sz w:val="18"/>
                <w:szCs w:val="18"/>
              </w:rPr>
            </w:pPr>
          </w:p>
        </w:tc>
        <w:tc>
          <w:tcPr>
            <w:tcW w:w="0" w:type="auto"/>
            <w:tcBorders>
              <w:top w:val="single" w:sz="4" w:space="0" w:color="auto"/>
            </w:tcBorders>
            <w:vAlign w:val="center"/>
          </w:tcPr>
          <w:p w14:paraId="0666D62C"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0.32</w:t>
            </w:r>
          </w:p>
        </w:tc>
        <w:tc>
          <w:tcPr>
            <w:tcW w:w="0" w:type="auto"/>
            <w:tcBorders>
              <w:top w:val="single" w:sz="4" w:space="0" w:color="auto"/>
            </w:tcBorders>
            <w:vAlign w:val="center"/>
          </w:tcPr>
          <w:p w14:paraId="3232FDF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0.49</w:t>
            </w:r>
          </w:p>
        </w:tc>
        <w:tc>
          <w:tcPr>
            <w:tcW w:w="0" w:type="auto"/>
            <w:tcBorders>
              <w:top w:val="single" w:sz="4" w:space="0" w:color="auto"/>
            </w:tcBorders>
            <w:vAlign w:val="center"/>
          </w:tcPr>
          <w:p w14:paraId="6946F953"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0.63</w:t>
            </w:r>
          </w:p>
        </w:tc>
        <w:tc>
          <w:tcPr>
            <w:tcW w:w="0" w:type="auto"/>
            <w:tcBorders>
              <w:top w:val="single" w:sz="4" w:space="0" w:color="auto"/>
            </w:tcBorders>
            <w:vAlign w:val="center"/>
          </w:tcPr>
          <w:p w14:paraId="62D7CF40"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0.04</w:t>
            </w:r>
          </w:p>
        </w:tc>
        <w:tc>
          <w:tcPr>
            <w:tcW w:w="0" w:type="auto"/>
            <w:tcBorders>
              <w:top w:val="single" w:sz="4" w:space="0" w:color="auto"/>
            </w:tcBorders>
            <w:vAlign w:val="center"/>
          </w:tcPr>
          <w:p w14:paraId="0C36ABE3"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top w:val="single" w:sz="4" w:space="0" w:color="auto"/>
            </w:tcBorders>
            <w:vAlign w:val="center"/>
          </w:tcPr>
          <w:p w14:paraId="286CCA94"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0.32</w:t>
            </w:r>
          </w:p>
        </w:tc>
        <w:tc>
          <w:tcPr>
            <w:tcW w:w="0" w:type="auto"/>
            <w:tcBorders>
              <w:top w:val="single" w:sz="4" w:space="0" w:color="auto"/>
            </w:tcBorders>
            <w:vAlign w:val="center"/>
          </w:tcPr>
          <w:p w14:paraId="70A4628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0.31</w:t>
            </w:r>
          </w:p>
        </w:tc>
        <w:tc>
          <w:tcPr>
            <w:tcW w:w="0" w:type="auto"/>
            <w:tcBorders>
              <w:top w:val="single" w:sz="4" w:space="0" w:color="auto"/>
            </w:tcBorders>
            <w:vAlign w:val="center"/>
          </w:tcPr>
          <w:p w14:paraId="6D65FD22"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0.50</w:t>
            </w:r>
          </w:p>
        </w:tc>
        <w:tc>
          <w:tcPr>
            <w:tcW w:w="0" w:type="auto"/>
            <w:tcBorders>
              <w:top w:val="single" w:sz="4" w:space="0" w:color="auto"/>
            </w:tcBorders>
            <w:vAlign w:val="center"/>
          </w:tcPr>
          <w:p w14:paraId="7CAD04D9"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color w:val="000000"/>
                <w:sz w:val="18"/>
                <w:szCs w:val="18"/>
              </w:rPr>
              <w:t>0.17</w:t>
            </w:r>
          </w:p>
        </w:tc>
      </w:tr>
      <w:tr w:rsidR="008E6810" w:rsidRPr="006E7E50" w14:paraId="621D7834" w14:textId="77777777" w:rsidTr="008E6810">
        <w:tc>
          <w:tcPr>
            <w:tcW w:w="0" w:type="auto"/>
            <w:vMerge/>
            <w:tcBorders>
              <w:bottom w:val="single" w:sz="4" w:space="0" w:color="auto"/>
            </w:tcBorders>
          </w:tcPr>
          <w:p w14:paraId="56DFAE80" w14:textId="77777777" w:rsidR="009110D6" w:rsidRPr="006E7E50" w:rsidRDefault="009110D6" w:rsidP="009110D6">
            <w:pPr>
              <w:rPr>
                <w:rFonts w:ascii="Segoe UI" w:hAnsi="Segoe UI" w:cs="Segoe UI"/>
                <w:sz w:val="20"/>
                <w:szCs w:val="20"/>
              </w:rPr>
            </w:pPr>
          </w:p>
        </w:tc>
        <w:tc>
          <w:tcPr>
            <w:tcW w:w="0" w:type="auto"/>
            <w:tcBorders>
              <w:bottom w:val="single" w:sz="4" w:space="0" w:color="auto"/>
            </w:tcBorders>
            <w:vAlign w:val="center"/>
          </w:tcPr>
          <w:p w14:paraId="5E36460E" w14:textId="77777777" w:rsidR="009110D6" w:rsidRPr="00D30B14" w:rsidRDefault="009110D6" w:rsidP="009110D6">
            <w:pPr>
              <w:rPr>
                <w:rFonts w:ascii="Segoe UI" w:hAnsi="Segoe UI" w:cs="Segoe UI"/>
                <w:sz w:val="18"/>
                <w:szCs w:val="18"/>
              </w:rPr>
            </w:pPr>
            <w:r w:rsidRPr="00D30B14">
              <w:rPr>
                <w:rFonts w:ascii="Segoe UI" w:hAnsi="Segoe UI" w:cs="Segoe UI"/>
                <w:sz w:val="18"/>
                <w:szCs w:val="18"/>
              </w:rPr>
              <w:t>1M</w:t>
            </w:r>
          </w:p>
        </w:tc>
        <w:tc>
          <w:tcPr>
            <w:tcW w:w="0" w:type="auto"/>
            <w:tcBorders>
              <w:bottom w:val="single" w:sz="4" w:space="0" w:color="auto"/>
            </w:tcBorders>
            <w:vAlign w:val="center"/>
          </w:tcPr>
          <w:p w14:paraId="632A73F4"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0.14</w:t>
            </w:r>
          </w:p>
        </w:tc>
        <w:tc>
          <w:tcPr>
            <w:tcW w:w="0" w:type="auto"/>
            <w:tcBorders>
              <w:bottom w:val="single" w:sz="4" w:space="0" w:color="auto"/>
            </w:tcBorders>
            <w:vAlign w:val="center"/>
          </w:tcPr>
          <w:p w14:paraId="6EAF54EB"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0.23</w:t>
            </w:r>
          </w:p>
        </w:tc>
        <w:tc>
          <w:tcPr>
            <w:tcW w:w="0" w:type="auto"/>
            <w:tcBorders>
              <w:bottom w:val="single" w:sz="4" w:space="0" w:color="auto"/>
            </w:tcBorders>
            <w:vAlign w:val="center"/>
          </w:tcPr>
          <w:p w14:paraId="5759B02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0.50</w:t>
            </w:r>
          </w:p>
        </w:tc>
        <w:tc>
          <w:tcPr>
            <w:tcW w:w="0" w:type="auto"/>
            <w:tcBorders>
              <w:bottom w:val="single" w:sz="4" w:space="0" w:color="auto"/>
            </w:tcBorders>
            <w:vAlign w:val="center"/>
          </w:tcPr>
          <w:p w14:paraId="26C8DBCF"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0.17</w:t>
            </w:r>
          </w:p>
        </w:tc>
        <w:tc>
          <w:tcPr>
            <w:tcW w:w="0" w:type="auto"/>
            <w:tcBorders>
              <w:bottom w:val="single" w:sz="4" w:space="0" w:color="auto"/>
            </w:tcBorders>
            <w:vAlign w:val="center"/>
          </w:tcPr>
          <w:p w14:paraId="02A55AC9" w14:textId="77777777" w:rsidR="009110D6" w:rsidRPr="009110D6" w:rsidRDefault="009110D6" w:rsidP="008E6810">
            <w:pPr>
              <w:jc w:val="center"/>
              <w:rPr>
                <w:rFonts w:ascii="Segoe UI Semilight" w:hAnsi="Segoe UI Semilight" w:cs="Segoe UI Semilight"/>
                <w:sz w:val="18"/>
                <w:szCs w:val="18"/>
              </w:rPr>
            </w:pPr>
          </w:p>
        </w:tc>
        <w:tc>
          <w:tcPr>
            <w:tcW w:w="0" w:type="auto"/>
            <w:tcBorders>
              <w:bottom w:val="single" w:sz="4" w:space="0" w:color="auto"/>
            </w:tcBorders>
            <w:vAlign w:val="center"/>
          </w:tcPr>
          <w:p w14:paraId="1C98888B"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0.33</w:t>
            </w:r>
          </w:p>
        </w:tc>
        <w:tc>
          <w:tcPr>
            <w:tcW w:w="0" w:type="auto"/>
            <w:tcBorders>
              <w:bottom w:val="single" w:sz="4" w:space="0" w:color="auto"/>
            </w:tcBorders>
            <w:vAlign w:val="center"/>
          </w:tcPr>
          <w:p w14:paraId="22BB06D4"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0.49</w:t>
            </w:r>
          </w:p>
        </w:tc>
        <w:tc>
          <w:tcPr>
            <w:tcW w:w="0" w:type="auto"/>
            <w:tcBorders>
              <w:bottom w:val="single" w:sz="4" w:space="0" w:color="auto"/>
            </w:tcBorders>
            <w:vAlign w:val="center"/>
          </w:tcPr>
          <w:p w14:paraId="7C01C4AF"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0.65</w:t>
            </w:r>
          </w:p>
        </w:tc>
        <w:tc>
          <w:tcPr>
            <w:tcW w:w="0" w:type="auto"/>
            <w:tcBorders>
              <w:bottom w:val="single" w:sz="4" w:space="0" w:color="auto"/>
            </w:tcBorders>
            <w:vAlign w:val="center"/>
          </w:tcPr>
          <w:p w14:paraId="6AE36D53" w14:textId="77777777" w:rsidR="009110D6" w:rsidRPr="00D30B14" w:rsidRDefault="009110D6" w:rsidP="008E6810">
            <w:pPr>
              <w:jc w:val="center"/>
              <w:rPr>
                <w:rFonts w:ascii="Segoe UI Semilight" w:hAnsi="Segoe UI Semilight" w:cs="Segoe UI Semilight"/>
                <w:sz w:val="18"/>
                <w:szCs w:val="18"/>
              </w:rPr>
            </w:pPr>
            <w:r w:rsidRPr="00D30B14">
              <w:rPr>
                <w:rFonts w:ascii="Segoe UI Semilight" w:hAnsi="Segoe UI Semilight" w:cs="Segoe UI Semilight"/>
                <w:sz w:val="18"/>
                <w:szCs w:val="18"/>
              </w:rPr>
              <w:t>0.04</w:t>
            </w:r>
          </w:p>
        </w:tc>
        <w:tc>
          <w:tcPr>
            <w:tcW w:w="0" w:type="auto"/>
            <w:tcBorders>
              <w:bottom w:val="single" w:sz="4" w:space="0" w:color="auto"/>
            </w:tcBorders>
            <w:vAlign w:val="center"/>
          </w:tcPr>
          <w:p w14:paraId="31E5FDD1" w14:textId="77777777" w:rsidR="009110D6" w:rsidRPr="009110D6" w:rsidRDefault="009110D6" w:rsidP="008E6810">
            <w:pPr>
              <w:jc w:val="center"/>
              <w:rPr>
                <w:rFonts w:ascii="Segoe UI Semilight" w:hAnsi="Segoe UI Semilight" w:cs="Segoe UI Semilight"/>
                <w:color w:val="000000"/>
                <w:sz w:val="18"/>
                <w:szCs w:val="18"/>
              </w:rPr>
            </w:pPr>
          </w:p>
        </w:tc>
        <w:tc>
          <w:tcPr>
            <w:tcW w:w="0" w:type="auto"/>
            <w:tcBorders>
              <w:bottom w:val="single" w:sz="4" w:space="0" w:color="auto"/>
            </w:tcBorders>
            <w:vAlign w:val="center"/>
          </w:tcPr>
          <w:p w14:paraId="5F470DB8"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0.31</w:t>
            </w:r>
          </w:p>
        </w:tc>
        <w:tc>
          <w:tcPr>
            <w:tcW w:w="0" w:type="auto"/>
            <w:tcBorders>
              <w:bottom w:val="single" w:sz="4" w:space="0" w:color="auto"/>
            </w:tcBorders>
            <w:vAlign w:val="center"/>
          </w:tcPr>
          <w:p w14:paraId="43E64108"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0.31</w:t>
            </w:r>
          </w:p>
        </w:tc>
        <w:tc>
          <w:tcPr>
            <w:tcW w:w="0" w:type="auto"/>
            <w:tcBorders>
              <w:bottom w:val="single" w:sz="4" w:space="0" w:color="auto"/>
            </w:tcBorders>
            <w:vAlign w:val="center"/>
          </w:tcPr>
          <w:p w14:paraId="7359AD0A" w14:textId="77777777" w:rsidR="009110D6" w:rsidRPr="00D30B14" w:rsidRDefault="009110D6" w:rsidP="008E6810">
            <w:pPr>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0.51</w:t>
            </w:r>
          </w:p>
        </w:tc>
        <w:tc>
          <w:tcPr>
            <w:tcW w:w="0" w:type="auto"/>
            <w:tcBorders>
              <w:bottom w:val="single" w:sz="4" w:space="0" w:color="auto"/>
            </w:tcBorders>
            <w:vAlign w:val="center"/>
          </w:tcPr>
          <w:p w14:paraId="5250505E" w14:textId="77777777" w:rsidR="009110D6" w:rsidRPr="00D30B14" w:rsidRDefault="009110D6" w:rsidP="008E6810">
            <w:pPr>
              <w:keepNext/>
              <w:jc w:val="center"/>
              <w:rPr>
                <w:rFonts w:ascii="Segoe UI Semilight" w:hAnsi="Segoe UI Semilight" w:cs="Segoe UI Semilight"/>
                <w:color w:val="000000"/>
                <w:sz w:val="18"/>
                <w:szCs w:val="18"/>
              </w:rPr>
            </w:pPr>
            <w:r w:rsidRPr="00D30B14">
              <w:rPr>
                <w:rFonts w:ascii="Segoe UI Semilight" w:hAnsi="Segoe UI Semilight" w:cs="Segoe UI Semilight"/>
                <w:color w:val="000000"/>
                <w:sz w:val="18"/>
                <w:szCs w:val="18"/>
              </w:rPr>
              <w:t>0.17</w:t>
            </w:r>
          </w:p>
        </w:tc>
      </w:tr>
      <w:tr w:rsidR="008E6810" w:rsidRPr="006E7E50" w14:paraId="67590F6C" w14:textId="77777777" w:rsidTr="008E6810">
        <w:trPr>
          <w:trHeight w:val="144"/>
        </w:trPr>
        <w:tc>
          <w:tcPr>
            <w:tcW w:w="0" w:type="auto"/>
            <w:gridSpan w:val="16"/>
            <w:tcBorders>
              <w:top w:val="single" w:sz="4" w:space="0" w:color="auto"/>
            </w:tcBorders>
          </w:tcPr>
          <w:p w14:paraId="50730379" w14:textId="5A4E5957" w:rsidR="008E6810" w:rsidRPr="00D30B14" w:rsidRDefault="008E6810" w:rsidP="008E6810">
            <w:pPr>
              <w:keepNext/>
              <w:rPr>
                <w:rFonts w:ascii="Segoe UI Semilight" w:hAnsi="Segoe UI Semilight" w:cs="Segoe UI Semilight"/>
                <w:color w:val="000000"/>
                <w:sz w:val="18"/>
                <w:szCs w:val="18"/>
              </w:rPr>
            </w:pPr>
            <w:r w:rsidRPr="008E6810">
              <w:rPr>
                <w:rFonts w:ascii="Segoe UI Semilight" w:hAnsi="Segoe UI Semilight" w:cs="Segoe UI Semilight"/>
                <w:color w:val="000000"/>
                <w:sz w:val="18"/>
                <w:szCs w:val="18"/>
              </w:rPr>
              <w:t>16k: 16,074 CpGs; 1M: 1,058,533 CpGs.</w:t>
            </w:r>
          </w:p>
        </w:tc>
      </w:tr>
    </w:tbl>
    <w:p w14:paraId="3C7E3ACC" w14:textId="49CE3F0D" w:rsidR="00A71695" w:rsidRPr="006E7E50" w:rsidRDefault="00A71695" w:rsidP="00A71695">
      <w:pPr>
        <w:jc w:val="both"/>
        <w:rPr>
          <w:rFonts w:ascii="Segoe UI" w:hAnsi="Segoe UI" w:cs="Segoe UI"/>
          <w:sz w:val="20"/>
          <w:szCs w:val="20"/>
        </w:rPr>
      </w:pPr>
      <w:r w:rsidRPr="00957B68">
        <w:rPr>
          <w:rFonts w:ascii="Segoe UI" w:hAnsi="Segoe UI" w:cs="Segoe UI"/>
          <w:b/>
          <w:bCs/>
          <w:sz w:val="20"/>
          <w:szCs w:val="20"/>
        </w:rPr>
        <w:t>Table S</w:t>
      </w:r>
      <w:r w:rsidR="005A780D" w:rsidRPr="00957B68">
        <w:rPr>
          <w:rFonts w:ascii="Segoe UI" w:hAnsi="Segoe UI" w:cs="Segoe UI"/>
          <w:b/>
          <w:bCs/>
          <w:sz w:val="20"/>
          <w:szCs w:val="20"/>
        </w:rPr>
        <w:t>7</w:t>
      </w:r>
      <w:r w:rsidRPr="006E7E50">
        <w:rPr>
          <w:rFonts w:ascii="Segoe UI" w:hAnsi="Segoe UI" w:cs="Segoe UI"/>
          <w:sz w:val="20"/>
          <w:szCs w:val="20"/>
        </w:rPr>
        <w:t xml:space="preserve"> </w:t>
      </w:r>
      <w:r w:rsidR="001B7066">
        <w:rPr>
          <w:rFonts w:ascii="Segoe UI Semilight" w:hAnsi="Segoe UI Semilight" w:cs="Segoe UI Semilight"/>
          <w:sz w:val="20"/>
          <w:szCs w:val="20"/>
        </w:rPr>
        <w:t>Prediction accuracies from l</w:t>
      </w:r>
      <w:r w:rsidRPr="00957B68">
        <w:rPr>
          <w:rFonts w:ascii="Segoe UI Semilight" w:hAnsi="Segoe UI Semilight" w:cs="Segoe UI Semilight"/>
          <w:sz w:val="20"/>
          <w:szCs w:val="20"/>
        </w:rPr>
        <w:t xml:space="preserve">eave-one-out cross-validation (within breeds): </w:t>
      </w:r>
      <w:r w:rsidR="00D34528" w:rsidRPr="00D34528">
        <w:rPr>
          <w:rFonts w:ascii="Segoe UI Semilight" w:hAnsi="Segoe UI Semilight" w:cs="Segoe UI Semilight"/>
          <w:sz w:val="20"/>
          <w:szCs w:val="20"/>
        </w:rPr>
        <w:t>16,074 versus 1,058,533 CpG sites</w:t>
      </w:r>
    </w:p>
    <w:p w14:paraId="65C6EBFD" w14:textId="01A222D4" w:rsidR="00F91B33" w:rsidRDefault="00F91B33"/>
    <w:tbl>
      <w:tblPr>
        <w:tblStyle w:val="TableGrid"/>
        <w:tblpPr w:leftFromText="180" w:rightFromText="180" w:vertAnchor="text" w:horzAnchor="margin" w:tblpXSpec="center" w:tblpY="469"/>
        <w:tblW w:w="10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6A0" w:firstRow="1" w:lastRow="0" w:firstColumn="1" w:lastColumn="0" w:noHBand="1" w:noVBand="1"/>
      </w:tblPr>
      <w:tblGrid>
        <w:gridCol w:w="1073"/>
        <w:gridCol w:w="538"/>
        <w:gridCol w:w="718"/>
        <w:gridCol w:w="718"/>
        <w:gridCol w:w="720"/>
        <w:gridCol w:w="724"/>
        <w:gridCol w:w="274"/>
        <w:gridCol w:w="810"/>
        <w:gridCol w:w="720"/>
        <w:gridCol w:w="720"/>
        <w:gridCol w:w="720"/>
        <w:gridCol w:w="270"/>
        <w:gridCol w:w="720"/>
        <w:gridCol w:w="720"/>
        <w:gridCol w:w="810"/>
        <w:gridCol w:w="720"/>
      </w:tblGrid>
      <w:tr w:rsidR="008E6810" w:rsidRPr="008C6291" w14:paraId="11CE10B5" w14:textId="77777777" w:rsidTr="008E6810">
        <w:trPr>
          <w:trHeight w:val="173"/>
        </w:trPr>
        <w:tc>
          <w:tcPr>
            <w:tcW w:w="1611" w:type="dxa"/>
            <w:gridSpan w:val="2"/>
            <w:vMerge w:val="restart"/>
            <w:tcBorders>
              <w:top w:val="single" w:sz="4" w:space="0" w:color="auto"/>
            </w:tcBorders>
            <w:vAlign w:val="center"/>
          </w:tcPr>
          <w:p w14:paraId="2EBF0A3D" w14:textId="77777777" w:rsidR="008E6810" w:rsidRPr="0038065E" w:rsidRDefault="008E6810" w:rsidP="008C6291">
            <w:pPr>
              <w:rPr>
                <w:rFonts w:ascii="Segoe UI Semibold" w:hAnsi="Segoe UI Semibold" w:cs="Segoe UI Semibold"/>
                <w:sz w:val="20"/>
                <w:szCs w:val="20"/>
              </w:rPr>
            </w:pPr>
            <w:r w:rsidRPr="0038065E">
              <w:rPr>
                <w:rFonts w:ascii="Segoe UI Semibold" w:hAnsi="Segoe UI Semibold" w:cs="Segoe UI Semibold"/>
                <w:sz w:val="20"/>
                <w:szCs w:val="20"/>
              </w:rPr>
              <w:t>Model</w:t>
            </w:r>
          </w:p>
        </w:tc>
        <w:tc>
          <w:tcPr>
            <w:tcW w:w="2880" w:type="dxa"/>
            <w:gridSpan w:val="4"/>
            <w:tcBorders>
              <w:top w:val="single" w:sz="4" w:space="0" w:color="auto"/>
              <w:bottom w:val="single" w:sz="4" w:space="0" w:color="auto"/>
            </w:tcBorders>
            <w:vAlign w:val="center"/>
          </w:tcPr>
          <w:p w14:paraId="71F87FDA" w14:textId="77777777" w:rsidR="008E6810" w:rsidRPr="0038065E" w:rsidRDefault="008E6810" w:rsidP="008C6291">
            <w:pPr>
              <w:jc w:val="center"/>
              <w:rPr>
                <w:rFonts w:ascii="Segoe UI Semibold" w:hAnsi="Segoe UI Semibold" w:cs="Segoe UI Semibold"/>
                <w:sz w:val="20"/>
                <w:szCs w:val="20"/>
              </w:rPr>
            </w:pPr>
            <w:r w:rsidRPr="0038065E">
              <w:rPr>
                <w:rFonts w:ascii="Segoe UI Semibold" w:hAnsi="Segoe UI Semibold" w:cs="Segoe UI Semibold"/>
                <w:sz w:val="20"/>
                <w:szCs w:val="20"/>
              </w:rPr>
              <w:t>Duroc</w:t>
            </w:r>
          </w:p>
        </w:tc>
        <w:tc>
          <w:tcPr>
            <w:tcW w:w="274" w:type="dxa"/>
            <w:tcBorders>
              <w:top w:val="single" w:sz="4" w:space="0" w:color="auto"/>
            </w:tcBorders>
          </w:tcPr>
          <w:p w14:paraId="654DC927" w14:textId="6DA407F2" w:rsidR="008E6810" w:rsidRPr="0038065E" w:rsidRDefault="008E6810" w:rsidP="008C6291">
            <w:pPr>
              <w:jc w:val="center"/>
              <w:rPr>
                <w:rFonts w:ascii="Segoe UI Semibold" w:hAnsi="Segoe UI Semibold" w:cs="Segoe UI Semibold"/>
                <w:sz w:val="20"/>
                <w:szCs w:val="20"/>
              </w:rPr>
            </w:pPr>
          </w:p>
        </w:tc>
        <w:tc>
          <w:tcPr>
            <w:tcW w:w="2970" w:type="dxa"/>
            <w:gridSpan w:val="4"/>
            <w:tcBorders>
              <w:top w:val="single" w:sz="4" w:space="0" w:color="auto"/>
              <w:bottom w:val="single" w:sz="4" w:space="0" w:color="auto"/>
            </w:tcBorders>
          </w:tcPr>
          <w:p w14:paraId="742AB9DA" w14:textId="77777777" w:rsidR="008E6810" w:rsidRPr="008C6291" w:rsidRDefault="008E6810" w:rsidP="008C6291">
            <w:pPr>
              <w:jc w:val="center"/>
              <w:rPr>
                <w:rFonts w:ascii="Segoe UI Semibold" w:hAnsi="Segoe UI Semibold" w:cs="Segoe UI Semibold"/>
                <w:sz w:val="20"/>
                <w:szCs w:val="20"/>
              </w:rPr>
            </w:pPr>
            <w:r w:rsidRPr="0038065E">
              <w:rPr>
                <w:rFonts w:ascii="Segoe UI Semibold" w:hAnsi="Segoe UI Semibold" w:cs="Segoe UI Semibold"/>
                <w:sz w:val="20"/>
                <w:szCs w:val="20"/>
              </w:rPr>
              <w:t>Landrace</w:t>
            </w:r>
          </w:p>
        </w:tc>
        <w:tc>
          <w:tcPr>
            <w:tcW w:w="270" w:type="dxa"/>
            <w:tcBorders>
              <w:top w:val="single" w:sz="4" w:space="0" w:color="auto"/>
            </w:tcBorders>
          </w:tcPr>
          <w:p w14:paraId="2628D47C" w14:textId="77777777" w:rsidR="008E6810" w:rsidRPr="008C6291" w:rsidRDefault="008E6810" w:rsidP="008C6291">
            <w:pPr>
              <w:jc w:val="center"/>
              <w:rPr>
                <w:rFonts w:ascii="Segoe UI Semibold" w:hAnsi="Segoe UI Semibold" w:cs="Segoe UI Semibold"/>
                <w:sz w:val="20"/>
                <w:szCs w:val="20"/>
              </w:rPr>
            </w:pPr>
          </w:p>
        </w:tc>
        <w:tc>
          <w:tcPr>
            <w:tcW w:w="2970" w:type="dxa"/>
            <w:gridSpan w:val="4"/>
            <w:tcBorders>
              <w:top w:val="single" w:sz="4" w:space="0" w:color="auto"/>
              <w:bottom w:val="single" w:sz="4" w:space="0" w:color="auto"/>
            </w:tcBorders>
          </w:tcPr>
          <w:p w14:paraId="076C6F4B" w14:textId="77777777" w:rsidR="008E6810" w:rsidRPr="0038065E" w:rsidRDefault="008E6810" w:rsidP="008C6291">
            <w:pPr>
              <w:jc w:val="center"/>
              <w:rPr>
                <w:rFonts w:ascii="Segoe UI Semibold" w:hAnsi="Segoe UI Semibold" w:cs="Segoe UI Semibold"/>
                <w:sz w:val="20"/>
                <w:szCs w:val="20"/>
              </w:rPr>
            </w:pPr>
            <w:r w:rsidRPr="0038065E">
              <w:rPr>
                <w:rFonts w:ascii="Segoe UI Semibold" w:hAnsi="Segoe UI Semibold" w:cs="Segoe UI Semibold"/>
                <w:sz w:val="20"/>
                <w:szCs w:val="20"/>
              </w:rPr>
              <w:t>Yorkshire</w:t>
            </w:r>
          </w:p>
        </w:tc>
      </w:tr>
      <w:tr w:rsidR="008E6810" w:rsidRPr="008C6291" w14:paraId="751C4AE0" w14:textId="77777777" w:rsidTr="008E6810">
        <w:trPr>
          <w:trHeight w:val="173"/>
        </w:trPr>
        <w:tc>
          <w:tcPr>
            <w:tcW w:w="1611" w:type="dxa"/>
            <w:gridSpan w:val="2"/>
            <w:vMerge/>
            <w:tcBorders>
              <w:bottom w:val="single" w:sz="4" w:space="0" w:color="auto"/>
            </w:tcBorders>
          </w:tcPr>
          <w:p w14:paraId="33F57D5B" w14:textId="77777777" w:rsidR="008E6810" w:rsidRPr="0038065E" w:rsidRDefault="008E6810" w:rsidP="008C6291">
            <w:pPr>
              <w:jc w:val="center"/>
              <w:rPr>
                <w:rFonts w:ascii="Segoe UI Semibold" w:hAnsi="Segoe UI Semibold" w:cs="Segoe UI Semibold"/>
                <w:sz w:val="20"/>
                <w:szCs w:val="20"/>
              </w:rPr>
            </w:pPr>
          </w:p>
        </w:tc>
        <w:tc>
          <w:tcPr>
            <w:tcW w:w="718" w:type="dxa"/>
            <w:tcBorders>
              <w:top w:val="single" w:sz="4" w:space="0" w:color="auto"/>
              <w:bottom w:val="single" w:sz="4" w:space="0" w:color="auto"/>
            </w:tcBorders>
            <w:vAlign w:val="center"/>
          </w:tcPr>
          <w:p w14:paraId="6BD6C84C"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ADG</w:t>
            </w:r>
          </w:p>
        </w:tc>
        <w:tc>
          <w:tcPr>
            <w:tcW w:w="718" w:type="dxa"/>
            <w:tcBorders>
              <w:top w:val="single" w:sz="4" w:space="0" w:color="auto"/>
              <w:bottom w:val="single" w:sz="4" w:space="0" w:color="auto"/>
            </w:tcBorders>
            <w:vAlign w:val="center"/>
          </w:tcPr>
          <w:p w14:paraId="29CF0D50"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BFT</w:t>
            </w:r>
          </w:p>
        </w:tc>
        <w:tc>
          <w:tcPr>
            <w:tcW w:w="720" w:type="dxa"/>
            <w:tcBorders>
              <w:top w:val="single" w:sz="4" w:space="0" w:color="auto"/>
              <w:bottom w:val="single" w:sz="4" w:space="0" w:color="auto"/>
            </w:tcBorders>
            <w:vAlign w:val="center"/>
          </w:tcPr>
          <w:p w14:paraId="073E79BA"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RFI</w:t>
            </w:r>
          </w:p>
        </w:tc>
        <w:tc>
          <w:tcPr>
            <w:tcW w:w="724" w:type="dxa"/>
            <w:tcBorders>
              <w:top w:val="single" w:sz="4" w:space="0" w:color="auto"/>
              <w:bottom w:val="single" w:sz="4" w:space="0" w:color="auto"/>
            </w:tcBorders>
            <w:vAlign w:val="center"/>
          </w:tcPr>
          <w:p w14:paraId="02D088E0"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STR</w:t>
            </w:r>
          </w:p>
        </w:tc>
        <w:tc>
          <w:tcPr>
            <w:tcW w:w="274" w:type="dxa"/>
            <w:tcBorders>
              <w:bottom w:val="single" w:sz="4" w:space="0" w:color="auto"/>
            </w:tcBorders>
            <w:vAlign w:val="center"/>
          </w:tcPr>
          <w:p w14:paraId="151FA49D" w14:textId="148C181C" w:rsidR="008E6810" w:rsidRPr="0038065E" w:rsidRDefault="008E6810" w:rsidP="00326844">
            <w:pPr>
              <w:jc w:val="center"/>
              <w:rPr>
                <w:rFonts w:ascii="Segoe UI Semibold" w:hAnsi="Segoe UI Semibold" w:cs="Segoe UI Semibold"/>
                <w:sz w:val="20"/>
                <w:szCs w:val="20"/>
              </w:rPr>
            </w:pPr>
          </w:p>
        </w:tc>
        <w:tc>
          <w:tcPr>
            <w:tcW w:w="810" w:type="dxa"/>
            <w:tcBorders>
              <w:top w:val="single" w:sz="4" w:space="0" w:color="auto"/>
              <w:bottom w:val="single" w:sz="4" w:space="0" w:color="auto"/>
            </w:tcBorders>
            <w:vAlign w:val="center"/>
          </w:tcPr>
          <w:p w14:paraId="79FAC718"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ADG</w:t>
            </w:r>
          </w:p>
        </w:tc>
        <w:tc>
          <w:tcPr>
            <w:tcW w:w="720" w:type="dxa"/>
            <w:tcBorders>
              <w:top w:val="single" w:sz="4" w:space="0" w:color="auto"/>
              <w:bottom w:val="single" w:sz="4" w:space="0" w:color="auto"/>
            </w:tcBorders>
            <w:vAlign w:val="center"/>
          </w:tcPr>
          <w:p w14:paraId="24B4CD12"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BFT</w:t>
            </w:r>
          </w:p>
        </w:tc>
        <w:tc>
          <w:tcPr>
            <w:tcW w:w="720" w:type="dxa"/>
            <w:tcBorders>
              <w:top w:val="single" w:sz="4" w:space="0" w:color="auto"/>
              <w:bottom w:val="single" w:sz="4" w:space="0" w:color="auto"/>
            </w:tcBorders>
            <w:vAlign w:val="center"/>
          </w:tcPr>
          <w:p w14:paraId="472BEDDA"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RFI</w:t>
            </w:r>
          </w:p>
        </w:tc>
        <w:tc>
          <w:tcPr>
            <w:tcW w:w="720" w:type="dxa"/>
            <w:tcBorders>
              <w:top w:val="single" w:sz="4" w:space="0" w:color="auto"/>
              <w:bottom w:val="single" w:sz="4" w:space="0" w:color="auto"/>
            </w:tcBorders>
            <w:vAlign w:val="center"/>
          </w:tcPr>
          <w:p w14:paraId="7B509484"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STR</w:t>
            </w:r>
          </w:p>
        </w:tc>
        <w:tc>
          <w:tcPr>
            <w:tcW w:w="270" w:type="dxa"/>
            <w:tcBorders>
              <w:bottom w:val="single" w:sz="4" w:space="0" w:color="auto"/>
            </w:tcBorders>
            <w:vAlign w:val="center"/>
          </w:tcPr>
          <w:p w14:paraId="5D5E815D" w14:textId="77777777" w:rsidR="008E6810" w:rsidRPr="0038065E" w:rsidRDefault="008E6810" w:rsidP="00326844">
            <w:pPr>
              <w:jc w:val="center"/>
              <w:rPr>
                <w:rFonts w:ascii="Segoe UI Semibold" w:hAnsi="Segoe UI Semibold" w:cs="Segoe UI Semibold"/>
                <w:sz w:val="20"/>
                <w:szCs w:val="20"/>
              </w:rPr>
            </w:pPr>
          </w:p>
        </w:tc>
        <w:tc>
          <w:tcPr>
            <w:tcW w:w="720" w:type="dxa"/>
            <w:tcBorders>
              <w:top w:val="single" w:sz="4" w:space="0" w:color="auto"/>
              <w:bottom w:val="single" w:sz="4" w:space="0" w:color="auto"/>
            </w:tcBorders>
            <w:vAlign w:val="center"/>
          </w:tcPr>
          <w:p w14:paraId="0D95BEE8"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ADG</w:t>
            </w:r>
          </w:p>
        </w:tc>
        <w:tc>
          <w:tcPr>
            <w:tcW w:w="720" w:type="dxa"/>
            <w:tcBorders>
              <w:top w:val="single" w:sz="4" w:space="0" w:color="auto"/>
              <w:bottom w:val="single" w:sz="4" w:space="0" w:color="auto"/>
            </w:tcBorders>
            <w:vAlign w:val="center"/>
          </w:tcPr>
          <w:p w14:paraId="44C96FE5"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BFT</w:t>
            </w:r>
          </w:p>
        </w:tc>
        <w:tc>
          <w:tcPr>
            <w:tcW w:w="810" w:type="dxa"/>
            <w:tcBorders>
              <w:top w:val="single" w:sz="4" w:space="0" w:color="auto"/>
              <w:bottom w:val="single" w:sz="4" w:space="0" w:color="auto"/>
            </w:tcBorders>
            <w:vAlign w:val="center"/>
          </w:tcPr>
          <w:p w14:paraId="7ED68512"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RFI</w:t>
            </w:r>
          </w:p>
        </w:tc>
        <w:tc>
          <w:tcPr>
            <w:tcW w:w="720" w:type="dxa"/>
            <w:tcBorders>
              <w:top w:val="single" w:sz="4" w:space="0" w:color="auto"/>
              <w:bottom w:val="single" w:sz="4" w:space="0" w:color="auto"/>
            </w:tcBorders>
            <w:vAlign w:val="center"/>
          </w:tcPr>
          <w:p w14:paraId="06BBFE6D" w14:textId="77777777" w:rsidR="008E6810" w:rsidRPr="0038065E" w:rsidRDefault="008E6810" w:rsidP="00326844">
            <w:pPr>
              <w:jc w:val="center"/>
              <w:rPr>
                <w:rFonts w:ascii="Segoe UI Semibold" w:hAnsi="Segoe UI Semibold" w:cs="Segoe UI Semibold"/>
                <w:sz w:val="20"/>
                <w:szCs w:val="20"/>
              </w:rPr>
            </w:pPr>
            <w:r w:rsidRPr="0038065E">
              <w:rPr>
                <w:rFonts w:ascii="Segoe UI Semibold" w:hAnsi="Segoe UI Semibold" w:cs="Segoe UI Semibold"/>
                <w:sz w:val="20"/>
                <w:szCs w:val="20"/>
              </w:rPr>
              <w:t>STR</w:t>
            </w:r>
          </w:p>
        </w:tc>
      </w:tr>
      <w:tr w:rsidR="008E6810" w:rsidRPr="006E7E50" w14:paraId="799C3CC8" w14:textId="77777777" w:rsidTr="008E6810">
        <w:trPr>
          <w:trHeight w:val="158"/>
        </w:trPr>
        <w:tc>
          <w:tcPr>
            <w:tcW w:w="1073" w:type="dxa"/>
            <w:vMerge w:val="restart"/>
            <w:tcBorders>
              <w:top w:val="single" w:sz="4" w:space="0" w:color="auto"/>
            </w:tcBorders>
            <w:vAlign w:val="center"/>
          </w:tcPr>
          <w:p w14:paraId="597164D1"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MBLUP</w:t>
            </w:r>
          </w:p>
        </w:tc>
        <w:tc>
          <w:tcPr>
            <w:tcW w:w="538" w:type="dxa"/>
            <w:tcBorders>
              <w:top w:val="single" w:sz="4" w:space="0" w:color="auto"/>
            </w:tcBorders>
            <w:vAlign w:val="center"/>
          </w:tcPr>
          <w:p w14:paraId="6E357FEA"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16k</w:t>
            </w:r>
          </w:p>
        </w:tc>
        <w:tc>
          <w:tcPr>
            <w:tcW w:w="718" w:type="dxa"/>
            <w:tcBorders>
              <w:top w:val="single" w:sz="4" w:space="0" w:color="auto"/>
            </w:tcBorders>
            <w:vAlign w:val="center"/>
          </w:tcPr>
          <w:p w14:paraId="1579139F"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0.17</w:t>
            </w:r>
          </w:p>
        </w:tc>
        <w:tc>
          <w:tcPr>
            <w:tcW w:w="718" w:type="dxa"/>
            <w:tcBorders>
              <w:top w:val="single" w:sz="4" w:space="0" w:color="auto"/>
            </w:tcBorders>
            <w:vAlign w:val="center"/>
          </w:tcPr>
          <w:p w14:paraId="60F2658B" w14:textId="14E0ED21"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color w:val="000000" w:themeColor="text1"/>
                <w:sz w:val="18"/>
                <w:szCs w:val="18"/>
              </w:rPr>
              <w:t>−</w:t>
            </w:r>
            <w:r w:rsidRPr="0001353B">
              <w:rPr>
                <w:rFonts w:ascii="Segoe UI Semilight" w:hAnsi="Segoe UI Semilight" w:cs="Segoe UI Semilight"/>
                <w:sz w:val="18"/>
                <w:szCs w:val="18"/>
              </w:rPr>
              <w:t>0.07</w:t>
            </w:r>
          </w:p>
        </w:tc>
        <w:tc>
          <w:tcPr>
            <w:tcW w:w="720" w:type="dxa"/>
            <w:tcBorders>
              <w:top w:val="single" w:sz="4" w:space="0" w:color="auto"/>
            </w:tcBorders>
            <w:vAlign w:val="center"/>
          </w:tcPr>
          <w:p w14:paraId="4E2E7AD5"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0.31</w:t>
            </w:r>
          </w:p>
        </w:tc>
        <w:tc>
          <w:tcPr>
            <w:tcW w:w="724" w:type="dxa"/>
            <w:tcBorders>
              <w:top w:val="single" w:sz="4" w:space="0" w:color="auto"/>
            </w:tcBorders>
            <w:vAlign w:val="center"/>
          </w:tcPr>
          <w:p w14:paraId="682B2873"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0.09</w:t>
            </w:r>
          </w:p>
        </w:tc>
        <w:tc>
          <w:tcPr>
            <w:tcW w:w="274" w:type="dxa"/>
            <w:tcBorders>
              <w:top w:val="single" w:sz="4" w:space="0" w:color="auto"/>
            </w:tcBorders>
            <w:vAlign w:val="center"/>
          </w:tcPr>
          <w:p w14:paraId="5ABBB345" w14:textId="14C27095" w:rsidR="008E6810" w:rsidRPr="0001353B" w:rsidRDefault="008E6810" w:rsidP="008E6810">
            <w:pPr>
              <w:jc w:val="center"/>
              <w:rPr>
                <w:rFonts w:ascii="Segoe UI Semilight" w:hAnsi="Segoe UI Semilight" w:cs="Segoe UI Semilight"/>
                <w:color w:val="000000"/>
                <w:sz w:val="18"/>
                <w:szCs w:val="18"/>
              </w:rPr>
            </w:pPr>
          </w:p>
        </w:tc>
        <w:tc>
          <w:tcPr>
            <w:tcW w:w="810" w:type="dxa"/>
            <w:tcBorders>
              <w:top w:val="single" w:sz="4" w:space="0" w:color="auto"/>
            </w:tcBorders>
            <w:vAlign w:val="center"/>
          </w:tcPr>
          <w:p w14:paraId="6DD942B1"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0.21</w:t>
            </w:r>
          </w:p>
        </w:tc>
        <w:tc>
          <w:tcPr>
            <w:tcW w:w="720" w:type="dxa"/>
            <w:tcBorders>
              <w:top w:val="single" w:sz="4" w:space="0" w:color="auto"/>
            </w:tcBorders>
            <w:vAlign w:val="center"/>
          </w:tcPr>
          <w:p w14:paraId="42E07E55"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0.35</w:t>
            </w:r>
          </w:p>
        </w:tc>
        <w:tc>
          <w:tcPr>
            <w:tcW w:w="720" w:type="dxa"/>
            <w:tcBorders>
              <w:top w:val="single" w:sz="4" w:space="0" w:color="auto"/>
            </w:tcBorders>
            <w:vAlign w:val="center"/>
          </w:tcPr>
          <w:p w14:paraId="395B4A49"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0.12</w:t>
            </w:r>
          </w:p>
        </w:tc>
        <w:tc>
          <w:tcPr>
            <w:tcW w:w="720" w:type="dxa"/>
            <w:tcBorders>
              <w:top w:val="single" w:sz="4" w:space="0" w:color="auto"/>
            </w:tcBorders>
            <w:vAlign w:val="center"/>
          </w:tcPr>
          <w:p w14:paraId="7E3DB054"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270" w:type="dxa"/>
            <w:tcBorders>
              <w:top w:val="single" w:sz="4" w:space="0" w:color="auto"/>
            </w:tcBorders>
            <w:vAlign w:val="center"/>
          </w:tcPr>
          <w:p w14:paraId="1FA2703E"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tcBorders>
              <w:top w:val="single" w:sz="4" w:space="0" w:color="auto"/>
            </w:tcBorders>
            <w:vAlign w:val="center"/>
          </w:tcPr>
          <w:p w14:paraId="35B8B964" w14:textId="0C95520F"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0.42</w:t>
            </w:r>
          </w:p>
        </w:tc>
        <w:tc>
          <w:tcPr>
            <w:tcW w:w="720" w:type="dxa"/>
            <w:tcBorders>
              <w:top w:val="single" w:sz="4" w:space="0" w:color="auto"/>
            </w:tcBorders>
            <w:vAlign w:val="center"/>
          </w:tcPr>
          <w:p w14:paraId="0AACF405"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0.05</w:t>
            </w:r>
          </w:p>
        </w:tc>
        <w:tc>
          <w:tcPr>
            <w:tcW w:w="810" w:type="dxa"/>
            <w:tcBorders>
              <w:top w:val="single" w:sz="4" w:space="0" w:color="auto"/>
            </w:tcBorders>
            <w:vAlign w:val="center"/>
          </w:tcPr>
          <w:p w14:paraId="281A0A4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0.14</w:t>
            </w:r>
          </w:p>
        </w:tc>
        <w:tc>
          <w:tcPr>
            <w:tcW w:w="720" w:type="dxa"/>
            <w:tcBorders>
              <w:top w:val="single" w:sz="4" w:space="0" w:color="auto"/>
            </w:tcBorders>
            <w:vAlign w:val="center"/>
          </w:tcPr>
          <w:p w14:paraId="0A08406D" w14:textId="67A1EEDA"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0.03</w:t>
            </w:r>
          </w:p>
        </w:tc>
      </w:tr>
      <w:tr w:rsidR="008E6810" w:rsidRPr="006E7E50" w14:paraId="0C255690" w14:textId="77777777" w:rsidTr="008E6810">
        <w:trPr>
          <w:trHeight w:val="158"/>
        </w:trPr>
        <w:tc>
          <w:tcPr>
            <w:tcW w:w="1073" w:type="dxa"/>
            <w:vMerge/>
            <w:vAlign w:val="center"/>
          </w:tcPr>
          <w:p w14:paraId="79D4C4C8" w14:textId="77777777" w:rsidR="008E6810" w:rsidRPr="0038065E" w:rsidRDefault="008E6810" w:rsidP="008C6291">
            <w:pPr>
              <w:rPr>
                <w:rFonts w:ascii="Segoe UI" w:hAnsi="Segoe UI" w:cs="Segoe UI"/>
                <w:sz w:val="18"/>
                <w:szCs w:val="18"/>
              </w:rPr>
            </w:pPr>
          </w:p>
        </w:tc>
        <w:tc>
          <w:tcPr>
            <w:tcW w:w="538" w:type="dxa"/>
            <w:vAlign w:val="center"/>
          </w:tcPr>
          <w:p w14:paraId="728E1DB8"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1M</w:t>
            </w:r>
          </w:p>
        </w:tc>
        <w:tc>
          <w:tcPr>
            <w:tcW w:w="718" w:type="dxa"/>
            <w:vAlign w:val="center"/>
          </w:tcPr>
          <w:p w14:paraId="51171FCB"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0.01</w:t>
            </w:r>
          </w:p>
        </w:tc>
        <w:tc>
          <w:tcPr>
            <w:tcW w:w="718" w:type="dxa"/>
            <w:vAlign w:val="center"/>
          </w:tcPr>
          <w:p w14:paraId="7F2B83A3" w14:textId="365AB3E2"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themeColor="text1"/>
                <w:sz w:val="18"/>
                <w:szCs w:val="18"/>
              </w:rPr>
              <w:t>−</w:t>
            </w:r>
            <w:r w:rsidRPr="0001353B">
              <w:rPr>
                <w:rFonts w:ascii="Segoe UI Semilight" w:hAnsi="Segoe UI Semilight" w:cs="Segoe UI Semilight"/>
                <w:color w:val="000000"/>
                <w:sz w:val="18"/>
                <w:szCs w:val="18"/>
              </w:rPr>
              <w:t>0.01</w:t>
            </w:r>
          </w:p>
        </w:tc>
        <w:tc>
          <w:tcPr>
            <w:tcW w:w="720" w:type="dxa"/>
            <w:vAlign w:val="center"/>
          </w:tcPr>
          <w:p w14:paraId="4365FCB3"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-0.01</w:t>
            </w:r>
          </w:p>
        </w:tc>
        <w:tc>
          <w:tcPr>
            <w:tcW w:w="724" w:type="dxa"/>
            <w:vAlign w:val="center"/>
          </w:tcPr>
          <w:p w14:paraId="3A9C3BDD" w14:textId="4CB638C3"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themeColor="text1"/>
                <w:sz w:val="18"/>
                <w:szCs w:val="18"/>
              </w:rPr>
              <w:t>−</w:t>
            </w:r>
            <w:r w:rsidRPr="0001353B">
              <w:rPr>
                <w:rFonts w:ascii="Segoe UI Semilight" w:hAnsi="Segoe UI Semilight" w:cs="Segoe UI Semilight"/>
                <w:color w:val="000000"/>
                <w:sz w:val="18"/>
                <w:szCs w:val="18"/>
              </w:rPr>
              <w:t>0.38</w:t>
            </w:r>
          </w:p>
        </w:tc>
        <w:tc>
          <w:tcPr>
            <w:tcW w:w="274" w:type="dxa"/>
            <w:vAlign w:val="center"/>
          </w:tcPr>
          <w:p w14:paraId="16B16926" w14:textId="51A1C2C7" w:rsidR="008E6810" w:rsidRPr="0001353B" w:rsidRDefault="008E6810" w:rsidP="008E6810">
            <w:pPr>
              <w:jc w:val="center"/>
              <w:rPr>
                <w:rFonts w:ascii="Segoe UI Semilight" w:hAnsi="Segoe UI Semilight" w:cs="Segoe UI Semilight"/>
                <w:sz w:val="18"/>
                <w:szCs w:val="18"/>
              </w:rPr>
            </w:pPr>
          </w:p>
        </w:tc>
        <w:tc>
          <w:tcPr>
            <w:tcW w:w="810" w:type="dxa"/>
            <w:vAlign w:val="center"/>
          </w:tcPr>
          <w:p w14:paraId="2F1BA4CE"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720" w:type="dxa"/>
            <w:vAlign w:val="center"/>
          </w:tcPr>
          <w:p w14:paraId="528E500C"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720" w:type="dxa"/>
            <w:vAlign w:val="center"/>
          </w:tcPr>
          <w:p w14:paraId="38A1B4B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720" w:type="dxa"/>
            <w:vAlign w:val="center"/>
          </w:tcPr>
          <w:p w14:paraId="2E9E16C9" w14:textId="32C39ED6"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−0.48</w:t>
            </w:r>
          </w:p>
        </w:tc>
        <w:tc>
          <w:tcPr>
            <w:tcW w:w="270" w:type="dxa"/>
            <w:vAlign w:val="center"/>
          </w:tcPr>
          <w:p w14:paraId="01DCFC1C"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15C05E8B" w14:textId="5C01EBB8"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0.14</w:t>
            </w:r>
          </w:p>
        </w:tc>
        <w:tc>
          <w:tcPr>
            <w:tcW w:w="720" w:type="dxa"/>
            <w:vAlign w:val="center"/>
          </w:tcPr>
          <w:p w14:paraId="0FF7BFF6" w14:textId="4F8172A8"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0.23</w:t>
            </w:r>
          </w:p>
        </w:tc>
        <w:tc>
          <w:tcPr>
            <w:tcW w:w="810" w:type="dxa"/>
            <w:vAlign w:val="center"/>
          </w:tcPr>
          <w:p w14:paraId="2E8BF318"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0.07</w:t>
            </w:r>
          </w:p>
        </w:tc>
        <w:tc>
          <w:tcPr>
            <w:tcW w:w="720" w:type="dxa"/>
            <w:vAlign w:val="center"/>
          </w:tcPr>
          <w:p w14:paraId="49F9B86F"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r>
      <w:tr w:rsidR="008E6810" w:rsidRPr="006E7E50" w14:paraId="523F3262" w14:textId="77777777" w:rsidTr="008E6810">
        <w:trPr>
          <w:trHeight w:val="158"/>
        </w:trPr>
        <w:tc>
          <w:tcPr>
            <w:tcW w:w="1073" w:type="dxa"/>
            <w:vMerge w:val="restart"/>
            <w:vAlign w:val="center"/>
          </w:tcPr>
          <w:p w14:paraId="0F769CCB"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TMBLUP</w:t>
            </w:r>
          </w:p>
        </w:tc>
        <w:tc>
          <w:tcPr>
            <w:tcW w:w="538" w:type="dxa"/>
            <w:vAlign w:val="center"/>
          </w:tcPr>
          <w:p w14:paraId="5469E05A"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16k</w:t>
            </w:r>
          </w:p>
        </w:tc>
        <w:tc>
          <w:tcPr>
            <w:tcW w:w="718" w:type="dxa"/>
            <w:vAlign w:val="center"/>
          </w:tcPr>
          <w:p w14:paraId="7CD0B6E8"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0.33</w:t>
            </w:r>
          </w:p>
        </w:tc>
        <w:tc>
          <w:tcPr>
            <w:tcW w:w="718" w:type="dxa"/>
            <w:vAlign w:val="center"/>
          </w:tcPr>
          <w:p w14:paraId="6E05D6CB"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0.23</w:t>
            </w:r>
          </w:p>
        </w:tc>
        <w:tc>
          <w:tcPr>
            <w:tcW w:w="720" w:type="dxa"/>
            <w:vAlign w:val="center"/>
          </w:tcPr>
          <w:p w14:paraId="710E14F7"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0.46</w:t>
            </w:r>
          </w:p>
        </w:tc>
        <w:tc>
          <w:tcPr>
            <w:tcW w:w="724" w:type="dxa"/>
            <w:vAlign w:val="center"/>
          </w:tcPr>
          <w:p w14:paraId="4447453C"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0.21</w:t>
            </w:r>
          </w:p>
        </w:tc>
        <w:tc>
          <w:tcPr>
            <w:tcW w:w="274" w:type="dxa"/>
            <w:vAlign w:val="center"/>
          </w:tcPr>
          <w:p w14:paraId="7D37F239" w14:textId="6BDDADB4"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66547655"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0.48</w:t>
            </w:r>
          </w:p>
        </w:tc>
        <w:tc>
          <w:tcPr>
            <w:tcW w:w="720" w:type="dxa"/>
            <w:vAlign w:val="center"/>
          </w:tcPr>
          <w:p w14:paraId="514C7DDC"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0.34</w:t>
            </w:r>
          </w:p>
        </w:tc>
        <w:tc>
          <w:tcPr>
            <w:tcW w:w="720" w:type="dxa"/>
            <w:vAlign w:val="center"/>
          </w:tcPr>
          <w:p w14:paraId="7E8538BC"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0.56</w:t>
            </w:r>
          </w:p>
        </w:tc>
        <w:tc>
          <w:tcPr>
            <w:tcW w:w="720" w:type="dxa"/>
            <w:vAlign w:val="center"/>
          </w:tcPr>
          <w:p w14:paraId="57DE8001"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270" w:type="dxa"/>
            <w:vAlign w:val="center"/>
          </w:tcPr>
          <w:p w14:paraId="0DE17C02"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1E5F23CF"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0.35</w:t>
            </w:r>
          </w:p>
        </w:tc>
        <w:tc>
          <w:tcPr>
            <w:tcW w:w="720" w:type="dxa"/>
            <w:vAlign w:val="center"/>
          </w:tcPr>
          <w:p w14:paraId="42ED6FD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0.08</w:t>
            </w:r>
          </w:p>
        </w:tc>
        <w:tc>
          <w:tcPr>
            <w:tcW w:w="810" w:type="dxa"/>
            <w:vAlign w:val="center"/>
          </w:tcPr>
          <w:p w14:paraId="29E7D14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0.49</w:t>
            </w:r>
          </w:p>
        </w:tc>
        <w:tc>
          <w:tcPr>
            <w:tcW w:w="720" w:type="dxa"/>
            <w:vAlign w:val="center"/>
          </w:tcPr>
          <w:p w14:paraId="3D53C87D" w14:textId="03AB1ACF"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63EEB64E" w14:textId="77777777" w:rsidTr="008E6810">
        <w:trPr>
          <w:trHeight w:val="158"/>
        </w:trPr>
        <w:tc>
          <w:tcPr>
            <w:tcW w:w="1073" w:type="dxa"/>
            <w:vMerge/>
            <w:vAlign w:val="center"/>
          </w:tcPr>
          <w:p w14:paraId="5D7CC4AC" w14:textId="77777777" w:rsidR="008E6810" w:rsidRPr="0038065E" w:rsidRDefault="008E6810" w:rsidP="008C6291">
            <w:pPr>
              <w:rPr>
                <w:rFonts w:ascii="Segoe UI" w:hAnsi="Segoe UI" w:cs="Segoe UI"/>
                <w:sz w:val="18"/>
                <w:szCs w:val="18"/>
              </w:rPr>
            </w:pPr>
          </w:p>
        </w:tc>
        <w:tc>
          <w:tcPr>
            <w:tcW w:w="538" w:type="dxa"/>
            <w:vAlign w:val="center"/>
          </w:tcPr>
          <w:p w14:paraId="1691E9FB"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1M</w:t>
            </w:r>
          </w:p>
        </w:tc>
        <w:tc>
          <w:tcPr>
            <w:tcW w:w="718" w:type="dxa"/>
            <w:vAlign w:val="center"/>
          </w:tcPr>
          <w:p w14:paraId="76CA007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0.27</w:t>
            </w:r>
          </w:p>
        </w:tc>
        <w:tc>
          <w:tcPr>
            <w:tcW w:w="718" w:type="dxa"/>
            <w:vAlign w:val="center"/>
          </w:tcPr>
          <w:p w14:paraId="3E80137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0.23</w:t>
            </w:r>
          </w:p>
        </w:tc>
        <w:tc>
          <w:tcPr>
            <w:tcW w:w="720" w:type="dxa"/>
            <w:vAlign w:val="center"/>
          </w:tcPr>
          <w:p w14:paraId="5276C3D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0.44</w:t>
            </w:r>
          </w:p>
        </w:tc>
        <w:tc>
          <w:tcPr>
            <w:tcW w:w="724" w:type="dxa"/>
            <w:vAlign w:val="center"/>
          </w:tcPr>
          <w:p w14:paraId="31432D1A"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0.19</w:t>
            </w:r>
          </w:p>
        </w:tc>
        <w:tc>
          <w:tcPr>
            <w:tcW w:w="274" w:type="dxa"/>
            <w:vAlign w:val="center"/>
          </w:tcPr>
          <w:p w14:paraId="792601CD" w14:textId="11D397A6"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422020F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0.40</w:t>
            </w:r>
          </w:p>
        </w:tc>
        <w:tc>
          <w:tcPr>
            <w:tcW w:w="720" w:type="dxa"/>
            <w:vAlign w:val="center"/>
          </w:tcPr>
          <w:p w14:paraId="659E6BF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0.32</w:t>
            </w:r>
          </w:p>
        </w:tc>
        <w:tc>
          <w:tcPr>
            <w:tcW w:w="720" w:type="dxa"/>
            <w:vAlign w:val="center"/>
          </w:tcPr>
          <w:p w14:paraId="09A1C03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0.56</w:t>
            </w:r>
          </w:p>
        </w:tc>
        <w:tc>
          <w:tcPr>
            <w:tcW w:w="720" w:type="dxa"/>
            <w:vAlign w:val="center"/>
          </w:tcPr>
          <w:p w14:paraId="1D571E99" w14:textId="01426F53"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0.48</w:t>
            </w:r>
          </w:p>
        </w:tc>
        <w:tc>
          <w:tcPr>
            <w:tcW w:w="270" w:type="dxa"/>
            <w:vAlign w:val="center"/>
          </w:tcPr>
          <w:p w14:paraId="323DA4A8"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01E2890B"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0.35</w:t>
            </w:r>
          </w:p>
        </w:tc>
        <w:tc>
          <w:tcPr>
            <w:tcW w:w="720" w:type="dxa"/>
            <w:vAlign w:val="center"/>
          </w:tcPr>
          <w:p w14:paraId="6AB00D76" w14:textId="70909889"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c>
          <w:tcPr>
            <w:tcW w:w="810" w:type="dxa"/>
            <w:vAlign w:val="center"/>
          </w:tcPr>
          <w:p w14:paraId="7F0156FC"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0.48</w:t>
            </w:r>
          </w:p>
        </w:tc>
        <w:tc>
          <w:tcPr>
            <w:tcW w:w="720" w:type="dxa"/>
            <w:vAlign w:val="center"/>
          </w:tcPr>
          <w:p w14:paraId="717300B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r>
      <w:tr w:rsidR="008E6810" w:rsidRPr="006E7E50" w14:paraId="5AA6B9BC" w14:textId="77777777" w:rsidTr="008E6810">
        <w:trPr>
          <w:trHeight w:val="158"/>
        </w:trPr>
        <w:tc>
          <w:tcPr>
            <w:tcW w:w="1073" w:type="dxa"/>
            <w:vMerge w:val="restart"/>
            <w:vAlign w:val="center"/>
          </w:tcPr>
          <w:p w14:paraId="57D4C219"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GMBLUP</w:t>
            </w:r>
          </w:p>
        </w:tc>
        <w:tc>
          <w:tcPr>
            <w:tcW w:w="538" w:type="dxa"/>
            <w:vAlign w:val="center"/>
          </w:tcPr>
          <w:p w14:paraId="18272B47"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16k</w:t>
            </w:r>
          </w:p>
        </w:tc>
        <w:tc>
          <w:tcPr>
            <w:tcW w:w="718" w:type="dxa"/>
            <w:vAlign w:val="center"/>
          </w:tcPr>
          <w:p w14:paraId="31B3EF60"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0.17</w:t>
            </w:r>
          </w:p>
        </w:tc>
        <w:tc>
          <w:tcPr>
            <w:tcW w:w="718" w:type="dxa"/>
            <w:vAlign w:val="center"/>
          </w:tcPr>
          <w:p w14:paraId="5EF312A2"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0.07</w:t>
            </w:r>
          </w:p>
        </w:tc>
        <w:tc>
          <w:tcPr>
            <w:tcW w:w="720" w:type="dxa"/>
            <w:vAlign w:val="center"/>
          </w:tcPr>
          <w:p w14:paraId="2E1ECC1C"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0.31</w:t>
            </w:r>
          </w:p>
        </w:tc>
        <w:tc>
          <w:tcPr>
            <w:tcW w:w="724" w:type="dxa"/>
            <w:vAlign w:val="center"/>
          </w:tcPr>
          <w:p w14:paraId="6E89204A"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0.10</w:t>
            </w:r>
          </w:p>
        </w:tc>
        <w:tc>
          <w:tcPr>
            <w:tcW w:w="274" w:type="dxa"/>
            <w:vAlign w:val="center"/>
          </w:tcPr>
          <w:p w14:paraId="1DA8BA16" w14:textId="75346DCF"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6CF79390"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0.22</w:t>
            </w:r>
          </w:p>
        </w:tc>
        <w:tc>
          <w:tcPr>
            <w:tcW w:w="720" w:type="dxa"/>
            <w:vAlign w:val="center"/>
          </w:tcPr>
          <w:p w14:paraId="70E4F6A4"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0.36</w:t>
            </w:r>
          </w:p>
        </w:tc>
        <w:tc>
          <w:tcPr>
            <w:tcW w:w="720" w:type="dxa"/>
            <w:vAlign w:val="center"/>
          </w:tcPr>
          <w:p w14:paraId="1AD6F109"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0.15</w:t>
            </w:r>
          </w:p>
        </w:tc>
        <w:tc>
          <w:tcPr>
            <w:tcW w:w="720" w:type="dxa"/>
            <w:vAlign w:val="center"/>
          </w:tcPr>
          <w:p w14:paraId="42E998B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270" w:type="dxa"/>
            <w:vAlign w:val="center"/>
          </w:tcPr>
          <w:p w14:paraId="1693C7DF"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3E677C5F" w14:textId="30A0EDC0"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0.50</w:t>
            </w:r>
          </w:p>
        </w:tc>
        <w:tc>
          <w:tcPr>
            <w:tcW w:w="720" w:type="dxa"/>
            <w:vAlign w:val="center"/>
          </w:tcPr>
          <w:p w14:paraId="231B117E"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0.10</w:t>
            </w:r>
          </w:p>
        </w:tc>
        <w:tc>
          <w:tcPr>
            <w:tcW w:w="810" w:type="dxa"/>
            <w:vAlign w:val="center"/>
          </w:tcPr>
          <w:p w14:paraId="607AE577"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0.24</w:t>
            </w:r>
          </w:p>
        </w:tc>
        <w:tc>
          <w:tcPr>
            <w:tcW w:w="720" w:type="dxa"/>
            <w:vAlign w:val="center"/>
          </w:tcPr>
          <w:p w14:paraId="65C1E62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44395773" w14:textId="77777777" w:rsidTr="008E6810">
        <w:trPr>
          <w:trHeight w:val="158"/>
        </w:trPr>
        <w:tc>
          <w:tcPr>
            <w:tcW w:w="1073" w:type="dxa"/>
            <w:vMerge/>
            <w:vAlign w:val="center"/>
          </w:tcPr>
          <w:p w14:paraId="49304626" w14:textId="77777777" w:rsidR="008E6810" w:rsidRPr="0038065E" w:rsidRDefault="008E6810" w:rsidP="008C6291">
            <w:pPr>
              <w:rPr>
                <w:rFonts w:ascii="Segoe UI" w:hAnsi="Segoe UI" w:cs="Segoe UI"/>
                <w:sz w:val="18"/>
                <w:szCs w:val="18"/>
              </w:rPr>
            </w:pPr>
          </w:p>
        </w:tc>
        <w:tc>
          <w:tcPr>
            <w:tcW w:w="538" w:type="dxa"/>
            <w:vAlign w:val="center"/>
          </w:tcPr>
          <w:p w14:paraId="5C000C60"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1M</w:t>
            </w:r>
          </w:p>
        </w:tc>
        <w:tc>
          <w:tcPr>
            <w:tcW w:w="718" w:type="dxa"/>
            <w:vAlign w:val="center"/>
          </w:tcPr>
          <w:p w14:paraId="08E7A049"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0.07</w:t>
            </w:r>
          </w:p>
        </w:tc>
        <w:tc>
          <w:tcPr>
            <w:tcW w:w="718" w:type="dxa"/>
            <w:vAlign w:val="center"/>
          </w:tcPr>
          <w:p w14:paraId="38FCC917"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0.09</w:t>
            </w:r>
          </w:p>
        </w:tc>
        <w:tc>
          <w:tcPr>
            <w:tcW w:w="720" w:type="dxa"/>
            <w:vAlign w:val="center"/>
          </w:tcPr>
          <w:p w14:paraId="54BB5683"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0.18</w:t>
            </w:r>
          </w:p>
        </w:tc>
        <w:tc>
          <w:tcPr>
            <w:tcW w:w="724" w:type="dxa"/>
            <w:vAlign w:val="center"/>
          </w:tcPr>
          <w:p w14:paraId="31F2D3A8"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0.06</w:t>
            </w:r>
          </w:p>
        </w:tc>
        <w:tc>
          <w:tcPr>
            <w:tcW w:w="274" w:type="dxa"/>
            <w:vAlign w:val="center"/>
          </w:tcPr>
          <w:p w14:paraId="4BAE955E" w14:textId="52FF8773"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03A51FFA"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0.19</w:t>
            </w:r>
          </w:p>
        </w:tc>
        <w:tc>
          <w:tcPr>
            <w:tcW w:w="720" w:type="dxa"/>
            <w:vAlign w:val="center"/>
          </w:tcPr>
          <w:p w14:paraId="70C871B7"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0.36</w:t>
            </w:r>
          </w:p>
        </w:tc>
        <w:tc>
          <w:tcPr>
            <w:tcW w:w="720" w:type="dxa"/>
            <w:vAlign w:val="center"/>
          </w:tcPr>
          <w:p w14:paraId="54BF66A6"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0.14</w:t>
            </w:r>
          </w:p>
        </w:tc>
        <w:tc>
          <w:tcPr>
            <w:tcW w:w="720" w:type="dxa"/>
            <w:vAlign w:val="center"/>
          </w:tcPr>
          <w:p w14:paraId="4DD1E12B" w14:textId="275D169B"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0.48</w:t>
            </w:r>
          </w:p>
        </w:tc>
        <w:tc>
          <w:tcPr>
            <w:tcW w:w="270" w:type="dxa"/>
            <w:vAlign w:val="center"/>
          </w:tcPr>
          <w:p w14:paraId="07B819EC"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3CC72A68" w14:textId="52778E76"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0.14</w:t>
            </w:r>
          </w:p>
        </w:tc>
        <w:tc>
          <w:tcPr>
            <w:tcW w:w="720" w:type="dxa"/>
            <w:vAlign w:val="center"/>
          </w:tcPr>
          <w:p w14:paraId="3FB2B00C"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0.11</w:t>
            </w:r>
          </w:p>
        </w:tc>
        <w:tc>
          <w:tcPr>
            <w:tcW w:w="810" w:type="dxa"/>
            <w:vAlign w:val="center"/>
          </w:tcPr>
          <w:p w14:paraId="45189526"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0.26</w:t>
            </w:r>
          </w:p>
        </w:tc>
        <w:tc>
          <w:tcPr>
            <w:tcW w:w="720" w:type="dxa"/>
            <w:vAlign w:val="center"/>
          </w:tcPr>
          <w:p w14:paraId="5B1EB60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7B95F978" w14:textId="77777777" w:rsidTr="008E6810">
        <w:trPr>
          <w:trHeight w:val="158"/>
        </w:trPr>
        <w:tc>
          <w:tcPr>
            <w:tcW w:w="1073" w:type="dxa"/>
            <w:vMerge w:val="restart"/>
            <w:vAlign w:val="center"/>
          </w:tcPr>
          <w:p w14:paraId="66DC9FC1"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GxMBLUP</w:t>
            </w:r>
          </w:p>
        </w:tc>
        <w:tc>
          <w:tcPr>
            <w:tcW w:w="538" w:type="dxa"/>
            <w:vAlign w:val="center"/>
          </w:tcPr>
          <w:p w14:paraId="38E9AC2B"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16k</w:t>
            </w:r>
          </w:p>
        </w:tc>
        <w:tc>
          <w:tcPr>
            <w:tcW w:w="718" w:type="dxa"/>
            <w:vAlign w:val="center"/>
          </w:tcPr>
          <w:p w14:paraId="777ECD87"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0.16</w:t>
            </w:r>
          </w:p>
        </w:tc>
        <w:tc>
          <w:tcPr>
            <w:tcW w:w="718" w:type="dxa"/>
            <w:vAlign w:val="center"/>
          </w:tcPr>
          <w:p w14:paraId="569FA110"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0.07</w:t>
            </w:r>
          </w:p>
        </w:tc>
        <w:tc>
          <w:tcPr>
            <w:tcW w:w="720" w:type="dxa"/>
            <w:vAlign w:val="center"/>
          </w:tcPr>
          <w:p w14:paraId="44F2C7BE"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0.31</w:t>
            </w:r>
          </w:p>
        </w:tc>
        <w:tc>
          <w:tcPr>
            <w:tcW w:w="724" w:type="dxa"/>
            <w:vAlign w:val="center"/>
          </w:tcPr>
          <w:p w14:paraId="30E59133" w14:textId="7985BFC9"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color w:val="000000" w:themeColor="text1"/>
                <w:sz w:val="18"/>
                <w:szCs w:val="18"/>
              </w:rPr>
              <w:t>−</w:t>
            </w:r>
            <w:r w:rsidRPr="0001353B">
              <w:rPr>
                <w:rFonts w:ascii="Segoe UI Semilight" w:hAnsi="Segoe UI Semilight" w:cs="Segoe UI Semilight"/>
                <w:sz w:val="18"/>
                <w:szCs w:val="18"/>
              </w:rPr>
              <w:t>0.17</w:t>
            </w:r>
          </w:p>
        </w:tc>
        <w:tc>
          <w:tcPr>
            <w:tcW w:w="274" w:type="dxa"/>
            <w:vAlign w:val="center"/>
          </w:tcPr>
          <w:p w14:paraId="72002ECF" w14:textId="682F9B6A"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0C10C0E0"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0.22</w:t>
            </w:r>
          </w:p>
        </w:tc>
        <w:tc>
          <w:tcPr>
            <w:tcW w:w="720" w:type="dxa"/>
            <w:vAlign w:val="center"/>
          </w:tcPr>
          <w:p w14:paraId="79C406A5"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0.36</w:t>
            </w:r>
          </w:p>
        </w:tc>
        <w:tc>
          <w:tcPr>
            <w:tcW w:w="720" w:type="dxa"/>
            <w:vAlign w:val="center"/>
          </w:tcPr>
          <w:p w14:paraId="703FEDC3"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0.15</w:t>
            </w:r>
          </w:p>
        </w:tc>
        <w:tc>
          <w:tcPr>
            <w:tcW w:w="720" w:type="dxa"/>
            <w:vAlign w:val="center"/>
          </w:tcPr>
          <w:p w14:paraId="5F913B6A" w14:textId="695027D5"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0.18</w:t>
            </w:r>
          </w:p>
        </w:tc>
        <w:tc>
          <w:tcPr>
            <w:tcW w:w="270" w:type="dxa"/>
            <w:vAlign w:val="center"/>
          </w:tcPr>
          <w:p w14:paraId="61A128CC"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7EA70B66" w14:textId="545FE643"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0.50</w:t>
            </w:r>
          </w:p>
        </w:tc>
        <w:tc>
          <w:tcPr>
            <w:tcW w:w="720" w:type="dxa"/>
            <w:vAlign w:val="center"/>
          </w:tcPr>
          <w:p w14:paraId="696D3A78"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0.12</w:t>
            </w:r>
          </w:p>
        </w:tc>
        <w:tc>
          <w:tcPr>
            <w:tcW w:w="810" w:type="dxa"/>
            <w:vAlign w:val="center"/>
          </w:tcPr>
          <w:p w14:paraId="1E68F586"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0.25</w:t>
            </w:r>
          </w:p>
        </w:tc>
        <w:tc>
          <w:tcPr>
            <w:tcW w:w="720" w:type="dxa"/>
            <w:vAlign w:val="center"/>
          </w:tcPr>
          <w:p w14:paraId="3B9FC6AF"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7504F43B" w14:textId="77777777" w:rsidTr="008E6810">
        <w:trPr>
          <w:trHeight w:val="158"/>
        </w:trPr>
        <w:tc>
          <w:tcPr>
            <w:tcW w:w="1073" w:type="dxa"/>
            <w:vMerge/>
            <w:vAlign w:val="center"/>
          </w:tcPr>
          <w:p w14:paraId="43905EE3" w14:textId="77777777" w:rsidR="008E6810" w:rsidRPr="0038065E" w:rsidRDefault="008E6810" w:rsidP="008C6291">
            <w:pPr>
              <w:rPr>
                <w:rFonts w:ascii="Segoe UI" w:hAnsi="Segoe UI" w:cs="Segoe UI"/>
                <w:sz w:val="18"/>
                <w:szCs w:val="18"/>
              </w:rPr>
            </w:pPr>
          </w:p>
        </w:tc>
        <w:tc>
          <w:tcPr>
            <w:tcW w:w="538" w:type="dxa"/>
            <w:vAlign w:val="center"/>
          </w:tcPr>
          <w:p w14:paraId="149512B1"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1M</w:t>
            </w:r>
          </w:p>
        </w:tc>
        <w:tc>
          <w:tcPr>
            <w:tcW w:w="718" w:type="dxa"/>
            <w:vAlign w:val="center"/>
          </w:tcPr>
          <w:p w14:paraId="35FADD2E"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0.10</w:t>
            </w:r>
          </w:p>
        </w:tc>
        <w:tc>
          <w:tcPr>
            <w:tcW w:w="718" w:type="dxa"/>
            <w:vAlign w:val="center"/>
          </w:tcPr>
          <w:p w14:paraId="7403EF1F"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0.09</w:t>
            </w:r>
          </w:p>
        </w:tc>
        <w:tc>
          <w:tcPr>
            <w:tcW w:w="720" w:type="dxa"/>
            <w:vAlign w:val="center"/>
          </w:tcPr>
          <w:p w14:paraId="55F9680E"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0.18</w:t>
            </w:r>
          </w:p>
        </w:tc>
        <w:tc>
          <w:tcPr>
            <w:tcW w:w="724" w:type="dxa"/>
            <w:vAlign w:val="center"/>
          </w:tcPr>
          <w:p w14:paraId="5C19BB39" w14:textId="770D4986"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themeColor="text1"/>
                <w:sz w:val="18"/>
                <w:szCs w:val="18"/>
              </w:rPr>
              <w:t>−</w:t>
            </w:r>
            <w:r w:rsidRPr="0001353B">
              <w:rPr>
                <w:rFonts w:ascii="Segoe UI Semilight" w:hAnsi="Segoe UI Semilight" w:cs="Segoe UI Semilight"/>
                <w:color w:val="000000"/>
                <w:sz w:val="18"/>
                <w:szCs w:val="18"/>
              </w:rPr>
              <w:t>0.15</w:t>
            </w:r>
          </w:p>
        </w:tc>
        <w:tc>
          <w:tcPr>
            <w:tcW w:w="274" w:type="dxa"/>
            <w:vAlign w:val="center"/>
          </w:tcPr>
          <w:p w14:paraId="62306740" w14:textId="619E9282"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75F5F184"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0.19</w:t>
            </w:r>
          </w:p>
        </w:tc>
        <w:tc>
          <w:tcPr>
            <w:tcW w:w="720" w:type="dxa"/>
            <w:vAlign w:val="center"/>
          </w:tcPr>
          <w:p w14:paraId="773F4B09"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0.36</w:t>
            </w:r>
          </w:p>
        </w:tc>
        <w:tc>
          <w:tcPr>
            <w:tcW w:w="720" w:type="dxa"/>
            <w:vAlign w:val="center"/>
          </w:tcPr>
          <w:p w14:paraId="522EA2A9"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0.14</w:t>
            </w:r>
          </w:p>
        </w:tc>
        <w:tc>
          <w:tcPr>
            <w:tcW w:w="720" w:type="dxa"/>
            <w:vAlign w:val="center"/>
          </w:tcPr>
          <w:p w14:paraId="62231A1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270" w:type="dxa"/>
            <w:vAlign w:val="center"/>
          </w:tcPr>
          <w:p w14:paraId="77ADB9E0"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5EC0C36E" w14:textId="5A494835"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0.14</w:t>
            </w:r>
          </w:p>
        </w:tc>
        <w:tc>
          <w:tcPr>
            <w:tcW w:w="720" w:type="dxa"/>
            <w:vAlign w:val="center"/>
          </w:tcPr>
          <w:p w14:paraId="241632F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0.12</w:t>
            </w:r>
          </w:p>
        </w:tc>
        <w:tc>
          <w:tcPr>
            <w:tcW w:w="810" w:type="dxa"/>
            <w:vAlign w:val="center"/>
          </w:tcPr>
          <w:p w14:paraId="02AD3B8B"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0.26</w:t>
            </w:r>
          </w:p>
        </w:tc>
        <w:tc>
          <w:tcPr>
            <w:tcW w:w="720" w:type="dxa"/>
            <w:vAlign w:val="center"/>
          </w:tcPr>
          <w:p w14:paraId="4AD1FDD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7E44E899" w14:textId="77777777" w:rsidTr="008E6810">
        <w:trPr>
          <w:trHeight w:val="158"/>
        </w:trPr>
        <w:tc>
          <w:tcPr>
            <w:tcW w:w="1073" w:type="dxa"/>
            <w:vMerge w:val="restart"/>
            <w:vAlign w:val="center"/>
          </w:tcPr>
          <w:p w14:paraId="5A1A7052"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GTMBLUP</w:t>
            </w:r>
          </w:p>
        </w:tc>
        <w:tc>
          <w:tcPr>
            <w:tcW w:w="538" w:type="dxa"/>
            <w:vAlign w:val="center"/>
          </w:tcPr>
          <w:p w14:paraId="4353E16A"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16k</w:t>
            </w:r>
          </w:p>
        </w:tc>
        <w:tc>
          <w:tcPr>
            <w:tcW w:w="718" w:type="dxa"/>
            <w:vAlign w:val="center"/>
          </w:tcPr>
          <w:p w14:paraId="03FB815E"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0.33</w:t>
            </w:r>
          </w:p>
        </w:tc>
        <w:tc>
          <w:tcPr>
            <w:tcW w:w="718" w:type="dxa"/>
            <w:vAlign w:val="center"/>
          </w:tcPr>
          <w:p w14:paraId="629EAF2A"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0.23</w:t>
            </w:r>
          </w:p>
        </w:tc>
        <w:tc>
          <w:tcPr>
            <w:tcW w:w="720" w:type="dxa"/>
            <w:vAlign w:val="center"/>
          </w:tcPr>
          <w:p w14:paraId="7CB2CB0D"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0.46</w:t>
            </w:r>
          </w:p>
        </w:tc>
        <w:tc>
          <w:tcPr>
            <w:tcW w:w="724" w:type="dxa"/>
            <w:vAlign w:val="center"/>
          </w:tcPr>
          <w:p w14:paraId="7224A808"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0.19</w:t>
            </w:r>
          </w:p>
        </w:tc>
        <w:tc>
          <w:tcPr>
            <w:tcW w:w="274" w:type="dxa"/>
            <w:vAlign w:val="center"/>
          </w:tcPr>
          <w:p w14:paraId="034F33EB" w14:textId="14BDDD8F" w:rsidR="008E6810" w:rsidRPr="0001353B" w:rsidRDefault="008E6810" w:rsidP="008E6810">
            <w:pPr>
              <w:jc w:val="center"/>
              <w:rPr>
                <w:rFonts w:ascii="Segoe UI Semilight" w:hAnsi="Segoe UI Semilight" w:cs="Segoe UI Semilight"/>
                <w:color w:val="000000"/>
                <w:sz w:val="18"/>
                <w:szCs w:val="18"/>
              </w:rPr>
            </w:pPr>
          </w:p>
        </w:tc>
        <w:tc>
          <w:tcPr>
            <w:tcW w:w="810" w:type="dxa"/>
            <w:vAlign w:val="center"/>
          </w:tcPr>
          <w:p w14:paraId="10877F56"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0.48</w:t>
            </w:r>
          </w:p>
        </w:tc>
        <w:tc>
          <w:tcPr>
            <w:tcW w:w="720" w:type="dxa"/>
            <w:vAlign w:val="center"/>
          </w:tcPr>
          <w:p w14:paraId="392CCC3A"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0.40</w:t>
            </w:r>
          </w:p>
        </w:tc>
        <w:tc>
          <w:tcPr>
            <w:tcW w:w="720" w:type="dxa"/>
            <w:vAlign w:val="center"/>
          </w:tcPr>
          <w:p w14:paraId="06A3B094"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0.57</w:t>
            </w:r>
          </w:p>
        </w:tc>
        <w:tc>
          <w:tcPr>
            <w:tcW w:w="720" w:type="dxa"/>
            <w:vAlign w:val="center"/>
          </w:tcPr>
          <w:p w14:paraId="50B9D9A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p>
        </w:tc>
        <w:tc>
          <w:tcPr>
            <w:tcW w:w="270" w:type="dxa"/>
            <w:vAlign w:val="center"/>
          </w:tcPr>
          <w:p w14:paraId="04DEFAB7"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vAlign w:val="center"/>
          </w:tcPr>
          <w:p w14:paraId="7944F04E"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0.35</w:t>
            </w:r>
          </w:p>
        </w:tc>
        <w:tc>
          <w:tcPr>
            <w:tcW w:w="720" w:type="dxa"/>
            <w:vAlign w:val="center"/>
          </w:tcPr>
          <w:p w14:paraId="64C3D885"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0.13</w:t>
            </w:r>
          </w:p>
        </w:tc>
        <w:tc>
          <w:tcPr>
            <w:tcW w:w="810" w:type="dxa"/>
            <w:vAlign w:val="center"/>
          </w:tcPr>
          <w:p w14:paraId="48564DA4"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0.51</w:t>
            </w:r>
          </w:p>
        </w:tc>
        <w:tc>
          <w:tcPr>
            <w:tcW w:w="720" w:type="dxa"/>
            <w:vAlign w:val="center"/>
          </w:tcPr>
          <w:p w14:paraId="31ED78E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78606DB8" w14:textId="77777777" w:rsidTr="008E6810">
        <w:trPr>
          <w:trHeight w:val="158"/>
        </w:trPr>
        <w:tc>
          <w:tcPr>
            <w:tcW w:w="1073" w:type="dxa"/>
            <w:vMerge/>
            <w:tcBorders>
              <w:bottom w:val="single" w:sz="4" w:space="0" w:color="auto"/>
            </w:tcBorders>
          </w:tcPr>
          <w:p w14:paraId="349C20E1" w14:textId="77777777" w:rsidR="008E6810" w:rsidRPr="006E7E50" w:rsidRDefault="008E6810" w:rsidP="008C6291">
            <w:pPr>
              <w:rPr>
                <w:rFonts w:ascii="Segoe UI" w:hAnsi="Segoe UI" w:cs="Segoe UI"/>
                <w:sz w:val="20"/>
                <w:szCs w:val="20"/>
              </w:rPr>
            </w:pPr>
          </w:p>
        </w:tc>
        <w:tc>
          <w:tcPr>
            <w:tcW w:w="538" w:type="dxa"/>
            <w:tcBorders>
              <w:bottom w:val="single" w:sz="4" w:space="0" w:color="auto"/>
            </w:tcBorders>
            <w:vAlign w:val="center"/>
          </w:tcPr>
          <w:p w14:paraId="64A635C5" w14:textId="77777777" w:rsidR="008E6810" w:rsidRPr="0038065E" w:rsidRDefault="008E6810" w:rsidP="008C6291">
            <w:pPr>
              <w:rPr>
                <w:rFonts w:ascii="Segoe UI" w:hAnsi="Segoe UI" w:cs="Segoe UI"/>
                <w:sz w:val="18"/>
                <w:szCs w:val="18"/>
              </w:rPr>
            </w:pPr>
            <w:r w:rsidRPr="0038065E">
              <w:rPr>
                <w:rFonts w:ascii="Segoe UI" w:hAnsi="Segoe UI" w:cs="Segoe UI"/>
                <w:sz w:val="18"/>
                <w:szCs w:val="18"/>
              </w:rPr>
              <w:t>1M</w:t>
            </w:r>
          </w:p>
        </w:tc>
        <w:tc>
          <w:tcPr>
            <w:tcW w:w="718" w:type="dxa"/>
            <w:tcBorders>
              <w:bottom w:val="single" w:sz="4" w:space="0" w:color="auto"/>
            </w:tcBorders>
            <w:vAlign w:val="center"/>
          </w:tcPr>
          <w:p w14:paraId="5769C53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0.29</w:t>
            </w:r>
          </w:p>
        </w:tc>
        <w:tc>
          <w:tcPr>
            <w:tcW w:w="718" w:type="dxa"/>
            <w:tcBorders>
              <w:bottom w:val="single" w:sz="4" w:space="0" w:color="auto"/>
            </w:tcBorders>
            <w:vAlign w:val="center"/>
          </w:tcPr>
          <w:p w14:paraId="0FBEE7F5"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0.23</w:t>
            </w:r>
          </w:p>
        </w:tc>
        <w:tc>
          <w:tcPr>
            <w:tcW w:w="720" w:type="dxa"/>
            <w:tcBorders>
              <w:bottom w:val="single" w:sz="4" w:space="0" w:color="auto"/>
            </w:tcBorders>
            <w:vAlign w:val="center"/>
          </w:tcPr>
          <w:p w14:paraId="29D55ED9" w14:textId="77777777" w:rsidR="008E6810" w:rsidRPr="0001353B" w:rsidRDefault="008E6810" w:rsidP="008E6810">
            <w:pPr>
              <w:jc w:val="center"/>
              <w:rPr>
                <w:rFonts w:ascii="Segoe UI Semilight" w:hAnsi="Segoe UI Semilight" w:cs="Segoe UI Semilight"/>
                <w:sz w:val="18"/>
                <w:szCs w:val="18"/>
              </w:rPr>
            </w:pPr>
            <w:r w:rsidRPr="0001353B">
              <w:rPr>
                <w:rFonts w:ascii="Segoe UI Semilight" w:hAnsi="Segoe UI Semilight" w:cs="Segoe UI Semilight"/>
                <w:sz w:val="18"/>
                <w:szCs w:val="18"/>
              </w:rPr>
              <w:t>0.44</w:t>
            </w:r>
          </w:p>
        </w:tc>
        <w:tc>
          <w:tcPr>
            <w:tcW w:w="724" w:type="dxa"/>
            <w:tcBorders>
              <w:bottom w:val="single" w:sz="4" w:space="0" w:color="auto"/>
            </w:tcBorders>
            <w:vAlign w:val="center"/>
          </w:tcPr>
          <w:p w14:paraId="79A47130"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0.19</w:t>
            </w:r>
          </w:p>
        </w:tc>
        <w:tc>
          <w:tcPr>
            <w:tcW w:w="274" w:type="dxa"/>
            <w:tcBorders>
              <w:bottom w:val="single" w:sz="4" w:space="0" w:color="auto"/>
            </w:tcBorders>
            <w:vAlign w:val="center"/>
          </w:tcPr>
          <w:p w14:paraId="34972DC8" w14:textId="4F0B721E" w:rsidR="008E6810" w:rsidRPr="0001353B" w:rsidRDefault="008E6810" w:rsidP="008E6810">
            <w:pPr>
              <w:jc w:val="center"/>
              <w:rPr>
                <w:rFonts w:ascii="Segoe UI Semilight" w:hAnsi="Segoe UI Semilight" w:cs="Segoe UI Semilight"/>
                <w:color w:val="000000"/>
                <w:sz w:val="18"/>
                <w:szCs w:val="18"/>
              </w:rPr>
            </w:pPr>
          </w:p>
        </w:tc>
        <w:tc>
          <w:tcPr>
            <w:tcW w:w="810" w:type="dxa"/>
            <w:tcBorders>
              <w:bottom w:val="single" w:sz="4" w:space="0" w:color="auto"/>
            </w:tcBorders>
            <w:vAlign w:val="center"/>
          </w:tcPr>
          <w:p w14:paraId="26C4285A"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0.47</w:t>
            </w:r>
          </w:p>
        </w:tc>
        <w:tc>
          <w:tcPr>
            <w:tcW w:w="720" w:type="dxa"/>
            <w:tcBorders>
              <w:bottom w:val="single" w:sz="4" w:space="0" w:color="auto"/>
            </w:tcBorders>
            <w:vAlign w:val="center"/>
          </w:tcPr>
          <w:p w14:paraId="4E4CBE3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0.40</w:t>
            </w:r>
          </w:p>
        </w:tc>
        <w:tc>
          <w:tcPr>
            <w:tcW w:w="720" w:type="dxa"/>
            <w:tcBorders>
              <w:bottom w:val="single" w:sz="4" w:space="0" w:color="auto"/>
            </w:tcBorders>
            <w:vAlign w:val="center"/>
          </w:tcPr>
          <w:p w14:paraId="712B172E"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0.56</w:t>
            </w:r>
          </w:p>
        </w:tc>
        <w:tc>
          <w:tcPr>
            <w:tcW w:w="720" w:type="dxa"/>
            <w:tcBorders>
              <w:bottom w:val="single" w:sz="4" w:space="0" w:color="auto"/>
            </w:tcBorders>
            <w:vAlign w:val="center"/>
          </w:tcPr>
          <w:p w14:paraId="1D252491" w14:textId="0FD74A3C"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sz w:val="18"/>
                <w:szCs w:val="18"/>
              </w:rPr>
              <w:t>−</w:t>
            </w:r>
            <w:r w:rsidRPr="0001353B">
              <w:rPr>
                <w:rFonts w:ascii="Segoe UI Semilight" w:hAnsi="Segoe UI Semilight" w:cs="Segoe UI Semilight"/>
                <w:color w:val="000000"/>
                <w:sz w:val="18"/>
                <w:szCs w:val="18"/>
              </w:rPr>
              <w:t>0.48</w:t>
            </w:r>
          </w:p>
        </w:tc>
        <w:tc>
          <w:tcPr>
            <w:tcW w:w="270" w:type="dxa"/>
            <w:tcBorders>
              <w:bottom w:val="single" w:sz="4" w:space="0" w:color="auto"/>
            </w:tcBorders>
            <w:vAlign w:val="center"/>
          </w:tcPr>
          <w:p w14:paraId="34F894E2" w14:textId="77777777" w:rsidR="008E6810" w:rsidRPr="0001353B" w:rsidRDefault="008E6810" w:rsidP="008E6810">
            <w:pPr>
              <w:jc w:val="center"/>
              <w:rPr>
                <w:rFonts w:ascii="Segoe UI Semilight" w:hAnsi="Segoe UI Semilight" w:cs="Segoe UI Semilight"/>
                <w:color w:val="000000"/>
                <w:sz w:val="18"/>
                <w:szCs w:val="18"/>
              </w:rPr>
            </w:pPr>
          </w:p>
        </w:tc>
        <w:tc>
          <w:tcPr>
            <w:tcW w:w="720" w:type="dxa"/>
            <w:tcBorders>
              <w:bottom w:val="single" w:sz="4" w:space="0" w:color="auto"/>
            </w:tcBorders>
            <w:vAlign w:val="center"/>
          </w:tcPr>
          <w:p w14:paraId="3F748382"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0.35</w:t>
            </w:r>
          </w:p>
        </w:tc>
        <w:tc>
          <w:tcPr>
            <w:tcW w:w="720" w:type="dxa"/>
            <w:tcBorders>
              <w:bottom w:val="single" w:sz="4" w:space="0" w:color="auto"/>
            </w:tcBorders>
            <w:vAlign w:val="center"/>
          </w:tcPr>
          <w:p w14:paraId="73E5F128"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0.13</w:t>
            </w:r>
          </w:p>
        </w:tc>
        <w:tc>
          <w:tcPr>
            <w:tcW w:w="810" w:type="dxa"/>
            <w:tcBorders>
              <w:bottom w:val="single" w:sz="4" w:space="0" w:color="auto"/>
            </w:tcBorders>
            <w:vAlign w:val="center"/>
          </w:tcPr>
          <w:p w14:paraId="5761910D" w14:textId="77777777" w:rsidR="008E6810" w:rsidRPr="0001353B" w:rsidRDefault="008E6810" w:rsidP="008E6810">
            <w:pPr>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0.50</w:t>
            </w:r>
          </w:p>
        </w:tc>
        <w:tc>
          <w:tcPr>
            <w:tcW w:w="720" w:type="dxa"/>
            <w:tcBorders>
              <w:bottom w:val="single" w:sz="4" w:space="0" w:color="auto"/>
            </w:tcBorders>
            <w:vAlign w:val="center"/>
          </w:tcPr>
          <w:p w14:paraId="550693C9" w14:textId="77777777" w:rsidR="008E6810" w:rsidRPr="0001353B" w:rsidRDefault="008E6810" w:rsidP="008E6810">
            <w:pPr>
              <w:keepNext/>
              <w:jc w:val="center"/>
              <w:rPr>
                <w:rFonts w:ascii="Segoe UI Semilight" w:hAnsi="Segoe UI Semilight" w:cs="Segoe UI Semilight"/>
                <w:color w:val="000000"/>
                <w:sz w:val="18"/>
                <w:szCs w:val="18"/>
              </w:rPr>
            </w:pPr>
            <w:r w:rsidRPr="0001353B">
              <w:rPr>
                <w:rFonts w:ascii="Segoe UI Semilight" w:hAnsi="Segoe UI Semilight" w:cs="Segoe UI Semilight"/>
                <w:color w:val="000000"/>
                <w:sz w:val="18"/>
                <w:szCs w:val="18"/>
              </w:rPr>
              <w:t>0.03</w:t>
            </w:r>
          </w:p>
        </w:tc>
      </w:tr>
      <w:tr w:rsidR="008E6810" w:rsidRPr="006E7E50" w14:paraId="42BA33A4" w14:textId="77777777" w:rsidTr="008E6810">
        <w:trPr>
          <w:trHeight w:val="144"/>
        </w:trPr>
        <w:tc>
          <w:tcPr>
            <w:tcW w:w="10975" w:type="dxa"/>
            <w:gridSpan w:val="16"/>
            <w:tcBorders>
              <w:top w:val="single" w:sz="4" w:space="0" w:color="auto"/>
            </w:tcBorders>
          </w:tcPr>
          <w:p w14:paraId="67CDBA20" w14:textId="77777777" w:rsidR="00C40208" w:rsidRDefault="008E6810" w:rsidP="00C40208">
            <w:pPr>
              <w:keepNext/>
              <w:rPr>
                <w:rFonts w:ascii="Segoe UI Semilight" w:hAnsi="Segoe UI Semilight" w:cs="Segoe UI Semilight"/>
                <w:color w:val="000000"/>
                <w:sz w:val="18"/>
                <w:szCs w:val="18"/>
              </w:rPr>
            </w:pPr>
            <w:r w:rsidRPr="008E6810">
              <w:rPr>
                <w:rFonts w:ascii="Segoe UI Semilight" w:hAnsi="Segoe UI Semilight" w:cs="Segoe UI Semilight"/>
                <w:color w:val="000000"/>
                <w:sz w:val="18"/>
                <w:szCs w:val="18"/>
              </w:rPr>
              <w:t>16k: 16,074 CpGs; 1M: 1,058,533 CpGs.</w:t>
            </w:r>
          </w:p>
          <w:p w14:paraId="30583371" w14:textId="6CBAA886" w:rsidR="00C40208" w:rsidRPr="00C40208" w:rsidRDefault="00C40208" w:rsidP="00C40208">
            <w:pPr>
              <w:keepNext/>
              <w:rPr>
                <w:rFonts w:ascii="Segoe UI Semilight" w:hAnsi="Segoe UI Semilight" w:cs="Segoe UI Semilight"/>
                <w:color w:val="000000"/>
                <w:sz w:val="18"/>
                <w:szCs w:val="18"/>
              </w:rPr>
            </w:pPr>
            <w:r w:rsidRPr="00C40208">
              <w:rPr>
                <w:rFonts w:ascii="Segoe UI Semilight" w:hAnsi="Segoe UI Semilight" w:cs="Segoe UI Semilight"/>
                <w:color w:val="000000"/>
                <w:sz w:val="18"/>
                <w:szCs w:val="18"/>
              </w:rPr>
              <w:t>* indi</w:t>
            </w:r>
            <w:r>
              <w:rPr>
                <w:rFonts w:ascii="Segoe UI Semilight" w:hAnsi="Segoe UI Semilight" w:cs="Segoe UI Semilight"/>
                <w:color w:val="000000"/>
                <w:sz w:val="18"/>
                <w:szCs w:val="18"/>
              </w:rPr>
              <w:t>cates convergence problems.</w:t>
            </w:r>
          </w:p>
        </w:tc>
      </w:tr>
    </w:tbl>
    <w:p w14:paraId="486483FD" w14:textId="10F8F608" w:rsidR="006E7E50" w:rsidRPr="001B7066" w:rsidRDefault="00F91B33">
      <w:pPr>
        <w:rPr>
          <w:rFonts w:ascii="Segoe UI" w:hAnsi="Segoe UI" w:cs="Segoe UI"/>
        </w:rPr>
      </w:pPr>
      <w:r w:rsidRPr="00957B68">
        <w:rPr>
          <w:rFonts w:ascii="Segoe UI" w:hAnsi="Segoe UI" w:cs="Segoe UI"/>
          <w:b/>
          <w:bCs/>
          <w:sz w:val="20"/>
          <w:szCs w:val="20"/>
        </w:rPr>
        <w:t>Table S</w:t>
      </w:r>
      <w:r w:rsidR="005A780D" w:rsidRPr="00957B68">
        <w:rPr>
          <w:rFonts w:ascii="Segoe UI" w:hAnsi="Segoe UI" w:cs="Segoe UI"/>
          <w:b/>
          <w:bCs/>
          <w:sz w:val="20"/>
          <w:szCs w:val="20"/>
        </w:rPr>
        <w:t>8</w:t>
      </w:r>
      <w:r w:rsidRPr="006E7E50">
        <w:rPr>
          <w:rFonts w:ascii="Segoe UI" w:hAnsi="Segoe UI" w:cs="Segoe UI"/>
          <w:sz w:val="20"/>
          <w:szCs w:val="20"/>
        </w:rPr>
        <w:t xml:space="preserve"> </w:t>
      </w:r>
      <w:r w:rsidR="007A6E17" w:rsidRPr="007A6E17">
        <w:rPr>
          <w:rFonts w:ascii="Segoe UI Semilight" w:hAnsi="Segoe UI Semilight" w:cs="Segoe UI Semilight"/>
          <w:sz w:val="20"/>
          <w:szCs w:val="20"/>
        </w:rPr>
        <w:t>Prediction accuracies from leave-one-breed-out cross-validation: 16,074 versus 1,058,533 CpG sites</w:t>
      </w:r>
      <w:r w:rsidR="006E7E50" w:rsidRPr="001B7066">
        <w:rPr>
          <w:rFonts w:ascii="Segoe UI" w:hAnsi="Segoe UI" w:cs="Segoe UI"/>
        </w:rPr>
        <w:br w:type="page"/>
      </w:r>
    </w:p>
    <w:p w14:paraId="2AB3C2FC" w14:textId="3569F7C2" w:rsidR="00A71695" w:rsidRPr="006E7E50" w:rsidRDefault="00A71695" w:rsidP="00A71695">
      <w:pPr>
        <w:jc w:val="both"/>
        <w:rPr>
          <w:rFonts w:ascii="Segoe UI" w:hAnsi="Segoe UI" w:cs="Segoe UI"/>
          <w:sz w:val="20"/>
          <w:szCs w:val="20"/>
        </w:rPr>
      </w:pPr>
      <w:r w:rsidRPr="00957B68">
        <w:rPr>
          <w:rFonts w:ascii="Segoe UI" w:hAnsi="Segoe UI" w:cs="Segoe UI"/>
          <w:b/>
          <w:bCs/>
          <w:sz w:val="20"/>
          <w:szCs w:val="20"/>
        </w:rPr>
        <w:lastRenderedPageBreak/>
        <w:t>Table S</w:t>
      </w:r>
      <w:r w:rsidR="005A780D" w:rsidRPr="00957B68">
        <w:rPr>
          <w:rFonts w:ascii="Segoe UI" w:hAnsi="Segoe UI" w:cs="Segoe UI"/>
          <w:b/>
          <w:bCs/>
          <w:sz w:val="20"/>
          <w:szCs w:val="20"/>
        </w:rPr>
        <w:t>9</w:t>
      </w:r>
      <w:r w:rsidRPr="006E7E50">
        <w:rPr>
          <w:rFonts w:ascii="Segoe UI" w:hAnsi="Segoe UI" w:cs="Segoe UI"/>
          <w:sz w:val="20"/>
          <w:szCs w:val="20"/>
        </w:rPr>
        <w:t xml:space="preserve"> </w:t>
      </w:r>
      <w:r w:rsidR="007A6E17" w:rsidRPr="007A6E17">
        <w:rPr>
          <w:rFonts w:ascii="Segoe UI Semilight" w:hAnsi="Segoe UI Semilight" w:cs="Segoe UI Semilight"/>
          <w:sz w:val="20"/>
          <w:szCs w:val="20"/>
        </w:rPr>
        <w:t>Aggregate</w:t>
      </w:r>
      <w:r w:rsidR="007A6E17">
        <w:rPr>
          <w:rFonts w:ascii="Segoe UI Semilight" w:hAnsi="Segoe UI Semilight" w:cs="Segoe UI Semilight"/>
          <w:sz w:val="20"/>
          <w:szCs w:val="20"/>
        </w:rPr>
        <w:t>*</w:t>
      </w:r>
      <w:r w:rsidR="007A6E17" w:rsidRPr="007A6E17">
        <w:rPr>
          <w:rFonts w:ascii="Segoe UI Semilight" w:hAnsi="Segoe UI Semilight" w:cs="Segoe UI Semilight"/>
          <w:sz w:val="20"/>
          <w:szCs w:val="20"/>
        </w:rPr>
        <w:t xml:space="preserve"> mean prediction accuracies across models and traits</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bottom w:w="72" w:type="dxa"/>
        </w:tblCellMar>
        <w:tblLook w:val="04A0" w:firstRow="1" w:lastRow="0" w:firstColumn="1" w:lastColumn="0" w:noHBand="0" w:noVBand="1"/>
      </w:tblPr>
      <w:tblGrid>
        <w:gridCol w:w="1000"/>
        <w:gridCol w:w="1880"/>
        <w:gridCol w:w="5220"/>
        <w:gridCol w:w="1440"/>
      </w:tblGrid>
      <w:tr w:rsidR="0001353B" w14:paraId="51A37932" w14:textId="18E61709" w:rsidTr="0001353B">
        <w:trPr>
          <w:gridAfter w:val="1"/>
          <w:wAfter w:w="1440" w:type="dxa"/>
        </w:trPr>
        <w:tc>
          <w:tcPr>
            <w:tcW w:w="0" w:type="auto"/>
            <w:tcBorders>
              <w:top w:val="single" w:sz="4" w:space="0" w:color="auto"/>
              <w:bottom w:val="single" w:sz="4" w:space="0" w:color="auto"/>
            </w:tcBorders>
            <w:vAlign w:val="center"/>
          </w:tcPr>
          <w:p w14:paraId="70997E63" w14:textId="4018D261" w:rsidR="0001353B" w:rsidRPr="00BE5804" w:rsidRDefault="0001353B" w:rsidP="00BE5804">
            <w:pPr>
              <w:rPr>
                <w:rFonts w:ascii="Segoe UI Semibold" w:hAnsi="Segoe UI Semibold" w:cs="Segoe UI Semibold"/>
                <w:sz w:val="20"/>
                <w:szCs w:val="20"/>
              </w:rPr>
            </w:pPr>
            <w:r w:rsidRPr="00BE5804">
              <w:rPr>
                <w:rFonts w:ascii="Segoe UI Semibold" w:hAnsi="Segoe UI Semibold" w:cs="Segoe UI Semibold"/>
                <w:sz w:val="20"/>
                <w:szCs w:val="20"/>
              </w:rPr>
              <w:t>Model</w:t>
            </w:r>
          </w:p>
        </w:tc>
        <w:tc>
          <w:tcPr>
            <w:tcW w:w="1880" w:type="dxa"/>
            <w:tcBorders>
              <w:top w:val="single" w:sz="4" w:space="0" w:color="auto"/>
              <w:bottom w:val="single" w:sz="4" w:space="0" w:color="auto"/>
            </w:tcBorders>
            <w:vAlign w:val="center"/>
          </w:tcPr>
          <w:p w14:paraId="4B929679" w14:textId="1AAF0A41" w:rsidR="0001353B" w:rsidRPr="00BE5804" w:rsidRDefault="0001353B" w:rsidP="005979CA">
            <w:pPr>
              <w:jc w:val="center"/>
              <w:rPr>
                <w:rFonts w:ascii="Segoe UI Semibold" w:hAnsi="Segoe UI Semibold" w:cs="Segoe UI Semibold"/>
                <w:sz w:val="20"/>
                <w:szCs w:val="20"/>
              </w:rPr>
            </w:pPr>
            <w:r w:rsidRPr="00BE5804">
              <w:rPr>
                <w:rFonts w:ascii="Segoe UI Semibold" w:hAnsi="Segoe UI Semibold" w:cs="Segoe UI Semibold"/>
                <w:sz w:val="20"/>
                <w:szCs w:val="20"/>
              </w:rPr>
              <w:t>Average accuracy</w:t>
            </w:r>
          </w:p>
        </w:tc>
        <w:tc>
          <w:tcPr>
            <w:tcW w:w="5220" w:type="dxa"/>
          </w:tcPr>
          <w:p w14:paraId="4E0E6BB7" w14:textId="77777777" w:rsidR="0001353B" w:rsidRPr="00BE5804" w:rsidRDefault="0001353B" w:rsidP="005979CA">
            <w:pPr>
              <w:jc w:val="center"/>
              <w:rPr>
                <w:rFonts w:ascii="Segoe UI Semibold" w:hAnsi="Segoe UI Semibold" w:cs="Segoe UI Semibold"/>
                <w:sz w:val="20"/>
                <w:szCs w:val="20"/>
              </w:rPr>
            </w:pPr>
          </w:p>
        </w:tc>
      </w:tr>
      <w:tr w:rsidR="0001353B" w14:paraId="35865EAC" w14:textId="1A473535" w:rsidTr="0001353B">
        <w:trPr>
          <w:gridAfter w:val="1"/>
          <w:wAfter w:w="1440" w:type="dxa"/>
        </w:trPr>
        <w:tc>
          <w:tcPr>
            <w:tcW w:w="0" w:type="auto"/>
            <w:tcBorders>
              <w:top w:val="single" w:sz="4" w:space="0" w:color="auto"/>
            </w:tcBorders>
            <w:vAlign w:val="center"/>
          </w:tcPr>
          <w:p w14:paraId="3C4889BE" w14:textId="16973781" w:rsidR="0001353B" w:rsidRPr="00BE5804" w:rsidRDefault="0001353B" w:rsidP="005979CA">
            <w:pPr>
              <w:rPr>
                <w:rFonts w:ascii="Segoe UI" w:hAnsi="Segoe UI" w:cs="Segoe UI"/>
                <w:sz w:val="18"/>
                <w:szCs w:val="18"/>
              </w:rPr>
            </w:pPr>
            <w:r w:rsidRPr="00BE5804">
              <w:rPr>
                <w:rFonts w:ascii="Segoe UI" w:hAnsi="Segoe UI" w:cs="Segoe UI"/>
                <w:sz w:val="18"/>
                <w:szCs w:val="18"/>
              </w:rPr>
              <w:t>PBLUP</w:t>
            </w:r>
          </w:p>
        </w:tc>
        <w:tc>
          <w:tcPr>
            <w:tcW w:w="1880" w:type="dxa"/>
            <w:tcBorders>
              <w:top w:val="single" w:sz="4" w:space="0" w:color="auto"/>
            </w:tcBorders>
            <w:vAlign w:val="center"/>
          </w:tcPr>
          <w:p w14:paraId="45D91EFB" w14:textId="471AB5FE"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0.08</w:t>
            </w:r>
          </w:p>
        </w:tc>
        <w:tc>
          <w:tcPr>
            <w:tcW w:w="5220" w:type="dxa"/>
          </w:tcPr>
          <w:p w14:paraId="38D0F10B" w14:textId="77777777" w:rsidR="0001353B" w:rsidRPr="00BE5804" w:rsidRDefault="0001353B" w:rsidP="005979CA">
            <w:pPr>
              <w:jc w:val="center"/>
              <w:rPr>
                <w:rFonts w:ascii="Segoe UI Semilight" w:hAnsi="Segoe UI Semilight" w:cs="Segoe UI Semilight"/>
                <w:sz w:val="18"/>
                <w:szCs w:val="18"/>
              </w:rPr>
            </w:pPr>
          </w:p>
        </w:tc>
      </w:tr>
      <w:tr w:rsidR="0001353B" w14:paraId="16FAA142" w14:textId="42BC1514" w:rsidTr="0001353B">
        <w:trPr>
          <w:gridAfter w:val="1"/>
          <w:wAfter w:w="1440" w:type="dxa"/>
        </w:trPr>
        <w:tc>
          <w:tcPr>
            <w:tcW w:w="0" w:type="auto"/>
            <w:vAlign w:val="center"/>
          </w:tcPr>
          <w:p w14:paraId="7EEABE01" w14:textId="6D1B5E69" w:rsidR="0001353B" w:rsidRPr="00BE5804" w:rsidRDefault="0001353B" w:rsidP="005979CA">
            <w:pPr>
              <w:rPr>
                <w:rFonts w:ascii="Segoe UI" w:hAnsi="Segoe UI" w:cs="Segoe UI"/>
                <w:sz w:val="18"/>
                <w:szCs w:val="18"/>
              </w:rPr>
            </w:pPr>
            <w:r w:rsidRPr="00BE5804">
              <w:rPr>
                <w:rFonts w:ascii="Segoe UI" w:hAnsi="Segoe UI" w:cs="Segoe UI"/>
                <w:sz w:val="18"/>
                <w:szCs w:val="18"/>
              </w:rPr>
              <w:t>GBLUP</w:t>
            </w:r>
          </w:p>
        </w:tc>
        <w:tc>
          <w:tcPr>
            <w:tcW w:w="1880" w:type="dxa"/>
            <w:vAlign w:val="center"/>
          </w:tcPr>
          <w:p w14:paraId="0E881E2F" w14:textId="66C4AA83"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0.09</w:t>
            </w:r>
          </w:p>
        </w:tc>
        <w:tc>
          <w:tcPr>
            <w:tcW w:w="5220" w:type="dxa"/>
          </w:tcPr>
          <w:p w14:paraId="44817130" w14:textId="77777777" w:rsidR="0001353B" w:rsidRPr="00BE5804" w:rsidRDefault="0001353B" w:rsidP="005979CA">
            <w:pPr>
              <w:jc w:val="center"/>
              <w:rPr>
                <w:rFonts w:ascii="Segoe UI Semilight" w:hAnsi="Segoe UI Semilight" w:cs="Segoe UI Semilight"/>
                <w:sz w:val="18"/>
                <w:szCs w:val="18"/>
              </w:rPr>
            </w:pPr>
          </w:p>
        </w:tc>
      </w:tr>
      <w:tr w:rsidR="0001353B" w14:paraId="44B9D16F" w14:textId="34E01EDF" w:rsidTr="0001353B">
        <w:trPr>
          <w:gridAfter w:val="1"/>
          <w:wAfter w:w="1440" w:type="dxa"/>
        </w:trPr>
        <w:tc>
          <w:tcPr>
            <w:tcW w:w="0" w:type="auto"/>
            <w:vAlign w:val="center"/>
          </w:tcPr>
          <w:p w14:paraId="28090C96" w14:textId="3CAD468F" w:rsidR="0001353B" w:rsidRPr="00BE5804" w:rsidRDefault="0001353B" w:rsidP="005979CA">
            <w:pPr>
              <w:rPr>
                <w:rFonts w:ascii="Segoe UI" w:hAnsi="Segoe UI" w:cs="Segoe UI"/>
                <w:sz w:val="18"/>
                <w:szCs w:val="18"/>
              </w:rPr>
            </w:pPr>
            <w:r w:rsidRPr="00BE5804">
              <w:rPr>
                <w:rFonts w:ascii="Segoe UI" w:hAnsi="Segoe UI" w:cs="Segoe UI"/>
                <w:sz w:val="18"/>
                <w:szCs w:val="18"/>
              </w:rPr>
              <w:t>TBLUP</w:t>
            </w:r>
          </w:p>
        </w:tc>
        <w:tc>
          <w:tcPr>
            <w:tcW w:w="1880" w:type="dxa"/>
            <w:vAlign w:val="center"/>
          </w:tcPr>
          <w:p w14:paraId="7E34A563" w14:textId="21CE4A3E"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0.30</w:t>
            </w:r>
          </w:p>
        </w:tc>
        <w:tc>
          <w:tcPr>
            <w:tcW w:w="5220" w:type="dxa"/>
          </w:tcPr>
          <w:p w14:paraId="150D2216" w14:textId="77777777" w:rsidR="0001353B" w:rsidRPr="00BE5804" w:rsidRDefault="0001353B" w:rsidP="005979CA">
            <w:pPr>
              <w:jc w:val="center"/>
              <w:rPr>
                <w:rFonts w:ascii="Segoe UI Semilight" w:hAnsi="Segoe UI Semilight" w:cs="Segoe UI Semilight"/>
                <w:sz w:val="18"/>
                <w:szCs w:val="18"/>
              </w:rPr>
            </w:pPr>
          </w:p>
        </w:tc>
      </w:tr>
      <w:tr w:rsidR="0001353B" w14:paraId="41AFA338" w14:textId="33E16E00" w:rsidTr="0001353B">
        <w:trPr>
          <w:gridAfter w:val="1"/>
          <w:wAfter w:w="1440" w:type="dxa"/>
        </w:trPr>
        <w:tc>
          <w:tcPr>
            <w:tcW w:w="0" w:type="auto"/>
            <w:vAlign w:val="center"/>
          </w:tcPr>
          <w:p w14:paraId="27A45C94" w14:textId="25749A2C" w:rsidR="0001353B" w:rsidRPr="00BE5804" w:rsidRDefault="0001353B" w:rsidP="005979CA">
            <w:pPr>
              <w:rPr>
                <w:rFonts w:ascii="Segoe UI" w:hAnsi="Segoe UI" w:cs="Segoe UI"/>
                <w:sz w:val="18"/>
                <w:szCs w:val="18"/>
              </w:rPr>
            </w:pPr>
            <w:r w:rsidRPr="00BE5804">
              <w:rPr>
                <w:rFonts w:ascii="Segoe UI" w:hAnsi="Segoe UI" w:cs="Segoe UI"/>
                <w:sz w:val="18"/>
                <w:szCs w:val="18"/>
              </w:rPr>
              <w:t>MBLUP</w:t>
            </w:r>
          </w:p>
        </w:tc>
        <w:tc>
          <w:tcPr>
            <w:tcW w:w="1880" w:type="dxa"/>
            <w:vAlign w:val="center"/>
          </w:tcPr>
          <w:p w14:paraId="678057A8" w14:textId="02030086"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0.03</w:t>
            </w:r>
          </w:p>
        </w:tc>
        <w:tc>
          <w:tcPr>
            <w:tcW w:w="5220" w:type="dxa"/>
          </w:tcPr>
          <w:p w14:paraId="6A45BED4" w14:textId="77777777" w:rsidR="0001353B" w:rsidRPr="00BE5804" w:rsidRDefault="0001353B" w:rsidP="005979CA">
            <w:pPr>
              <w:jc w:val="center"/>
              <w:rPr>
                <w:rFonts w:ascii="Segoe UI Semilight" w:hAnsi="Segoe UI Semilight" w:cs="Segoe UI Semilight"/>
                <w:sz w:val="18"/>
                <w:szCs w:val="18"/>
              </w:rPr>
            </w:pPr>
          </w:p>
        </w:tc>
      </w:tr>
      <w:tr w:rsidR="0001353B" w14:paraId="6F3C409A" w14:textId="10B6BA23" w:rsidTr="0001353B">
        <w:trPr>
          <w:gridAfter w:val="1"/>
          <w:wAfter w:w="1440" w:type="dxa"/>
        </w:trPr>
        <w:tc>
          <w:tcPr>
            <w:tcW w:w="0" w:type="auto"/>
            <w:vAlign w:val="center"/>
          </w:tcPr>
          <w:p w14:paraId="0A15775C" w14:textId="4A2AB6AA" w:rsidR="0001353B" w:rsidRPr="00BE5804" w:rsidRDefault="0001353B" w:rsidP="005979CA">
            <w:pPr>
              <w:rPr>
                <w:rFonts w:ascii="Segoe UI" w:hAnsi="Segoe UI" w:cs="Segoe UI"/>
                <w:sz w:val="18"/>
                <w:szCs w:val="18"/>
              </w:rPr>
            </w:pPr>
            <w:r w:rsidRPr="00BE5804">
              <w:rPr>
                <w:rFonts w:ascii="Segoe UI" w:hAnsi="Segoe UI" w:cs="Segoe UI"/>
                <w:sz w:val="18"/>
                <w:szCs w:val="18"/>
              </w:rPr>
              <w:t>TMBLUP</w:t>
            </w:r>
          </w:p>
        </w:tc>
        <w:tc>
          <w:tcPr>
            <w:tcW w:w="1880" w:type="dxa"/>
            <w:vAlign w:val="center"/>
          </w:tcPr>
          <w:p w14:paraId="7490B9FE" w14:textId="4837B98B"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0.31</w:t>
            </w:r>
          </w:p>
        </w:tc>
        <w:tc>
          <w:tcPr>
            <w:tcW w:w="5220" w:type="dxa"/>
          </w:tcPr>
          <w:p w14:paraId="4D0F9280" w14:textId="77777777" w:rsidR="0001353B" w:rsidRPr="00BE5804" w:rsidRDefault="0001353B" w:rsidP="005979CA">
            <w:pPr>
              <w:jc w:val="center"/>
              <w:rPr>
                <w:rFonts w:ascii="Segoe UI Semilight" w:hAnsi="Segoe UI Semilight" w:cs="Segoe UI Semilight"/>
                <w:sz w:val="18"/>
                <w:szCs w:val="18"/>
              </w:rPr>
            </w:pPr>
          </w:p>
        </w:tc>
      </w:tr>
      <w:tr w:rsidR="0001353B" w14:paraId="3DD269C0" w14:textId="697424C5" w:rsidTr="0001353B">
        <w:trPr>
          <w:gridAfter w:val="1"/>
          <w:wAfter w:w="1440" w:type="dxa"/>
        </w:trPr>
        <w:tc>
          <w:tcPr>
            <w:tcW w:w="0" w:type="auto"/>
            <w:vAlign w:val="center"/>
          </w:tcPr>
          <w:p w14:paraId="75875365" w14:textId="7361563F" w:rsidR="0001353B" w:rsidRPr="00BE5804" w:rsidRDefault="0001353B" w:rsidP="005979CA">
            <w:pPr>
              <w:rPr>
                <w:rFonts w:ascii="Segoe UI" w:hAnsi="Segoe UI" w:cs="Segoe UI"/>
                <w:sz w:val="18"/>
                <w:szCs w:val="18"/>
              </w:rPr>
            </w:pPr>
            <w:r w:rsidRPr="00BE5804">
              <w:rPr>
                <w:rFonts w:ascii="Segoe UI" w:hAnsi="Segoe UI" w:cs="Segoe UI"/>
                <w:sz w:val="18"/>
                <w:szCs w:val="18"/>
              </w:rPr>
              <w:t>GTBLUP</w:t>
            </w:r>
          </w:p>
        </w:tc>
        <w:tc>
          <w:tcPr>
            <w:tcW w:w="1880" w:type="dxa"/>
            <w:vAlign w:val="center"/>
          </w:tcPr>
          <w:p w14:paraId="639748D8" w14:textId="1CD5F16D"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0.32</w:t>
            </w:r>
          </w:p>
        </w:tc>
        <w:tc>
          <w:tcPr>
            <w:tcW w:w="5220" w:type="dxa"/>
          </w:tcPr>
          <w:p w14:paraId="27B38577" w14:textId="77777777" w:rsidR="0001353B" w:rsidRPr="00BE5804" w:rsidRDefault="0001353B" w:rsidP="005979CA">
            <w:pPr>
              <w:jc w:val="center"/>
              <w:rPr>
                <w:rFonts w:ascii="Segoe UI Semilight" w:hAnsi="Segoe UI Semilight" w:cs="Segoe UI Semilight"/>
                <w:sz w:val="18"/>
                <w:szCs w:val="18"/>
              </w:rPr>
            </w:pPr>
          </w:p>
        </w:tc>
      </w:tr>
      <w:tr w:rsidR="0001353B" w14:paraId="1B334EB2" w14:textId="2D13EF49" w:rsidTr="0001353B">
        <w:trPr>
          <w:gridAfter w:val="1"/>
          <w:wAfter w:w="1440" w:type="dxa"/>
        </w:trPr>
        <w:tc>
          <w:tcPr>
            <w:tcW w:w="0" w:type="auto"/>
            <w:vAlign w:val="center"/>
          </w:tcPr>
          <w:p w14:paraId="4C2FB813" w14:textId="2ECFE455" w:rsidR="0001353B" w:rsidRPr="00BE5804" w:rsidRDefault="0001353B" w:rsidP="005979CA">
            <w:pPr>
              <w:rPr>
                <w:rFonts w:ascii="Segoe UI" w:hAnsi="Segoe UI" w:cs="Segoe UI"/>
                <w:sz w:val="18"/>
                <w:szCs w:val="18"/>
              </w:rPr>
            </w:pPr>
            <w:r w:rsidRPr="00BE5804">
              <w:rPr>
                <w:rFonts w:ascii="Segoe UI" w:hAnsi="Segoe UI" w:cs="Segoe UI"/>
                <w:sz w:val="18"/>
                <w:szCs w:val="18"/>
              </w:rPr>
              <w:t>GMBLUP</w:t>
            </w:r>
          </w:p>
        </w:tc>
        <w:tc>
          <w:tcPr>
            <w:tcW w:w="1880" w:type="dxa"/>
            <w:vAlign w:val="center"/>
          </w:tcPr>
          <w:p w14:paraId="5DB59C20" w14:textId="569BAA9A"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0.10</w:t>
            </w:r>
          </w:p>
        </w:tc>
        <w:tc>
          <w:tcPr>
            <w:tcW w:w="5220" w:type="dxa"/>
          </w:tcPr>
          <w:p w14:paraId="70CFA12D" w14:textId="77777777" w:rsidR="0001353B" w:rsidRPr="00BE5804" w:rsidRDefault="0001353B" w:rsidP="005979CA">
            <w:pPr>
              <w:jc w:val="center"/>
              <w:rPr>
                <w:rFonts w:ascii="Segoe UI Semilight" w:hAnsi="Segoe UI Semilight" w:cs="Segoe UI Semilight"/>
                <w:sz w:val="18"/>
                <w:szCs w:val="18"/>
              </w:rPr>
            </w:pPr>
          </w:p>
        </w:tc>
      </w:tr>
      <w:tr w:rsidR="0001353B" w14:paraId="34E0336C" w14:textId="68673D7F" w:rsidTr="0001353B">
        <w:trPr>
          <w:gridAfter w:val="1"/>
          <w:wAfter w:w="1440" w:type="dxa"/>
        </w:trPr>
        <w:tc>
          <w:tcPr>
            <w:tcW w:w="0" w:type="auto"/>
            <w:vAlign w:val="center"/>
          </w:tcPr>
          <w:p w14:paraId="1A5EB8B1" w14:textId="589C29BA" w:rsidR="0001353B" w:rsidRPr="00BE5804" w:rsidRDefault="0001353B" w:rsidP="005979CA">
            <w:pPr>
              <w:rPr>
                <w:rFonts w:ascii="Segoe UI" w:hAnsi="Segoe UI" w:cs="Segoe UI"/>
                <w:sz w:val="18"/>
                <w:szCs w:val="18"/>
              </w:rPr>
            </w:pPr>
            <w:r w:rsidRPr="00BE5804">
              <w:rPr>
                <w:rFonts w:ascii="Segoe UI" w:hAnsi="Segoe UI" w:cs="Segoe UI"/>
                <w:sz w:val="18"/>
                <w:szCs w:val="18"/>
              </w:rPr>
              <w:t>GxMBLUP</w:t>
            </w:r>
          </w:p>
        </w:tc>
        <w:tc>
          <w:tcPr>
            <w:tcW w:w="1880" w:type="dxa"/>
            <w:vAlign w:val="center"/>
          </w:tcPr>
          <w:p w14:paraId="3EE0105A" w14:textId="2CECC524" w:rsidR="0001353B" w:rsidRPr="00BE5804" w:rsidRDefault="0001353B" w:rsidP="005979CA">
            <w:pPr>
              <w:jc w:val="center"/>
              <w:rPr>
                <w:rFonts w:ascii="Segoe UI Semilight" w:hAnsi="Segoe UI Semilight" w:cs="Segoe UI Semilight"/>
                <w:sz w:val="18"/>
                <w:szCs w:val="18"/>
              </w:rPr>
            </w:pPr>
            <w:r w:rsidRPr="00BE5804">
              <w:rPr>
                <w:rFonts w:ascii="Segoe UI Semilight" w:hAnsi="Segoe UI Semilight" w:cs="Segoe UI Semilight"/>
                <w:sz w:val="18"/>
                <w:szCs w:val="18"/>
              </w:rPr>
              <w:t>0.10</w:t>
            </w:r>
          </w:p>
        </w:tc>
        <w:tc>
          <w:tcPr>
            <w:tcW w:w="5220" w:type="dxa"/>
          </w:tcPr>
          <w:p w14:paraId="5BAF1E9B" w14:textId="77777777" w:rsidR="0001353B" w:rsidRPr="00BE5804" w:rsidRDefault="0001353B" w:rsidP="005979CA">
            <w:pPr>
              <w:jc w:val="center"/>
              <w:rPr>
                <w:rFonts w:ascii="Segoe UI Semilight" w:hAnsi="Segoe UI Semilight" w:cs="Segoe UI Semilight"/>
                <w:sz w:val="18"/>
                <w:szCs w:val="18"/>
              </w:rPr>
            </w:pPr>
          </w:p>
        </w:tc>
      </w:tr>
      <w:tr w:rsidR="0001353B" w14:paraId="62D9E726" w14:textId="6836089B" w:rsidTr="0001353B">
        <w:trPr>
          <w:gridAfter w:val="1"/>
          <w:wAfter w:w="1440" w:type="dxa"/>
        </w:trPr>
        <w:tc>
          <w:tcPr>
            <w:tcW w:w="0" w:type="auto"/>
            <w:tcBorders>
              <w:bottom w:val="single" w:sz="4" w:space="0" w:color="auto"/>
            </w:tcBorders>
            <w:vAlign w:val="center"/>
          </w:tcPr>
          <w:p w14:paraId="18219133" w14:textId="5BD21532" w:rsidR="0001353B" w:rsidRPr="00BE5804" w:rsidRDefault="0001353B" w:rsidP="005979CA">
            <w:pPr>
              <w:rPr>
                <w:rFonts w:ascii="Segoe UI" w:hAnsi="Segoe UI" w:cs="Segoe UI"/>
                <w:sz w:val="18"/>
                <w:szCs w:val="18"/>
              </w:rPr>
            </w:pPr>
            <w:r w:rsidRPr="00BE5804">
              <w:rPr>
                <w:rFonts w:ascii="Segoe UI" w:hAnsi="Segoe UI" w:cs="Segoe UI"/>
                <w:sz w:val="18"/>
                <w:szCs w:val="18"/>
              </w:rPr>
              <w:t>GTMBLUP</w:t>
            </w:r>
          </w:p>
        </w:tc>
        <w:tc>
          <w:tcPr>
            <w:tcW w:w="1880" w:type="dxa"/>
            <w:tcBorders>
              <w:bottom w:val="single" w:sz="4" w:space="0" w:color="auto"/>
            </w:tcBorders>
            <w:vAlign w:val="center"/>
          </w:tcPr>
          <w:p w14:paraId="5ACC18A2" w14:textId="1253BED6" w:rsidR="0001353B" w:rsidRPr="00BE5804" w:rsidRDefault="0001353B" w:rsidP="007A6E17">
            <w:pPr>
              <w:keepNext/>
              <w:jc w:val="center"/>
              <w:rPr>
                <w:rFonts w:ascii="Segoe UI Semilight" w:hAnsi="Segoe UI Semilight" w:cs="Segoe UI Semilight"/>
                <w:sz w:val="18"/>
                <w:szCs w:val="18"/>
              </w:rPr>
            </w:pPr>
            <w:r w:rsidRPr="00BE5804">
              <w:rPr>
                <w:rFonts w:ascii="Segoe UI Semilight" w:hAnsi="Segoe UI Semilight" w:cs="Segoe UI Semilight"/>
                <w:sz w:val="18"/>
                <w:szCs w:val="18"/>
              </w:rPr>
              <w:t>0.32</w:t>
            </w:r>
          </w:p>
        </w:tc>
        <w:tc>
          <w:tcPr>
            <w:tcW w:w="5220" w:type="dxa"/>
          </w:tcPr>
          <w:p w14:paraId="7BF51C83" w14:textId="77777777" w:rsidR="0001353B" w:rsidRPr="00BE5804" w:rsidRDefault="0001353B" w:rsidP="007A6E17">
            <w:pPr>
              <w:keepNext/>
              <w:jc w:val="center"/>
              <w:rPr>
                <w:rFonts w:ascii="Segoe UI Semilight" w:hAnsi="Segoe UI Semilight" w:cs="Segoe UI Semilight"/>
                <w:sz w:val="18"/>
                <w:szCs w:val="18"/>
              </w:rPr>
            </w:pPr>
          </w:p>
        </w:tc>
      </w:tr>
      <w:tr w:rsidR="0001353B" w14:paraId="724C654D" w14:textId="77777777" w:rsidTr="0001353B">
        <w:tc>
          <w:tcPr>
            <w:tcW w:w="9540" w:type="dxa"/>
            <w:gridSpan w:val="4"/>
          </w:tcPr>
          <w:p w14:paraId="4E60CAAE" w14:textId="01D0F606" w:rsidR="0001353B" w:rsidRPr="0001353B" w:rsidRDefault="0001353B" w:rsidP="0001353B">
            <w:pPr>
              <w:pStyle w:val="Caption"/>
              <w:rPr>
                <w:color w:val="000000" w:themeColor="text1"/>
              </w:rPr>
            </w:pPr>
            <w:r w:rsidRPr="0001353B">
              <w:rPr>
                <w:rFonts w:ascii="Segoe UI" w:hAnsi="Segoe UI" w:cs="Segoe UI"/>
                <w:i w:val="0"/>
                <w:iCs w:val="0"/>
                <w:color w:val="000000" w:themeColor="text1"/>
              </w:rPr>
              <w:t>*Values are means across different traits and heterogeneous model types and should be interpreted cautiously.</w:t>
            </w:r>
            <w:r w:rsidRPr="0001353B">
              <w:rPr>
                <w:color w:val="000000" w:themeColor="text1"/>
              </w:rPr>
              <w:br w:type="page"/>
            </w:r>
          </w:p>
        </w:tc>
      </w:tr>
    </w:tbl>
    <w:p w14:paraId="198D828C" w14:textId="77777777" w:rsidR="0001353B" w:rsidRDefault="0001353B">
      <w:pPr>
        <w:rPr>
          <w:rFonts w:ascii="Segoe UI" w:eastAsiaTheme="majorEastAsia" w:hAnsi="Segoe UI" w:cs="Segoe UI"/>
          <w:b/>
          <w:bCs/>
          <w:color w:val="000000" w:themeColor="text1"/>
          <w:sz w:val="22"/>
          <w:szCs w:val="22"/>
        </w:rPr>
      </w:pPr>
      <w:r>
        <w:rPr>
          <w:rFonts w:ascii="Segoe UI" w:hAnsi="Segoe UI" w:cs="Segoe UI"/>
          <w:b/>
          <w:bCs/>
          <w:color w:val="000000" w:themeColor="text1"/>
          <w:sz w:val="22"/>
          <w:szCs w:val="22"/>
        </w:rPr>
        <w:br w:type="page"/>
      </w:r>
    </w:p>
    <w:p w14:paraId="69F92886" w14:textId="666A5D63" w:rsidR="009E65A8" w:rsidRDefault="00947FE2" w:rsidP="009E65A8">
      <w:pPr>
        <w:pStyle w:val="Heading2"/>
        <w:rPr>
          <w:rFonts w:ascii="Segoe UI" w:hAnsi="Segoe UI" w:cs="Segoe UI"/>
          <w:b/>
          <w:bCs/>
          <w:color w:val="000000" w:themeColor="text1"/>
          <w:sz w:val="22"/>
          <w:szCs w:val="22"/>
        </w:rPr>
      </w:pPr>
      <w:r w:rsidRPr="006E7E50">
        <w:rPr>
          <w:rFonts w:ascii="Segoe UI" w:hAnsi="Segoe UI" w:cs="Segoe UI"/>
          <w:b/>
          <w:bCs/>
          <w:color w:val="000000" w:themeColor="text1"/>
          <w:sz w:val="22"/>
          <w:szCs w:val="22"/>
        </w:rPr>
        <w:lastRenderedPageBreak/>
        <w:t>Variance partitioning bar graphs</w:t>
      </w:r>
    </w:p>
    <w:p w14:paraId="6CA8926E" w14:textId="6121D51A" w:rsidR="00400080" w:rsidRDefault="009E65A8" w:rsidP="009E65A8">
      <w:pPr>
        <w:pStyle w:val="Heading2"/>
      </w:pPr>
      <w:r>
        <w:rPr>
          <w:noProof/>
        </w:rPr>
        <w:drawing>
          <wp:inline distT="0" distB="0" distL="0" distR="0" wp14:anchorId="3156B72E" wp14:editId="5FF12D6E">
            <wp:extent cx="5942049" cy="3098800"/>
            <wp:effectExtent l="0" t="0" r="1905" b="0"/>
            <wp:docPr id="168152643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6439" name="Graphic 1681526439"/>
                    <pic:cNvPicPr/>
                  </pic:nvPicPr>
                  <pic:blipFill rotWithShape="1">
                    <a:blip r:embed="rId35">
                      <a:extLst>
                        <a:ext uri="{96DAC541-7B7A-43D3-8B79-37D633B846F1}">
                          <asvg:svgBlip xmlns:asvg="http://schemas.microsoft.com/office/drawing/2016/SVG/main" r:embed="rId36"/>
                        </a:ext>
                      </a:extLst>
                    </a:blip>
                    <a:srcRect t="9733" b="3350"/>
                    <a:stretch>
                      <a:fillRect/>
                    </a:stretch>
                  </pic:blipFill>
                  <pic:spPr bwMode="auto">
                    <a:xfrm>
                      <a:off x="0" y="0"/>
                      <a:ext cx="5943600" cy="3099609"/>
                    </a:xfrm>
                    <a:prstGeom prst="rect">
                      <a:avLst/>
                    </a:prstGeom>
                    <a:ln>
                      <a:noFill/>
                    </a:ln>
                    <a:extLst>
                      <a:ext uri="{53640926-AAD7-44D8-BBD7-CCE9431645EC}">
                        <a14:shadowObscured xmlns:a14="http://schemas.microsoft.com/office/drawing/2010/main"/>
                      </a:ext>
                    </a:extLst>
                  </pic:spPr>
                </pic:pic>
              </a:graphicData>
            </a:graphic>
          </wp:inline>
        </w:drawing>
      </w:r>
    </w:p>
    <w:p w14:paraId="4EE7FB53" w14:textId="70E3EB70" w:rsidR="00837649" w:rsidRPr="00957B68" w:rsidRDefault="00837649" w:rsidP="00EE13D7">
      <w:pPr>
        <w:jc w:val="both"/>
        <w:rPr>
          <w:rFonts w:ascii="Segoe UI Semilight" w:hAnsi="Segoe UI Semilight" w:cs="Segoe UI Semilight"/>
          <w:sz w:val="20"/>
          <w:szCs w:val="20"/>
        </w:rPr>
      </w:pPr>
      <w:r w:rsidRPr="00957B68">
        <w:rPr>
          <w:rFonts w:ascii="Segoe UI" w:hAnsi="Segoe UI" w:cs="Segoe UI"/>
          <w:b/>
          <w:bCs/>
          <w:sz w:val="20"/>
          <w:szCs w:val="20"/>
        </w:rPr>
        <w:t>Fig</w:t>
      </w:r>
      <w:r w:rsidR="002A1E78" w:rsidRPr="00957B68">
        <w:rPr>
          <w:rFonts w:ascii="Segoe UI" w:hAnsi="Segoe UI" w:cs="Segoe UI"/>
          <w:b/>
          <w:bCs/>
          <w:sz w:val="20"/>
          <w:szCs w:val="20"/>
        </w:rPr>
        <w:t>.</w:t>
      </w:r>
      <w:r w:rsidRPr="00957B68">
        <w:rPr>
          <w:rFonts w:ascii="Segoe UI" w:hAnsi="Segoe UI" w:cs="Segoe UI"/>
          <w:b/>
          <w:bCs/>
          <w:sz w:val="20"/>
          <w:szCs w:val="20"/>
        </w:rPr>
        <w:t xml:space="preserve"> S5</w:t>
      </w:r>
      <w:r w:rsidR="00475208" w:rsidRPr="006E7E50">
        <w:rPr>
          <w:rFonts w:ascii="Segoe UI" w:hAnsi="Segoe UI" w:cs="Segoe UI"/>
          <w:sz w:val="20"/>
          <w:szCs w:val="20"/>
        </w:rPr>
        <w:t xml:space="preserve"> </w:t>
      </w:r>
      <w:r w:rsidR="002F791B" w:rsidRPr="00957B68">
        <w:rPr>
          <w:rFonts w:ascii="Segoe UI Semilight" w:hAnsi="Segoe UI Semilight" w:cs="Segoe UI Semilight"/>
          <w:sz w:val="20"/>
          <w:szCs w:val="20"/>
        </w:rPr>
        <w:t xml:space="preserve">Variance components expressed as proportions of the total phenotypic variance for </w:t>
      </w:r>
      <w:r w:rsidR="0007525B">
        <w:rPr>
          <w:rFonts w:ascii="Segoe UI Semilight" w:hAnsi="Segoe UI Semilight" w:cs="Segoe UI Semilight"/>
          <w:sz w:val="20"/>
          <w:szCs w:val="20"/>
        </w:rPr>
        <w:t>a</w:t>
      </w:r>
      <w:r w:rsidR="002F791B" w:rsidRPr="00957B68">
        <w:rPr>
          <w:rFonts w:ascii="Segoe UI Semilight" w:hAnsi="Segoe UI Semilight" w:cs="Segoe UI Semilight"/>
          <w:sz w:val="20"/>
          <w:szCs w:val="20"/>
        </w:rPr>
        <w:t xml:space="preserve">verage </w:t>
      </w:r>
      <w:r w:rsidR="0007525B">
        <w:rPr>
          <w:rFonts w:ascii="Segoe UI Semilight" w:hAnsi="Segoe UI Semilight" w:cs="Segoe UI Semilight"/>
          <w:sz w:val="20"/>
          <w:szCs w:val="20"/>
        </w:rPr>
        <w:t>d</w:t>
      </w:r>
      <w:r w:rsidR="002F791B" w:rsidRPr="00957B68">
        <w:rPr>
          <w:rFonts w:ascii="Segoe UI Semilight" w:hAnsi="Segoe UI Semilight" w:cs="Segoe UI Semilight"/>
          <w:sz w:val="20"/>
          <w:szCs w:val="20"/>
        </w:rPr>
        <w:t xml:space="preserve">aily </w:t>
      </w:r>
      <w:r w:rsidR="0007525B">
        <w:rPr>
          <w:rFonts w:ascii="Segoe UI Semilight" w:hAnsi="Segoe UI Semilight" w:cs="Segoe UI Semilight"/>
          <w:sz w:val="20"/>
          <w:szCs w:val="20"/>
        </w:rPr>
        <w:t>g</w:t>
      </w:r>
      <w:r w:rsidR="002F791B" w:rsidRPr="00957B68">
        <w:rPr>
          <w:rFonts w:ascii="Segoe UI Semilight" w:hAnsi="Segoe UI Semilight" w:cs="Segoe UI Semilight"/>
          <w:sz w:val="20"/>
          <w:szCs w:val="20"/>
        </w:rPr>
        <w:t>ain, based on REML estimates within breeds (Duroc, Landrace, and Yorkshire).</w:t>
      </w:r>
      <w:r w:rsidR="006F6278" w:rsidRPr="00957B68">
        <w:rPr>
          <w:rFonts w:ascii="Segoe UI Semilight" w:hAnsi="Segoe UI Semilight" w:cs="Segoe UI Semilight"/>
          <w:sz w:val="20"/>
          <w:szCs w:val="20"/>
        </w:rPr>
        <w:t xml:space="preserve"> Each bar represents a model.</w:t>
      </w:r>
    </w:p>
    <w:p w14:paraId="1AC4EAEF" w14:textId="3D483FA7" w:rsidR="00400080" w:rsidRDefault="009E65A8" w:rsidP="00EE13D7">
      <w:pPr>
        <w:jc w:val="both"/>
      </w:pPr>
      <w:r>
        <w:rPr>
          <w:noProof/>
        </w:rPr>
        <w:drawing>
          <wp:inline distT="0" distB="0" distL="0" distR="0" wp14:anchorId="115D4D9C" wp14:editId="2BEF9E5A">
            <wp:extent cx="5943600" cy="3124607"/>
            <wp:effectExtent l="0" t="0" r="0" b="0"/>
            <wp:docPr id="7128284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28424" name="Graphic 712828424"/>
                    <pic:cNvPicPr/>
                  </pic:nvPicPr>
                  <pic:blipFill rotWithShape="1">
                    <a:blip r:embed="rId37">
                      <a:extLst>
                        <a:ext uri="{96DAC541-7B7A-43D3-8B79-37D633B846F1}">
                          <asvg:svgBlip xmlns:asvg="http://schemas.microsoft.com/office/drawing/2016/SVG/main" r:embed="rId38"/>
                        </a:ext>
                      </a:extLst>
                    </a:blip>
                    <a:srcRect t="8784" b="3597"/>
                    <a:stretch>
                      <a:fillRect/>
                    </a:stretch>
                  </pic:blipFill>
                  <pic:spPr bwMode="auto">
                    <a:xfrm>
                      <a:off x="0" y="0"/>
                      <a:ext cx="5943600" cy="3124607"/>
                    </a:xfrm>
                    <a:prstGeom prst="rect">
                      <a:avLst/>
                    </a:prstGeom>
                    <a:ln>
                      <a:noFill/>
                    </a:ln>
                    <a:extLst>
                      <a:ext uri="{53640926-AAD7-44D8-BBD7-CCE9431645EC}">
                        <a14:shadowObscured xmlns:a14="http://schemas.microsoft.com/office/drawing/2010/main"/>
                      </a:ext>
                    </a:extLst>
                  </pic:spPr>
                </pic:pic>
              </a:graphicData>
            </a:graphic>
          </wp:inline>
        </w:drawing>
      </w:r>
    </w:p>
    <w:p w14:paraId="0DE2BCAC" w14:textId="498D18BC" w:rsidR="00837649" w:rsidRPr="006E7E50" w:rsidRDefault="00837649" w:rsidP="00EE13D7">
      <w:pPr>
        <w:jc w:val="both"/>
        <w:rPr>
          <w:rFonts w:ascii="Segoe UI" w:hAnsi="Segoe UI" w:cs="Segoe UI"/>
          <w:sz w:val="20"/>
          <w:szCs w:val="20"/>
        </w:rPr>
      </w:pPr>
      <w:r w:rsidRPr="00957B68">
        <w:rPr>
          <w:rFonts w:ascii="Segoe UI" w:hAnsi="Segoe UI" w:cs="Segoe UI"/>
          <w:b/>
          <w:bCs/>
          <w:sz w:val="20"/>
          <w:szCs w:val="20"/>
        </w:rPr>
        <w:t>Fig</w:t>
      </w:r>
      <w:r w:rsidR="002A1E78" w:rsidRPr="00957B68">
        <w:rPr>
          <w:rFonts w:ascii="Segoe UI" w:hAnsi="Segoe UI" w:cs="Segoe UI"/>
          <w:b/>
          <w:bCs/>
          <w:sz w:val="20"/>
          <w:szCs w:val="20"/>
        </w:rPr>
        <w:t>.</w:t>
      </w:r>
      <w:r w:rsidRPr="00957B68">
        <w:rPr>
          <w:rFonts w:ascii="Segoe UI" w:hAnsi="Segoe UI" w:cs="Segoe UI"/>
          <w:b/>
          <w:bCs/>
          <w:sz w:val="20"/>
          <w:szCs w:val="20"/>
        </w:rPr>
        <w:t xml:space="preserve"> S6</w:t>
      </w:r>
      <w:r w:rsidR="00475208" w:rsidRPr="006E7E50">
        <w:rPr>
          <w:rFonts w:ascii="Segoe UI" w:hAnsi="Segoe UI" w:cs="Segoe UI"/>
          <w:sz w:val="20"/>
          <w:szCs w:val="20"/>
        </w:rPr>
        <w:t xml:space="preserve"> </w:t>
      </w:r>
      <w:r w:rsidR="002F791B" w:rsidRPr="00957B68">
        <w:rPr>
          <w:rFonts w:ascii="Segoe UI Semilight" w:hAnsi="Segoe UI Semilight" w:cs="Segoe UI Semilight"/>
          <w:sz w:val="20"/>
          <w:szCs w:val="20"/>
        </w:rPr>
        <w:t xml:space="preserve">Variance components expressed as proportions of the total phenotypic variance for </w:t>
      </w:r>
      <w:r w:rsidR="0007525B">
        <w:rPr>
          <w:rFonts w:ascii="Segoe UI Semilight" w:hAnsi="Segoe UI Semilight" w:cs="Segoe UI Semilight"/>
          <w:sz w:val="20"/>
          <w:szCs w:val="20"/>
        </w:rPr>
        <w:t>b</w:t>
      </w:r>
      <w:r w:rsidR="002F791B" w:rsidRPr="00957B68">
        <w:rPr>
          <w:rFonts w:ascii="Segoe UI Semilight" w:hAnsi="Segoe UI Semilight" w:cs="Segoe UI Semilight"/>
          <w:sz w:val="20"/>
          <w:szCs w:val="20"/>
        </w:rPr>
        <w:t xml:space="preserve">ackfat </w:t>
      </w:r>
      <w:r w:rsidR="0007525B">
        <w:rPr>
          <w:rFonts w:ascii="Segoe UI Semilight" w:hAnsi="Segoe UI Semilight" w:cs="Segoe UI Semilight"/>
          <w:sz w:val="20"/>
          <w:szCs w:val="20"/>
        </w:rPr>
        <w:t>t</w:t>
      </w:r>
      <w:r w:rsidR="002F791B" w:rsidRPr="00957B68">
        <w:rPr>
          <w:rFonts w:ascii="Segoe UI Semilight" w:hAnsi="Segoe UI Semilight" w:cs="Segoe UI Semilight"/>
          <w:sz w:val="20"/>
          <w:szCs w:val="20"/>
        </w:rPr>
        <w:t>hickness, based on REML estimates within breeds.</w:t>
      </w:r>
    </w:p>
    <w:p w14:paraId="6416EEEE" w14:textId="7C9771B0" w:rsidR="00400080" w:rsidRDefault="009E65A8" w:rsidP="00EE13D7">
      <w:pPr>
        <w:jc w:val="both"/>
      </w:pPr>
      <w:r>
        <w:rPr>
          <w:noProof/>
        </w:rPr>
        <w:lastRenderedPageBreak/>
        <w:drawing>
          <wp:inline distT="0" distB="0" distL="0" distR="0" wp14:anchorId="228AA673" wp14:editId="51BB569D">
            <wp:extent cx="5943215" cy="3149600"/>
            <wp:effectExtent l="0" t="0" r="635" b="0"/>
            <wp:docPr id="1493311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146" name="Graphic 149331146"/>
                    <pic:cNvPicPr/>
                  </pic:nvPicPr>
                  <pic:blipFill rotWithShape="1">
                    <a:blip r:embed="rId39">
                      <a:extLst>
                        <a:ext uri="{96DAC541-7B7A-43D3-8B79-37D633B846F1}">
                          <asvg:svgBlip xmlns:asvg="http://schemas.microsoft.com/office/drawing/2016/SVG/main" r:embed="rId40"/>
                        </a:ext>
                      </a:extLst>
                    </a:blip>
                    <a:srcRect t="8309" b="3366"/>
                    <a:stretch>
                      <a:fillRect/>
                    </a:stretch>
                  </pic:blipFill>
                  <pic:spPr bwMode="auto">
                    <a:xfrm>
                      <a:off x="0" y="0"/>
                      <a:ext cx="5943600" cy="3149804"/>
                    </a:xfrm>
                    <a:prstGeom prst="rect">
                      <a:avLst/>
                    </a:prstGeom>
                    <a:ln>
                      <a:noFill/>
                    </a:ln>
                    <a:extLst>
                      <a:ext uri="{53640926-AAD7-44D8-BBD7-CCE9431645EC}">
                        <a14:shadowObscured xmlns:a14="http://schemas.microsoft.com/office/drawing/2010/main"/>
                      </a:ext>
                    </a:extLst>
                  </pic:spPr>
                </pic:pic>
              </a:graphicData>
            </a:graphic>
          </wp:inline>
        </w:drawing>
      </w:r>
    </w:p>
    <w:p w14:paraId="0D7D211B" w14:textId="76164C22" w:rsidR="00837649" w:rsidRPr="006E7E50" w:rsidRDefault="00837649" w:rsidP="00EE13D7">
      <w:pPr>
        <w:jc w:val="both"/>
        <w:rPr>
          <w:rFonts w:ascii="Segoe UI" w:hAnsi="Segoe UI" w:cs="Segoe UI"/>
          <w:sz w:val="20"/>
          <w:szCs w:val="20"/>
        </w:rPr>
      </w:pPr>
      <w:r w:rsidRPr="00957B68">
        <w:rPr>
          <w:rFonts w:ascii="Segoe UI" w:hAnsi="Segoe UI" w:cs="Segoe UI"/>
          <w:b/>
          <w:bCs/>
          <w:sz w:val="20"/>
          <w:szCs w:val="20"/>
        </w:rPr>
        <w:t>Fig</w:t>
      </w:r>
      <w:r w:rsidR="005A51B9" w:rsidRPr="00957B68">
        <w:rPr>
          <w:rFonts w:ascii="Segoe UI" w:hAnsi="Segoe UI" w:cs="Segoe UI"/>
          <w:b/>
          <w:bCs/>
          <w:sz w:val="20"/>
          <w:szCs w:val="20"/>
        </w:rPr>
        <w:t>.</w:t>
      </w:r>
      <w:r w:rsidRPr="00957B68">
        <w:rPr>
          <w:rFonts w:ascii="Segoe UI" w:hAnsi="Segoe UI" w:cs="Segoe UI"/>
          <w:b/>
          <w:bCs/>
          <w:sz w:val="20"/>
          <w:szCs w:val="20"/>
        </w:rPr>
        <w:t xml:space="preserve"> S7</w:t>
      </w:r>
      <w:r w:rsidR="00475208" w:rsidRPr="006E7E50">
        <w:rPr>
          <w:rFonts w:ascii="Segoe UI" w:hAnsi="Segoe UI" w:cs="Segoe UI"/>
          <w:sz w:val="20"/>
          <w:szCs w:val="20"/>
        </w:rPr>
        <w:t xml:space="preserve"> </w:t>
      </w:r>
      <w:r w:rsidR="002F791B" w:rsidRPr="00957B68">
        <w:rPr>
          <w:rFonts w:ascii="Segoe UI Semilight" w:hAnsi="Segoe UI Semilight" w:cs="Segoe UI Semilight"/>
          <w:sz w:val="20"/>
          <w:szCs w:val="20"/>
        </w:rPr>
        <w:t xml:space="preserve">Variance components expressed as proportions of the total phenotypic variance for </w:t>
      </w:r>
      <w:r w:rsidR="0007525B">
        <w:rPr>
          <w:rFonts w:ascii="Segoe UI Semilight" w:hAnsi="Segoe UI Semilight" w:cs="Segoe UI Semilight"/>
          <w:sz w:val="20"/>
          <w:szCs w:val="20"/>
        </w:rPr>
        <w:t>residual feed intake</w:t>
      </w:r>
      <w:r w:rsidR="002F791B" w:rsidRPr="00957B68">
        <w:rPr>
          <w:rFonts w:ascii="Segoe UI Semilight" w:hAnsi="Segoe UI Semilight" w:cs="Segoe UI Semilight"/>
          <w:sz w:val="20"/>
          <w:szCs w:val="20"/>
        </w:rPr>
        <w:t>, based on REML estimates within breeds.</w:t>
      </w:r>
    </w:p>
    <w:p w14:paraId="2790E876" w14:textId="46761C37" w:rsidR="003910A3" w:rsidRDefault="00745FEC" w:rsidP="00EE13D7">
      <w:pPr>
        <w:jc w:val="both"/>
      </w:pPr>
      <w:r>
        <w:rPr>
          <w:noProof/>
        </w:rPr>
        <w:drawing>
          <wp:inline distT="0" distB="0" distL="0" distR="0" wp14:anchorId="606ED424" wp14:editId="366EB482">
            <wp:extent cx="5943600" cy="3107267"/>
            <wp:effectExtent l="0" t="0" r="0" b="4445"/>
            <wp:docPr id="68323538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35380" name="Graphic 683235380"/>
                    <pic:cNvPicPr/>
                  </pic:nvPicPr>
                  <pic:blipFill rotWithShape="1">
                    <a:blip r:embed="rId41">
                      <a:extLst>
                        <a:ext uri="{96DAC541-7B7A-43D3-8B79-37D633B846F1}">
                          <asvg:svgBlip xmlns:asvg="http://schemas.microsoft.com/office/drawing/2016/SVG/main" r:embed="rId42"/>
                        </a:ext>
                      </a:extLst>
                    </a:blip>
                    <a:srcRect t="9259" b="3609"/>
                    <a:stretch>
                      <a:fillRect/>
                    </a:stretch>
                  </pic:blipFill>
                  <pic:spPr bwMode="auto">
                    <a:xfrm>
                      <a:off x="0" y="0"/>
                      <a:ext cx="5943600" cy="3107267"/>
                    </a:xfrm>
                    <a:prstGeom prst="rect">
                      <a:avLst/>
                    </a:prstGeom>
                    <a:ln>
                      <a:noFill/>
                    </a:ln>
                    <a:extLst>
                      <a:ext uri="{53640926-AAD7-44D8-BBD7-CCE9431645EC}">
                        <a14:shadowObscured xmlns:a14="http://schemas.microsoft.com/office/drawing/2010/main"/>
                      </a:ext>
                    </a:extLst>
                  </pic:spPr>
                </pic:pic>
              </a:graphicData>
            </a:graphic>
          </wp:inline>
        </w:drawing>
      </w:r>
    </w:p>
    <w:p w14:paraId="31166E75" w14:textId="47232CE4" w:rsidR="00837649" w:rsidRPr="006E7E50" w:rsidRDefault="00837649" w:rsidP="00EE13D7">
      <w:pPr>
        <w:jc w:val="both"/>
        <w:rPr>
          <w:rFonts w:ascii="Segoe UI" w:hAnsi="Segoe UI" w:cs="Segoe UI"/>
          <w:sz w:val="20"/>
          <w:szCs w:val="20"/>
        </w:rPr>
      </w:pPr>
      <w:r w:rsidRPr="00957B68">
        <w:rPr>
          <w:rFonts w:ascii="Segoe UI" w:hAnsi="Segoe UI" w:cs="Segoe UI"/>
          <w:b/>
          <w:bCs/>
          <w:sz w:val="20"/>
          <w:szCs w:val="20"/>
        </w:rPr>
        <w:t>Fig</w:t>
      </w:r>
      <w:r w:rsidR="005A51B9" w:rsidRPr="00957B68">
        <w:rPr>
          <w:rFonts w:ascii="Segoe UI" w:hAnsi="Segoe UI" w:cs="Segoe UI"/>
          <w:b/>
          <w:bCs/>
          <w:sz w:val="20"/>
          <w:szCs w:val="20"/>
        </w:rPr>
        <w:t>.</w:t>
      </w:r>
      <w:r w:rsidRPr="00957B68">
        <w:rPr>
          <w:rFonts w:ascii="Segoe UI" w:hAnsi="Segoe UI" w:cs="Segoe UI"/>
          <w:b/>
          <w:bCs/>
          <w:sz w:val="20"/>
          <w:szCs w:val="20"/>
        </w:rPr>
        <w:t xml:space="preserve"> S8</w:t>
      </w:r>
      <w:r w:rsidR="00475208" w:rsidRPr="006E7E50">
        <w:rPr>
          <w:rFonts w:ascii="Segoe UI" w:hAnsi="Segoe UI" w:cs="Segoe UI"/>
          <w:sz w:val="20"/>
          <w:szCs w:val="20"/>
        </w:rPr>
        <w:t xml:space="preserve"> </w:t>
      </w:r>
      <w:r w:rsidR="002F791B" w:rsidRPr="00957B68">
        <w:rPr>
          <w:rFonts w:ascii="Segoe UI Semilight" w:hAnsi="Segoe UI Semilight" w:cs="Segoe UI Semilight"/>
          <w:sz w:val="20"/>
          <w:szCs w:val="20"/>
        </w:rPr>
        <w:t xml:space="preserve">Variance components expressed as proportions of the total phenotypic variance for </w:t>
      </w:r>
      <w:r w:rsidR="0007525B">
        <w:rPr>
          <w:rFonts w:ascii="Segoe UI Semilight" w:hAnsi="Segoe UI Semilight" w:cs="Segoe UI Semilight"/>
          <w:sz w:val="20"/>
          <w:szCs w:val="20"/>
        </w:rPr>
        <w:t>s</w:t>
      </w:r>
      <w:r w:rsidR="002F791B" w:rsidRPr="00957B68">
        <w:rPr>
          <w:rFonts w:ascii="Segoe UI Semilight" w:hAnsi="Segoe UI Semilight" w:cs="Segoe UI Semilight"/>
          <w:sz w:val="20"/>
          <w:szCs w:val="20"/>
        </w:rPr>
        <w:t>trength score, based on REML estimates within breeds.</w:t>
      </w:r>
    </w:p>
    <w:p w14:paraId="4342C90A" w14:textId="78E7918B" w:rsidR="00032243" w:rsidRPr="00127A26" w:rsidRDefault="00947FE2" w:rsidP="00CC0A53">
      <w:pPr>
        <w:pStyle w:val="Heading1"/>
        <w:rPr>
          <w:rFonts w:ascii="Segoe UI" w:hAnsi="Segoe UI" w:cs="Segoe UI"/>
          <w:sz w:val="24"/>
          <w:szCs w:val="24"/>
        </w:rPr>
      </w:pPr>
      <w:r w:rsidRPr="00BE5804">
        <w:br w:type="page"/>
      </w:r>
      <w:r w:rsidRPr="00BE5804">
        <w:rPr>
          <w:rFonts w:ascii="Segoe UI" w:hAnsi="Segoe UI" w:cs="Segoe UI"/>
          <w:b/>
          <w:bCs/>
          <w:color w:val="000000" w:themeColor="text1"/>
          <w:sz w:val="24"/>
          <w:szCs w:val="24"/>
        </w:rPr>
        <w:lastRenderedPageBreak/>
        <w:t>References</w:t>
      </w:r>
    </w:p>
    <w:p w14:paraId="1547EA64" w14:textId="77777777" w:rsidR="009D348F" w:rsidRPr="009D348F" w:rsidRDefault="005D153F" w:rsidP="009D348F">
      <w:pPr>
        <w:pStyle w:val="EndNoteBibliography"/>
        <w:spacing w:after="0"/>
        <w:rPr>
          <w:noProof/>
        </w:rPr>
      </w:pPr>
      <w:r w:rsidRPr="00127A26">
        <w:rPr>
          <w:szCs w:val="18"/>
        </w:rPr>
        <w:fldChar w:fldCharType="begin"/>
      </w:r>
      <w:r w:rsidRPr="00127A26">
        <w:rPr>
          <w:szCs w:val="18"/>
        </w:rPr>
        <w:instrText xml:space="preserve"> ADDIN EN.REFLIST </w:instrText>
      </w:r>
      <w:r w:rsidRPr="00127A26">
        <w:rPr>
          <w:szCs w:val="18"/>
        </w:rPr>
        <w:fldChar w:fldCharType="separate"/>
      </w:r>
      <w:r w:rsidR="009D348F" w:rsidRPr="009D348F">
        <w:rPr>
          <w:noProof/>
        </w:rPr>
        <w:t>1.</w:t>
      </w:r>
      <w:r w:rsidR="009D348F" w:rsidRPr="009D348F">
        <w:rPr>
          <w:noProof/>
        </w:rPr>
        <w:tab/>
        <w:t>Henderson CR. Statistical methods in animal improvement: historical overview. In: Gianola D, Hammond K, editors. Advances in statistical methods for genetic improvement of livestock. Berlin: Springer-Verlag; 1990. p. 2–14.</w:t>
      </w:r>
    </w:p>
    <w:p w14:paraId="154E1356" w14:textId="77777777" w:rsidR="009D348F" w:rsidRPr="009D348F" w:rsidRDefault="009D348F" w:rsidP="009D348F">
      <w:pPr>
        <w:pStyle w:val="EndNoteBibliography"/>
        <w:spacing w:after="0"/>
        <w:rPr>
          <w:noProof/>
        </w:rPr>
      </w:pPr>
      <w:r w:rsidRPr="009D348F">
        <w:rPr>
          <w:noProof/>
        </w:rPr>
        <w:t>2.</w:t>
      </w:r>
      <w:r w:rsidRPr="009D348F">
        <w:rPr>
          <w:noProof/>
        </w:rPr>
        <w:tab/>
        <w:t>Henderson CR. Best linear unbiased estimation and prediction under a selection model. Biometrics. 1975;31(2):423–47.</w:t>
      </w:r>
    </w:p>
    <w:p w14:paraId="4E7B65F1" w14:textId="77777777" w:rsidR="009D348F" w:rsidRPr="009D348F" w:rsidRDefault="009D348F" w:rsidP="009D348F">
      <w:pPr>
        <w:pStyle w:val="EndNoteBibliography"/>
        <w:spacing w:after="0"/>
        <w:rPr>
          <w:noProof/>
        </w:rPr>
      </w:pPr>
      <w:r w:rsidRPr="009D348F">
        <w:rPr>
          <w:noProof/>
        </w:rPr>
        <w:t>3.</w:t>
      </w:r>
      <w:r w:rsidRPr="009D348F">
        <w:rPr>
          <w:noProof/>
        </w:rPr>
        <w:tab/>
        <w:t>Goldberger AS. Best linear unbiased prediction in the generalized linear regression model. Journal of the American Statistical Association. 1962;57(298):369–75.</w:t>
      </w:r>
    </w:p>
    <w:p w14:paraId="54AF4E3D" w14:textId="77777777" w:rsidR="009D348F" w:rsidRPr="009D348F" w:rsidRDefault="009D348F" w:rsidP="009D348F">
      <w:pPr>
        <w:pStyle w:val="EndNoteBibliography"/>
        <w:spacing w:after="0"/>
        <w:rPr>
          <w:noProof/>
        </w:rPr>
      </w:pPr>
      <w:r w:rsidRPr="009D348F">
        <w:rPr>
          <w:noProof/>
        </w:rPr>
        <w:t>4.</w:t>
      </w:r>
      <w:r w:rsidRPr="009D348F">
        <w:rPr>
          <w:noProof/>
        </w:rPr>
        <w:tab/>
        <w:t>Gianola D, Rosa GJM. One hundred years of statistical developments in animal breeding. Annual Review of Animal Biosciences. 2015;3:19–56.</w:t>
      </w:r>
    </w:p>
    <w:p w14:paraId="7F727E7A" w14:textId="77777777" w:rsidR="009D348F" w:rsidRPr="009D348F" w:rsidRDefault="009D348F" w:rsidP="009D348F">
      <w:pPr>
        <w:pStyle w:val="EndNoteBibliography"/>
        <w:spacing w:after="0"/>
        <w:rPr>
          <w:noProof/>
        </w:rPr>
      </w:pPr>
      <w:r w:rsidRPr="009D348F">
        <w:rPr>
          <w:noProof/>
        </w:rPr>
        <w:t>5.</w:t>
      </w:r>
      <w:r w:rsidRPr="009D348F">
        <w:rPr>
          <w:noProof/>
        </w:rPr>
        <w:tab/>
        <w:t>Rosa GJM. Quantitative methods applied to animal breeding. In: Spangler ML, editor. Animal breeding and genetics. New York: Springer; 2023. p. 25–49.</w:t>
      </w:r>
    </w:p>
    <w:p w14:paraId="30B7C348" w14:textId="77777777" w:rsidR="009D348F" w:rsidRPr="009D348F" w:rsidRDefault="009D348F" w:rsidP="009D348F">
      <w:pPr>
        <w:pStyle w:val="EndNoteBibliography"/>
        <w:spacing w:after="0"/>
        <w:rPr>
          <w:noProof/>
        </w:rPr>
      </w:pPr>
      <w:r w:rsidRPr="009D348F">
        <w:rPr>
          <w:noProof/>
        </w:rPr>
        <w:t>6.</w:t>
      </w:r>
      <w:r w:rsidRPr="009D348F">
        <w:rPr>
          <w:noProof/>
        </w:rPr>
        <w:tab/>
        <w:t>Zuidhof MJ, Schneider BL, Carney VL, Korver DR, Robinson FE. Growth, efficiency, and yield of commercial broilers from 1957, 1978, and 2005. Poultry Science. 2014;93(12):2970–82.</w:t>
      </w:r>
    </w:p>
    <w:p w14:paraId="2935DA08" w14:textId="77777777" w:rsidR="009D348F" w:rsidRPr="009D348F" w:rsidRDefault="009D348F" w:rsidP="009D348F">
      <w:pPr>
        <w:pStyle w:val="EndNoteBibliography"/>
        <w:spacing w:after="0"/>
        <w:rPr>
          <w:noProof/>
        </w:rPr>
      </w:pPr>
      <w:r w:rsidRPr="009D348F">
        <w:rPr>
          <w:noProof/>
        </w:rPr>
        <w:t>7.</w:t>
      </w:r>
      <w:r w:rsidRPr="009D348F">
        <w:rPr>
          <w:noProof/>
        </w:rPr>
        <w:tab/>
        <w:t>Weigel KA, VanRaden PM, Norman HD, Grosu H. A 100-Year Review: Methods and impact of genetic selection in dairy cattle—From daughter–dam comparisons to deep learning algorithms. Journal of Dairy Science. 2017;100(12):10234–50.</w:t>
      </w:r>
    </w:p>
    <w:p w14:paraId="41C5668B" w14:textId="77777777" w:rsidR="009D348F" w:rsidRPr="009D348F" w:rsidRDefault="009D348F" w:rsidP="009D348F">
      <w:pPr>
        <w:pStyle w:val="EndNoteBibliography"/>
        <w:spacing w:after="0"/>
        <w:rPr>
          <w:noProof/>
        </w:rPr>
      </w:pPr>
      <w:r w:rsidRPr="009D348F">
        <w:rPr>
          <w:noProof/>
        </w:rPr>
        <w:t>8.</w:t>
      </w:r>
      <w:r w:rsidRPr="009D348F">
        <w:rPr>
          <w:noProof/>
        </w:rPr>
        <w:tab/>
        <w:t>Weller JI. Genomic selection in animals. Hoboken: John Wiley &amp; Sons; 2016. 192 p.</w:t>
      </w:r>
    </w:p>
    <w:p w14:paraId="71D69101" w14:textId="77777777" w:rsidR="009D348F" w:rsidRPr="009D348F" w:rsidRDefault="009D348F" w:rsidP="009D348F">
      <w:pPr>
        <w:pStyle w:val="EndNoteBibliography"/>
        <w:spacing w:after="0"/>
        <w:rPr>
          <w:noProof/>
        </w:rPr>
      </w:pPr>
      <w:r w:rsidRPr="009D348F">
        <w:rPr>
          <w:noProof/>
        </w:rPr>
        <w:t>9.</w:t>
      </w:r>
      <w:r w:rsidRPr="009D348F">
        <w:rPr>
          <w:noProof/>
        </w:rPr>
        <w:tab/>
        <w:t>Meuwissen T, Hayes B, Goddard M. Genomic selection: A paradigm shift in animal breeding. Animal Frontiers. 2016;6(1):6–14.</w:t>
      </w:r>
    </w:p>
    <w:p w14:paraId="37A7254C" w14:textId="77777777" w:rsidR="009D348F" w:rsidRPr="009D348F" w:rsidRDefault="009D348F" w:rsidP="009D348F">
      <w:pPr>
        <w:pStyle w:val="EndNoteBibliography"/>
        <w:spacing w:after="0"/>
        <w:rPr>
          <w:noProof/>
        </w:rPr>
      </w:pPr>
      <w:r w:rsidRPr="009D348F">
        <w:rPr>
          <w:noProof/>
        </w:rPr>
        <w:t>10.</w:t>
      </w:r>
      <w:r w:rsidRPr="009D348F">
        <w:rPr>
          <w:noProof/>
        </w:rPr>
        <w:tab/>
        <w:t>Ritland K. A marker-based method for inferences about quantitative inheritance in natural populations. Evolution. 1996;50(3):1062–73.</w:t>
      </w:r>
    </w:p>
    <w:p w14:paraId="3D149FA5" w14:textId="77777777" w:rsidR="009D348F" w:rsidRPr="009D348F" w:rsidRDefault="009D348F" w:rsidP="009D348F">
      <w:pPr>
        <w:pStyle w:val="EndNoteBibliography"/>
        <w:spacing w:after="0"/>
        <w:rPr>
          <w:noProof/>
        </w:rPr>
      </w:pPr>
      <w:r w:rsidRPr="009D348F">
        <w:rPr>
          <w:noProof/>
        </w:rPr>
        <w:t>11.</w:t>
      </w:r>
      <w:r w:rsidRPr="009D348F">
        <w:rPr>
          <w:noProof/>
        </w:rPr>
        <w:tab/>
        <w:t>Nejati-Javaremi A, Smith C, Gibson JP. Effect of total allelic relationship on accuracy of evaluation and response to selection. Journal of Animal Science. 1997;75(7):1738–45.</w:t>
      </w:r>
    </w:p>
    <w:p w14:paraId="75A99924" w14:textId="77777777" w:rsidR="009D348F" w:rsidRPr="009D348F" w:rsidRDefault="009D348F" w:rsidP="009D348F">
      <w:pPr>
        <w:pStyle w:val="EndNoteBibliography"/>
        <w:spacing w:after="0"/>
        <w:rPr>
          <w:noProof/>
        </w:rPr>
      </w:pPr>
      <w:r w:rsidRPr="009D348F">
        <w:rPr>
          <w:noProof/>
        </w:rPr>
        <w:t>12.</w:t>
      </w:r>
      <w:r w:rsidRPr="009D348F">
        <w:rPr>
          <w:noProof/>
        </w:rPr>
        <w:tab/>
        <w:t>Legarra A, Christensen OF, Aguilar I, Misztal I. Single Step, a general approach for genomic selection. Livestock Science. 2014;166:54–65.</w:t>
      </w:r>
    </w:p>
    <w:p w14:paraId="6952DFCD" w14:textId="77777777" w:rsidR="009D348F" w:rsidRPr="009D348F" w:rsidRDefault="009D348F" w:rsidP="009D348F">
      <w:pPr>
        <w:pStyle w:val="EndNoteBibliography"/>
        <w:spacing w:after="0"/>
        <w:rPr>
          <w:noProof/>
        </w:rPr>
      </w:pPr>
      <w:r w:rsidRPr="009D348F">
        <w:rPr>
          <w:noProof/>
        </w:rPr>
        <w:t>13.</w:t>
      </w:r>
      <w:r w:rsidRPr="009D348F">
        <w:rPr>
          <w:noProof/>
        </w:rPr>
        <w:tab/>
        <w:t>VanRaden PM. Efficient methods to compute genomic predictions. Journal of Dairy Science. 2008;91(11):4414–23.</w:t>
      </w:r>
    </w:p>
    <w:p w14:paraId="0D22AB31" w14:textId="77777777" w:rsidR="009D348F" w:rsidRPr="009D348F" w:rsidRDefault="009D348F" w:rsidP="009D348F">
      <w:pPr>
        <w:pStyle w:val="EndNoteBibliography"/>
        <w:spacing w:after="0"/>
        <w:rPr>
          <w:noProof/>
        </w:rPr>
      </w:pPr>
      <w:r w:rsidRPr="009D348F">
        <w:rPr>
          <w:noProof/>
        </w:rPr>
        <w:t>14.</w:t>
      </w:r>
      <w:r w:rsidRPr="009D348F">
        <w:rPr>
          <w:noProof/>
        </w:rPr>
        <w:tab/>
        <w:t>Meuwissen T, Hayes B, Goddard M. Prediction of total genetic value using genome-wide dense marker maps. Genetics. 2001;157(4):1819–29.</w:t>
      </w:r>
    </w:p>
    <w:p w14:paraId="73F208FF" w14:textId="77777777" w:rsidR="009D348F" w:rsidRPr="009D348F" w:rsidRDefault="009D348F" w:rsidP="009D348F">
      <w:pPr>
        <w:pStyle w:val="EndNoteBibliography"/>
        <w:spacing w:after="0"/>
        <w:rPr>
          <w:noProof/>
        </w:rPr>
      </w:pPr>
      <w:r w:rsidRPr="009D348F">
        <w:rPr>
          <w:noProof/>
        </w:rPr>
        <w:t>15.</w:t>
      </w:r>
      <w:r w:rsidRPr="009D348F">
        <w:rPr>
          <w:noProof/>
        </w:rPr>
        <w:tab/>
        <w:t>Wolc A, Stricker C, Arango J, Settar P, Fulton JE, O'Sullivan NP, et al. Breeding value prediction for production traits in layer chickens using pedigree or genomic relationships in a reduced animal model. Genetics Selection Evolution. 2011;43(1):5.</w:t>
      </w:r>
    </w:p>
    <w:p w14:paraId="48C743C0" w14:textId="77777777" w:rsidR="009D348F" w:rsidRPr="009D348F" w:rsidRDefault="009D348F" w:rsidP="009D348F">
      <w:pPr>
        <w:pStyle w:val="EndNoteBibliography"/>
        <w:spacing w:after="0"/>
        <w:rPr>
          <w:noProof/>
        </w:rPr>
      </w:pPr>
      <w:r w:rsidRPr="009D348F">
        <w:rPr>
          <w:noProof/>
        </w:rPr>
        <w:t>16.</w:t>
      </w:r>
      <w:r w:rsidRPr="009D348F">
        <w:rPr>
          <w:noProof/>
        </w:rPr>
        <w:tab/>
        <w:t>Fang L, Teng J, Lin Q, Bai Z, Liu S, Guan D, et al. The Farm Animal Genotype–Tissue Expression (FarmGTEx) Project. Nature Genetics. 2025;57(4):786–96.</w:t>
      </w:r>
    </w:p>
    <w:p w14:paraId="64C3F0A8" w14:textId="77777777" w:rsidR="009D348F" w:rsidRPr="009D348F" w:rsidRDefault="009D348F" w:rsidP="009D348F">
      <w:pPr>
        <w:pStyle w:val="EndNoteBibliography"/>
        <w:spacing w:after="0"/>
        <w:rPr>
          <w:noProof/>
        </w:rPr>
      </w:pPr>
      <w:r w:rsidRPr="009D348F">
        <w:rPr>
          <w:noProof/>
        </w:rPr>
        <w:t>17.</w:t>
      </w:r>
      <w:r w:rsidRPr="009D348F">
        <w:rPr>
          <w:noProof/>
        </w:rPr>
        <w:tab/>
        <w:t>The Bio Revolution: Innovations transforming economies, societies, and our lives. McKinsey Global Institute; 2020.</w:t>
      </w:r>
    </w:p>
    <w:p w14:paraId="2BF1899C" w14:textId="77777777" w:rsidR="009D348F" w:rsidRPr="009D348F" w:rsidRDefault="009D348F" w:rsidP="009D348F">
      <w:pPr>
        <w:pStyle w:val="EndNoteBibliography"/>
        <w:spacing w:after="0"/>
        <w:rPr>
          <w:noProof/>
        </w:rPr>
      </w:pPr>
      <w:r w:rsidRPr="009D348F">
        <w:rPr>
          <w:noProof/>
        </w:rPr>
        <w:t>18.</w:t>
      </w:r>
      <w:r w:rsidRPr="009D348F">
        <w:rPr>
          <w:noProof/>
        </w:rPr>
        <w:tab/>
        <w:t>Wientjes YCJ, Bijma P, Vandenplas J, Calus MPL. Multi-population genomic relationships for estimating current genetic variances within and genetic correlations between populations. Genetics. 2017;207(2):503–15.</w:t>
      </w:r>
    </w:p>
    <w:p w14:paraId="4CE353DE" w14:textId="77777777" w:rsidR="009D348F" w:rsidRPr="009D348F" w:rsidRDefault="009D348F" w:rsidP="009D348F">
      <w:pPr>
        <w:pStyle w:val="EndNoteBibliography"/>
        <w:spacing w:after="0"/>
        <w:rPr>
          <w:noProof/>
        </w:rPr>
      </w:pPr>
      <w:r w:rsidRPr="009D348F">
        <w:rPr>
          <w:noProof/>
        </w:rPr>
        <w:t>19.</w:t>
      </w:r>
      <w:r w:rsidRPr="009D348F">
        <w:rPr>
          <w:noProof/>
        </w:rPr>
        <w:tab/>
        <w:t>Warr A, Affara N, Aken B, Beiki H, Bickhart DM, Billis K, et al. An improved pig reference genome sequence to enable pig genetics and genomics research. GigaScience. 2020;9(6).</w:t>
      </w:r>
    </w:p>
    <w:p w14:paraId="766797EE" w14:textId="77777777" w:rsidR="009D348F" w:rsidRPr="009D348F" w:rsidRDefault="009D348F" w:rsidP="009D348F">
      <w:pPr>
        <w:pStyle w:val="EndNoteBibliography"/>
        <w:spacing w:after="0"/>
        <w:rPr>
          <w:noProof/>
        </w:rPr>
      </w:pPr>
      <w:r w:rsidRPr="009D348F">
        <w:rPr>
          <w:noProof/>
        </w:rPr>
        <w:t>20.</w:t>
      </w:r>
      <w:r w:rsidRPr="009D348F">
        <w:rPr>
          <w:noProof/>
        </w:rPr>
        <w:tab/>
        <w:t>Groenen MAM, Archibald AL, Uenishi H, Tuggle CK, Takeuchi Y, Rothschild MF, et al. Analyses of pig genomes provide insight into porcine demography and evolution. Nature. 2012;491(7424):393–8.</w:t>
      </w:r>
    </w:p>
    <w:p w14:paraId="521F82AD" w14:textId="77777777" w:rsidR="009D348F" w:rsidRPr="009D348F" w:rsidRDefault="009D348F" w:rsidP="009D348F">
      <w:pPr>
        <w:pStyle w:val="EndNoteBibliography"/>
        <w:spacing w:after="0"/>
        <w:rPr>
          <w:noProof/>
        </w:rPr>
      </w:pPr>
      <w:r w:rsidRPr="009D348F">
        <w:rPr>
          <w:noProof/>
        </w:rPr>
        <w:t>21.</w:t>
      </w:r>
      <w:r w:rsidRPr="009D348F">
        <w:rPr>
          <w:noProof/>
        </w:rPr>
        <w:tab/>
        <w:t>Luigi-Sierra MG, Gòdia M, Fredholm M, Guo X, Madsen O. Characterization of the -omics architecture for growth and subcutaneous fat deposition traits in three commercial pig breeds. 2026.</w:t>
      </w:r>
    </w:p>
    <w:p w14:paraId="19FD082E" w14:textId="77777777" w:rsidR="009D348F" w:rsidRPr="009D348F" w:rsidRDefault="009D348F" w:rsidP="009D348F">
      <w:pPr>
        <w:pStyle w:val="EndNoteBibliography"/>
        <w:spacing w:after="0"/>
        <w:rPr>
          <w:noProof/>
        </w:rPr>
      </w:pPr>
      <w:r w:rsidRPr="009D348F">
        <w:rPr>
          <w:noProof/>
        </w:rPr>
        <w:t>22.</w:t>
      </w:r>
      <w:r w:rsidRPr="009D348F">
        <w:rPr>
          <w:noProof/>
        </w:rPr>
        <w:tab/>
        <w:t>Gilmour AR, Thompson R, Cullis BR. Average information REML: An efficient algorithm for variance parameter estimation in linear mixed models. Biometrics. 1995;51(4):1440–50.</w:t>
      </w:r>
    </w:p>
    <w:p w14:paraId="0B915DDE" w14:textId="77777777" w:rsidR="009D348F" w:rsidRPr="009D348F" w:rsidRDefault="009D348F" w:rsidP="009D348F">
      <w:pPr>
        <w:pStyle w:val="EndNoteBibliography"/>
        <w:spacing w:after="0"/>
        <w:rPr>
          <w:noProof/>
        </w:rPr>
      </w:pPr>
      <w:r w:rsidRPr="009D348F">
        <w:rPr>
          <w:noProof/>
        </w:rPr>
        <w:t>23.</w:t>
      </w:r>
      <w:r w:rsidRPr="009D348F">
        <w:rPr>
          <w:noProof/>
        </w:rPr>
        <w:tab/>
        <w:t>Patterson HD, Thompson R. Recovery of Inter-Block Information when Block Sizes are Unequal. Biometrika. 1971;58(3):545–54.</w:t>
      </w:r>
    </w:p>
    <w:p w14:paraId="01A19029" w14:textId="77777777" w:rsidR="009D348F" w:rsidRPr="009D348F" w:rsidRDefault="009D348F" w:rsidP="009D348F">
      <w:pPr>
        <w:pStyle w:val="EndNoteBibliography"/>
        <w:spacing w:after="0"/>
        <w:rPr>
          <w:noProof/>
        </w:rPr>
      </w:pPr>
      <w:r w:rsidRPr="009D348F">
        <w:rPr>
          <w:noProof/>
        </w:rPr>
        <w:t>24.</w:t>
      </w:r>
      <w:r w:rsidRPr="009D348F">
        <w:rPr>
          <w:noProof/>
        </w:rPr>
        <w:tab/>
        <w:t>Duenk P, Bijma P. Bias in estimated variance components and breeding values due to pre-correction of systematic effect.  EAAP - 74th Annual Meeting; Lyon. Wageningen: Wageningen Academic Publishers; 2023. p. 785.</w:t>
      </w:r>
    </w:p>
    <w:p w14:paraId="770716B2" w14:textId="77777777" w:rsidR="009D348F" w:rsidRPr="009D348F" w:rsidRDefault="009D348F" w:rsidP="009D348F">
      <w:pPr>
        <w:pStyle w:val="EndNoteBibliography"/>
        <w:spacing w:after="0"/>
        <w:rPr>
          <w:noProof/>
        </w:rPr>
      </w:pPr>
      <w:r w:rsidRPr="009D348F">
        <w:rPr>
          <w:noProof/>
        </w:rPr>
        <w:t>25.</w:t>
      </w:r>
      <w:r w:rsidRPr="009D348F">
        <w:rPr>
          <w:noProof/>
        </w:rPr>
        <w:tab/>
        <w:t>Henderson CR. Best linear unbiased prediction of nonadditive genetic merits in noninbred populations. Journal of Animal Science. 1985;60(1):111–7.</w:t>
      </w:r>
    </w:p>
    <w:p w14:paraId="74FC6341" w14:textId="77777777" w:rsidR="009D348F" w:rsidRPr="009D348F" w:rsidRDefault="009D348F" w:rsidP="009D348F">
      <w:pPr>
        <w:pStyle w:val="EndNoteBibliography"/>
        <w:spacing w:after="0"/>
        <w:rPr>
          <w:noProof/>
        </w:rPr>
      </w:pPr>
      <w:r w:rsidRPr="009D348F">
        <w:rPr>
          <w:noProof/>
        </w:rPr>
        <w:t>26.</w:t>
      </w:r>
      <w:r w:rsidRPr="009D348F">
        <w:rPr>
          <w:noProof/>
        </w:rPr>
        <w:tab/>
        <w:t>Jiang Y, Reif JC. Modeling epistasis in genomic selection. Genetics. 2015;201(2):759–68.</w:t>
      </w:r>
    </w:p>
    <w:p w14:paraId="4D42C526" w14:textId="77777777" w:rsidR="009D348F" w:rsidRPr="009D348F" w:rsidRDefault="009D348F" w:rsidP="009D348F">
      <w:pPr>
        <w:pStyle w:val="EndNoteBibliography"/>
        <w:spacing w:after="0"/>
        <w:rPr>
          <w:noProof/>
        </w:rPr>
      </w:pPr>
      <w:r w:rsidRPr="009D348F">
        <w:rPr>
          <w:noProof/>
        </w:rPr>
        <w:lastRenderedPageBreak/>
        <w:t>27.</w:t>
      </w:r>
      <w:r w:rsidRPr="009D348F">
        <w:rPr>
          <w:noProof/>
        </w:rPr>
        <w:tab/>
        <w:t>Vourlaki I-T, Luigi-Sierra MG, Ayres L, Ramayo-Caldas Y, Calus MPL, Karlskov-Mortensen P, et al. Integrating multi-omics data for deep learning–based prediction of production and feed efficiency traits in pigs. Genetics Selection Evolution. 2026.</w:t>
      </w:r>
    </w:p>
    <w:p w14:paraId="257EB63C" w14:textId="77777777" w:rsidR="009D348F" w:rsidRPr="009D348F" w:rsidRDefault="009D348F" w:rsidP="009D348F">
      <w:pPr>
        <w:pStyle w:val="EndNoteBibliography"/>
        <w:spacing w:after="0"/>
        <w:rPr>
          <w:noProof/>
        </w:rPr>
      </w:pPr>
      <w:r w:rsidRPr="009D348F">
        <w:rPr>
          <w:noProof/>
        </w:rPr>
        <w:t>28.</w:t>
      </w:r>
      <w:r w:rsidRPr="009D348F">
        <w:rPr>
          <w:noProof/>
        </w:rPr>
        <w:tab/>
        <w:t>Clutter AC. Genetics of performance traits. In: Rothschild MF, Ruvinsky A, editors. The genetics of the pig. Wallingford: CABI; 2011. p. 325–54.</w:t>
      </w:r>
    </w:p>
    <w:p w14:paraId="713360EF" w14:textId="77777777" w:rsidR="009D348F" w:rsidRPr="009D348F" w:rsidRDefault="009D348F" w:rsidP="009D348F">
      <w:pPr>
        <w:pStyle w:val="EndNoteBibliography"/>
        <w:spacing w:after="0"/>
        <w:rPr>
          <w:noProof/>
        </w:rPr>
      </w:pPr>
      <w:r w:rsidRPr="009D348F">
        <w:rPr>
          <w:noProof/>
        </w:rPr>
        <w:t>29.</w:t>
      </w:r>
      <w:r w:rsidRPr="009D348F">
        <w:rPr>
          <w:noProof/>
        </w:rPr>
        <w:tab/>
        <w:t>Li X, Kennedy BW. Genetic parameters for growth rate and backfat in Canadian Yorkshire, Landrace, Duroc, and Hampshire pigs. Journal of Animal Science. 1994;72(6):1450–4.</w:t>
      </w:r>
    </w:p>
    <w:p w14:paraId="06BB432C" w14:textId="77777777" w:rsidR="009D348F" w:rsidRPr="009D348F" w:rsidRDefault="009D348F" w:rsidP="009D348F">
      <w:pPr>
        <w:pStyle w:val="EndNoteBibliography"/>
        <w:spacing w:after="0"/>
        <w:rPr>
          <w:noProof/>
        </w:rPr>
      </w:pPr>
      <w:r w:rsidRPr="009D348F">
        <w:rPr>
          <w:noProof/>
        </w:rPr>
        <w:t>30.</w:t>
      </w:r>
      <w:r w:rsidRPr="009D348F">
        <w:rPr>
          <w:noProof/>
        </w:rPr>
        <w:tab/>
        <w:t>Vourlaki IT, Piles M, Jové-Juncà T, Ramayo-Caldas Y, Quintanilla R, Ballester M. Incorporating genomic and transcriptomic effects in joint linear and non-linear structural models for predicting complex traits in pigs. animal. 2026;20(3):101765.</w:t>
      </w:r>
    </w:p>
    <w:p w14:paraId="0539DC76" w14:textId="77777777" w:rsidR="009D348F" w:rsidRPr="009D348F" w:rsidRDefault="009D348F" w:rsidP="009D348F">
      <w:pPr>
        <w:pStyle w:val="EndNoteBibliography"/>
        <w:spacing w:after="0"/>
        <w:rPr>
          <w:noProof/>
        </w:rPr>
      </w:pPr>
      <w:r w:rsidRPr="009D348F">
        <w:rPr>
          <w:noProof/>
        </w:rPr>
        <w:t>31.</w:t>
      </w:r>
      <w:r w:rsidRPr="009D348F">
        <w:rPr>
          <w:noProof/>
        </w:rPr>
        <w:tab/>
        <w:t>Cortijo S, Wardenaar R, Colomé-Tatché M, Gilly A, Etcheverry M, Labadie K, et al. Mapping the epigenetic basis of complex traits. Science. 2014;343(6175):1145–8.</w:t>
      </w:r>
    </w:p>
    <w:p w14:paraId="2F9EE19B" w14:textId="77777777" w:rsidR="009D348F" w:rsidRPr="009D348F" w:rsidRDefault="009D348F" w:rsidP="009D348F">
      <w:pPr>
        <w:pStyle w:val="EndNoteBibliography"/>
        <w:spacing w:after="0"/>
        <w:rPr>
          <w:noProof/>
        </w:rPr>
      </w:pPr>
      <w:r w:rsidRPr="009D348F">
        <w:rPr>
          <w:noProof/>
        </w:rPr>
        <w:t>32.</w:t>
      </w:r>
      <w:r w:rsidRPr="009D348F">
        <w:rPr>
          <w:noProof/>
        </w:rPr>
        <w:tab/>
        <w:t>Hu Y, Morota G, Rosa GJM, Gianola D. Prediction of plant height in Arabidopsis thaliana using DNA methylation data. Genetics. 2015;201(2):779–93.</w:t>
      </w:r>
    </w:p>
    <w:p w14:paraId="5CFC5EC6" w14:textId="77777777" w:rsidR="009D348F" w:rsidRPr="009D348F" w:rsidRDefault="009D348F" w:rsidP="009D348F">
      <w:pPr>
        <w:pStyle w:val="EndNoteBibliography"/>
        <w:spacing w:after="0"/>
        <w:rPr>
          <w:noProof/>
        </w:rPr>
      </w:pPr>
      <w:r w:rsidRPr="009D348F">
        <w:rPr>
          <w:noProof/>
        </w:rPr>
        <w:t>33.</w:t>
      </w:r>
      <w:r w:rsidRPr="009D348F">
        <w:rPr>
          <w:noProof/>
        </w:rPr>
        <w:tab/>
        <w:t>Wang P, Lehti-Shiu MD, Lotreck S, Segura Abá K, Krysan PJ, Shiu S-H. Prediction of plant complex traits via integration of multi-omics data. Nature Communications. 2024;15(1):6856.</w:t>
      </w:r>
    </w:p>
    <w:p w14:paraId="61092A9E" w14:textId="77777777" w:rsidR="009D348F" w:rsidRPr="009D348F" w:rsidRDefault="009D348F" w:rsidP="009D348F">
      <w:pPr>
        <w:pStyle w:val="EndNoteBibliography"/>
        <w:spacing w:after="0"/>
        <w:rPr>
          <w:noProof/>
        </w:rPr>
      </w:pPr>
      <w:r w:rsidRPr="009D348F">
        <w:rPr>
          <w:noProof/>
        </w:rPr>
        <w:t>34.</w:t>
      </w:r>
      <w:r w:rsidRPr="009D348F">
        <w:rPr>
          <w:noProof/>
        </w:rPr>
        <w:tab/>
        <w:t>Hansen PB, Ruud AK, de los Campos G, Malinowska M, Nagy I, Svane SF, et al. Integration of DNA methylation and transcriptome data improves complex trait prediction in Hordeum vulgare. Plants. 2022;11(17):2190.</w:t>
      </w:r>
    </w:p>
    <w:p w14:paraId="20F53D0E" w14:textId="77777777" w:rsidR="009D348F" w:rsidRPr="009D348F" w:rsidRDefault="009D348F" w:rsidP="009D348F">
      <w:pPr>
        <w:pStyle w:val="EndNoteBibliography"/>
        <w:spacing w:after="0"/>
        <w:rPr>
          <w:noProof/>
        </w:rPr>
      </w:pPr>
      <w:r w:rsidRPr="009D348F">
        <w:rPr>
          <w:noProof/>
        </w:rPr>
        <w:t>35.</w:t>
      </w:r>
      <w:r w:rsidRPr="009D348F">
        <w:rPr>
          <w:noProof/>
        </w:rPr>
        <w:tab/>
        <w:t>Kühl M, Wu P-Y, Shrestha A, Engelhorn J, Mukherjee S, Hartwig T, et al. Methylome differences among barley inbreds and their association with genomic, transcriptomic, and phenotypic variation. Journal of Experimental Botany. 2026;77(2):411–30.</w:t>
      </w:r>
    </w:p>
    <w:p w14:paraId="3CEAAD39" w14:textId="77777777" w:rsidR="009D348F" w:rsidRPr="009D348F" w:rsidRDefault="009D348F" w:rsidP="009D348F">
      <w:pPr>
        <w:pStyle w:val="EndNoteBibliography"/>
        <w:spacing w:after="0"/>
        <w:rPr>
          <w:noProof/>
        </w:rPr>
      </w:pPr>
      <w:r w:rsidRPr="009D348F">
        <w:rPr>
          <w:noProof/>
        </w:rPr>
        <w:t>36.</w:t>
      </w:r>
      <w:r w:rsidRPr="009D348F">
        <w:rPr>
          <w:noProof/>
        </w:rPr>
        <w:tab/>
        <w:t>Amiri Roudbar M, Mohammadabadi MR, Ayatollahi Mehrgardi A, Abdollahi-Arpanahi R, Momen M, Morota G, et al. Integration of single nucleotide variants and whole-genome DNA methylation profiles for classification of rheumatoid arthritis cases from controls. Heredity. 2020;124(5):658–74.</w:t>
      </w:r>
    </w:p>
    <w:p w14:paraId="5D626229" w14:textId="77777777" w:rsidR="009D348F" w:rsidRPr="009D348F" w:rsidRDefault="009D348F" w:rsidP="009D348F">
      <w:pPr>
        <w:pStyle w:val="EndNoteBibliography"/>
        <w:spacing w:after="0"/>
        <w:rPr>
          <w:noProof/>
        </w:rPr>
      </w:pPr>
      <w:r w:rsidRPr="009D348F">
        <w:rPr>
          <w:noProof/>
        </w:rPr>
        <w:t>37.</w:t>
      </w:r>
      <w:r w:rsidRPr="009D348F">
        <w:rPr>
          <w:noProof/>
        </w:rPr>
        <w:tab/>
        <w:t>Shah S, Bonder Marc J, Marioni Riccardo E, Zhu Z, McRae Allan F, Zhernakova A, et al. Improving phenotypic prediction by combining genetic and epigenetic associations. The American Journal of Human Genetics. 2015;97(1):75–85.</w:t>
      </w:r>
    </w:p>
    <w:p w14:paraId="7AC31F3B" w14:textId="77777777" w:rsidR="009D348F" w:rsidRPr="009D348F" w:rsidRDefault="009D348F" w:rsidP="009D348F">
      <w:pPr>
        <w:pStyle w:val="EndNoteBibliography"/>
        <w:spacing w:after="0"/>
        <w:rPr>
          <w:noProof/>
        </w:rPr>
      </w:pPr>
      <w:r w:rsidRPr="009D348F">
        <w:rPr>
          <w:noProof/>
        </w:rPr>
        <w:t>38.</w:t>
      </w:r>
      <w:r w:rsidRPr="009D348F">
        <w:rPr>
          <w:noProof/>
        </w:rPr>
        <w:tab/>
        <w:t>McCartney DL, Hillary RF, Stevenson AJ, Ritchie SJ, Walker RM, Zhang Q, et al. Epigenetic prediction of complex traits and death. Genome Biology. 2018;19(1):136.</w:t>
      </w:r>
    </w:p>
    <w:p w14:paraId="430905E5" w14:textId="77777777" w:rsidR="009D348F" w:rsidRPr="009D348F" w:rsidRDefault="009D348F" w:rsidP="009D348F">
      <w:pPr>
        <w:pStyle w:val="EndNoteBibliography"/>
        <w:spacing w:after="0"/>
        <w:rPr>
          <w:noProof/>
        </w:rPr>
      </w:pPr>
      <w:r w:rsidRPr="009D348F">
        <w:rPr>
          <w:noProof/>
        </w:rPr>
        <w:t>39.</w:t>
      </w:r>
      <w:r w:rsidRPr="009D348F">
        <w:rPr>
          <w:noProof/>
        </w:rPr>
        <w:tab/>
        <w:t>Nabais MF, Gadd DA, Hannon E, Mill J, McRae AF, Wray NR. An overview of DNA methylation-derived trait score methods and applications. Genome Biology. 2023;24(1):28.</w:t>
      </w:r>
    </w:p>
    <w:p w14:paraId="4B9B2523" w14:textId="77777777" w:rsidR="009D348F" w:rsidRPr="009D348F" w:rsidRDefault="009D348F" w:rsidP="009D348F">
      <w:pPr>
        <w:pStyle w:val="EndNoteBibliography"/>
        <w:spacing w:after="0"/>
        <w:rPr>
          <w:noProof/>
        </w:rPr>
      </w:pPr>
      <w:r w:rsidRPr="009D348F">
        <w:rPr>
          <w:noProof/>
        </w:rPr>
        <w:t>40.</w:t>
      </w:r>
      <w:r w:rsidRPr="009D348F">
        <w:rPr>
          <w:noProof/>
        </w:rPr>
        <w:tab/>
        <w:t>Thompson M, Hill BL, Rakocz N, Chiang JN, Geschwind D, Sankararaman S, et al. Methylation risk scores are associated with a collection of phenotypes within electronic health record systems. npj Genomic Medicine. 2022;7(1):50.</w:t>
      </w:r>
    </w:p>
    <w:p w14:paraId="4890E074" w14:textId="77777777" w:rsidR="009D348F" w:rsidRPr="009D348F" w:rsidRDefault="009D348F" w:rsidP="009D348F">
      <w:pPr>
        <w:pStyle w:val="EndNoteBibliography"/>
        <w:spacing w:after="0"/>
        <w:rPr>
          <w:noProof/>
        </w:rPr>
      </w:pPr>
      <w:r w:rsidRPr="009D348F">
        <w:rPr>
          <w:noProof/>
        </w:rPr>
        <w:t>41.</w:t>
      </w:r>
      <w:r w:rsidRPr="009D348F">
        <w:rPr>
          <w:noProof/>
        </w:rPr>
        <w:tab/>
        <w:t>Barbu MC, Shen X, Walker RM, Howard DM, Evans KL, Whalley HC, et al. Epigenetic prediction of major depressive disorder. Molecular Psychiatry. 2021;26(9):5112–23.</w:t>
      </w:r>
    </w:p>
    <w:p w14:paraId="51CE35AB" w14:textId="77777777" w:rsidR="009D348F" w:rsidRPr="009D348F" w:rsidRDefault="009D348F" w:rsidP="009D348F">
      <w:pPr>
        <w:pStyle w:val="EndNoteBibliography"/>
        <w:spacing w:after="0"/>
        <w:rPr>
          <w:noProof/>
        </w:rPr>
      </w:pPr>
      <w:r w:rsidRPr="009D348F">
        <w:rPr>
          <w:noProof/>
        </w:rPr>
        <w:t>42.</w:t>
      </w:r>
      <w:r w:rsidRPr="009D348F">
        <w:rPr>
          <w:noProof/>
        </w:rPr>
        <w:tab/>
        <w:t>Mollandin F, Acloque H, Ballester M, Bink M, Calus M, Crespo-Piazuelo D, et al. Guiding eQTL mapping and genomic prediction of gene expression in three pig breeds with tissue-specific epigenetic annotations from early development. Genomics. 2026;118(1):111158.</w:t>
      </w:r>
    </w:p>
    <w:p w14:paraId="7124B9E0" w14:textId="77777777" w:rsidR="009D348F" w:rsidRPr="009D348F" w:rsidRDefault="009D348F" w:rsidP="009D348F">
      <w:pPr>
        <w:pStyle w:val="EndNoteBibliography"/>
        <w:spacing w:after="0"/>
        <w:rPr>
          <w:noProof/>
        </w:rPr>
      </w:pPr>
      <w:r w:rsidRPr="009D348F">
        <w:rPr>
          <w:noProof/>
        </w:rPr>
        <w:t>43.</w:t>
      </w:r>
      <w:r w:rsidRPr="009D348F">
        <w:rPr>
          <w:noProof/>
        </w:rPr>
        <w:tab/>
        <w:t>Xiang R, Breen E, Bolormaa S, Liu Z, Vander Jagt CJ, Dong M, et al. Integrating extensive functional annotations and multiomics of cattle enhances climate resilience prediction and mapping. Proceedings of the National Academy of Sciences. 2025;122(49):e2514736122.</w:t>
      </w:r>
    </w:p>
    <w:p w14:paraId="36A94C8F" w14:textId="77777777" w:rsidR="009D348F" w:rsidRPr="009D348F" w:rsidRDefault="009D348F" w:rsidP="009D348F">
      <w:pPr>
        <w:pStyle w:val="EndNoteBibliography"/>
        <w:spacing w:after="0"/>
        <w:rPr>
          <w:noProof/>
        </w:rPr>
      </w:pPr>
      <w:r w:rsidRPr="009D348F">
        <w:rPr>
          <w:noProof/>
        </w:rPr>
        <w:t>44.</w:t>
      </w:r>
      <w:r w:rsidRPr="009D348F">
        <w:rPr>
          <w:noProof/>
        </w:rPr>
        <w:tab/>
        <w:t>Perez BC, Bink MCAM, Svenson KL, Churchill GA, Calus MPL. Adding gene transcripts into genomic prediction improves accuracy and reveals sampling time dependence. G3 Genes|Genomes|Genetics. 2022.</w:t>
      </w:r>
    </w:p>
    <w:p w14:paraId="0EEE0AD9" w14:textId="77777777" w:rsidR="009D348F" w:rsidRPr="009D348F" w:rsidRDefault="009D348F" w:rsidP="009D348F">
      <w:pPr>
        <w:pStyle w:val="EndNoteBibliography"/>
        <w:spacing w:after="0"/>
        <w:rPr>
          <w:noProof/>
        </w:rPr>
      </w:pPr>
      <w:r w:rsidRPr="009D348F">
        <w:rPr>
          <w:noProof/>
        </w:rPr>
        <w:t>45.</w:t>
      </w:r>
      <w:r w:rsidRPr="009D348F">
        <w:rPr>
          <w:noProof/>
        </w:rPr>
        <w:tab/>
        <w:t>Jia X, Kang Z, Wang G, Zhang K, Fu X, Li C, et al. Long-read sequencing-based transcriptomic landscape in longissimus dorsi and transcriptome-wide association studies for growth traits of meat rabbits. Frontiers in Veterinary Science. 2024;Volume 11 - 2024.</w:t>
      </w:r>
    </w:p>
    <w:p w14:paraId="1B4946BC" w14:textId="77777777" w:rsidR="009D348F" w:rsidRPr="009D348F" w:rsidRDefault="009D348F" w:rsidP="009D348F">
      <w:pPr>
        <w:pStyle w:val="EndNoteBibliography"/>
        <w:spacing w:after="0"/>
        <w:rPr>
          <w:noProof/>
        </w:rPr>
      </w:pPr>
      <w:r w:rsidRPr="009D348F">
        <w:rPr>
          <w:noProof/>
        </w:rPr>
        <w:t>46.</w:t>
      </w:r>
      <w:r w:rsidRPr="009D348F">
        <w:rPr>
          <w:noProof/>
        </w:rPr>
        <w:tab/>
        <w:t>Haas VP, Wellmann R, Duenk P, Oster M, Ponsuksili S, Bennewitz J, et al. Incorporating transcriptomic data into genomic prediction models to improve the prediction accuracy of phenotypes of efficiency traits. Genetics Selection Evolution. 2025;57(1):59.</w:t>
      </w:r>
    </w:p>
    <w:p w14:paraId="5339A86D" w14:textId="77777777" w:rsidR="009D348F" w:rsidRPr="009D348F" w:rsidRDefault="009D348F" w:rsidP="009D348F">
      <w:pPr>
        <w:pStyle w:val="EndNoteBibliography"/>
        <w:spacing w:after="0"/>
        <w:rPr>
          <w:noProof/>
        </w:rPr>
      </w:pPr>
      <w:r w:rsidRPr="009D348F">
        <w:rPr>
          <w:noProof/>
        </w:rPr>
        <w:t>47.</w:t>
      </w:r>
      <w:r w:rsidRPr="009D348F">
        <w:rPr>
          <w:noProof/>
        </w:rPr>
        <w:tab/>
        <w:t>Jové-Juncà T, Haas VP, Calus MPL, Ballester M, Quintanilla R. Using transcriptomic data to improve the prediction of immunity traits in pigs. animal. 2026;20(2):101742.</w:t>
      </w:r>
    </w:p>
    <w:p w14:paraId="0E710DA9" w14:textId="77777777" w:rsidR="009D348F" w:rsidRPr="009D348F" w:rsidRDefault="009D348F" w:rsidP="009D348F">
      <w:pPr>
        <w:pStyle w:val="EndNoteBibliography"/>
        <w:spacing w:after="0"/>
        <w:rPr>
          <w:noProof/>
        </w:rPr>
      </w:pPr>
      <w:r w:rsidRPr="009D348F">
        <w:rPr>
          <w:noProof/>
        </w:rPr>
        <w:t>48.</w:t>
      </w:r>
      <w:r w:rsidRPr="009D348F">
        <w:rPr>
          <w:noProof/>
        </w:rPr>
        <w:tab/>
        <w:t>Guo Z, Magwire MM, Basten CJ, Xu Z, Wang D. Evaluation of the utility of gene expression and metabolic information for genomic prediction in maize. Theoretical and Applied Genetics. 2016;129(12):2413–27.</w:t>
      </w:r>
    </w:p>
    <w:p w14:paraId="2DE0E76B" w14:textId="77777777" w:rsidR="009D348F" w:rsidRPr="009D348F" w:rsidRDefault="009D348F" w:rsidP="009D348F">
      <w:pPr>
        <w:pStyle w:val="EndNoteBibliography"/>
        <w:spacing w:after="0"/>
        <w:rPr>
          <w:noProof/>
        </w:rPr>
      </w:pPr>
      <w:r w:rsidRPr="009D348F">
        <w:rPr>
          <w:noProof/>
        </w:rPr>
        <w:t>49.</w:t>
      </w:r>
      <w:r w:rsidRPr="009D348F">
        <w:rPr>
          <w:noProof/>
        </w:rPr>
        <w:tab/>
        <w:t>Morgante F, Huang W, Sørensen P, Maltecca C, Mackay TFC. Leveraging multiple layers of data to predict Drosophila complex traits. G3 Genes|Genomes|Genetics. 2020;10(12):4599–613.</w:t>
      </w:r>
    </w:p>
    <w:p w14:paraId="25C7A8FD" w14:textId="77777777" w:rsidR="009D348F" w:rsidRPr="009D348F" w:rsidRDefault="009D348F" w:rsidP="009D348F">
      <w:pPr>
        <w:pStyle w:val="EndNoteBibliography"/>
        <w:spacing w:after="0"/>
        <w:rPr>
          <w:noProof/>
        </w:rPr>
      </w:pPr>
      <w:r w:rsidRPr="009D348F">
        <w:rPr>
          <w:noProof/>
        </w:rPr>
        <w:lastRenderedPageBreak/>
        <w:t>50.</w:t>
      </w:r>
      <w:r w:rsidRPr="009D348F">
        <w:rPr>
          <w:noProof/>
        </w:rPr>
        <w:tab/>
        <w:t>Costes V, Lopez-Catalina A, Raja Ravi Shankar A, Costa Monteiro Moreira G, Martel S, Liétar L, et al. The RUMIGEN EpiChip: a versatile, medium density DNA methylation Beadchip for large scale population studies in cattle. bioRxiv. 2025:2025.12.19.695474.</w:t>
      </w:r>
    </w:p>
    <w:p w14:paraId="6B0D1C50" w14:textId="77777777" w:rsidR="009D348F" w:rsidRPr="009D348F" w:rsidRDefault="009D348F" w:rsidP="009D348F">
      <w:pPr>
        <w:pStyle w:val="EndNoteBibliography"/>
        <w:spacing w:after="0"/>
        <w:rPr>
          <w:noProof/>
        </w:rPr>
      </w:pPr>
      <w:r w:rsidRPr="009D348F">
        <w:rPr>
          <w:noProof/>
        </w:rPr>
        <w:t>51.</w:t>
      </w:r>
      <w:r w:rsidRPr="009D348F">
        <w:rPr>
          <w:noProof/>
        </w:rPr>
        <w:tab/>
        <w:t>Henderson CR. Applications of linear models in animal breeding: University of Guelph; 1984. 462 p.</w:t>
      </w:r>
    </w:p>
    <w:p w14:paraId="449C4AE3" w14:textId="77777777" w:rsidR="009D348F" w:rsidRPr="009D348F" w:rsidRDefault="009D348F" w:rsidP="009D348F">
      <w:pPr>
        <w:pStyle w:val="EndNoteBibliography"/>
        <w:spacing w:after="0"/>
        <w:rPr>
          <w:noProof/>
        </w:rPr>
      </w:pPr>
      <w:r w:rsidRPr="009D348F">
        <w:rPr>
          <w:noProof/>
        </w:rPr>
        <w:t>52.</w:t>
      </w:r>
      <w:r w:rsidRPr="009D348F">
        <w:rPr>
          <w:noProof/>
        </w:rPr>
        <w:tab/>
        <w:t>Robinson GK. That BLUP is a good thing: the estimation of random effects. Statistical Science. 1991;6(1):15–32, 18.</w:t>
      </w:r>
    </w:p>
    <w:p w14:paraId="15409234" w14:textId="77777777" w:rsidR="009D348F" w:rsidRPr="009D348F" w:rsidRDefault="009D348F" w:rsidP="009D348F">
      <w:pPr>
        <w:pStyle w:val="EndNoteBibliography"/>
        <w:spacing w:after="0"/>
        <w:rPr>
          <w:noProof/>
        </w:rPr>
      </w:pPr>
      <w:r w:rsidRPr="009D348F">
        <w:rPr>
          <w:noProof/>
        </w:rPr>
        <w:t>53.</w:t>
      </w:r>
      <w:r w:rsidRPr="009D348F">
        <w:rPr>
          <w:noProof/>
        </w:rPr>
        <w:tab/>
        <w:t>Harville DA. BLUP (Best Linear Unbiased Prediction) and beyond. In: Gianola D, Hammond K, editors. Advances in statistical methods for genetic improvement of livestock. Berlin: Springer-Verlag; 1990. p. 239–76.</w:t>
      </w:r>
    </w:p>
    <w:p w14:paraId="49E7BFD7" w14:textId="77777777" w:rsidR="009D348F" w:rsidRPr="009D348F" w:rsidRDefault="009D348F" w:rsidP="009D348F">
      <w:pPr>
        <w:pStyle w:val="EndNoteBibliography"/>
        <w:spacing w:after="0"/>
        <w:rPr>
          <w:noProof/>
        </w:rPr>
      </w:pPr>
      <w:r w:rsidRPr="009D348F">
        <w:rPr>
          <w:noProof/>
        </w:rPr>
        <w:t>54.</w:t>
      </w:r>
      <w:r w:rsidRPr="009D348F">
        <w:rPr>
          <w:noProof/>
        </w:rPr>
        <w:tab/>
        <w:t>Mrode RM, Pocrnic I. Linear models for the prediction of the genetic merit of animals. Fourth ed. Wallingford: CABI; 2023. 412 p.</w:t>
      </w:r>
    </w:p>
    <w:p w14:paraId="34BE9357" w14:textId="77777777" w:rsidR="009D348F" w:rsidRPr="009D348F" w:rsidRDefault="009D348F" w:rsidP="009D348F">
      <w:pPr>
        <w:pStyle w:val="EndNoteBibliography"/>
        <w:spacing w:after="0"/>
        <w:rPr>
          <w:noProof/>
        </w:rPr>
      </w:pPr>
      <w:r w:rsidRPr="009D348F">
        <w:rPr>
          <w:noProof/>
        </w:rPr>
        <w:t>55.</w:t>
      </w:r>
      <w:r w:rsidRPr="009D348F">
        <w:rPr>
          <w:noProof/>
        </w:rPr>
        <w:tab/>
        <w:t>Stefansson OA, Sigurpalsdottir BD, Rognvaldsson S, Halldorsson GH, Juliusson K, Sveinbjornsson G, et al. The correlation between CpG methylation and gene expression is driven by sequence variants. Nature Genetics. 2024.</w:t>
      </w:r>
    </w:p>
    <w:p w14:paraId="0520F998" w14:textId="77777777" w:rsidR="009D348F" w:rsidRPr="009D348F" w:rsidRDefault="009D348F" w:rsidP="009D348F">
      <w:pPr>
        <w:pStyle w:val="EndNoteBibliography"/>
        <w:spacing w:after="0"/>
        <w:rPr>
          <w:noProof/>
        </w:rPr>
      </w:pPr>
      <w:r w:rsidRPr="009D348F">
        <w:rPr>
          <w:noProof/>
        </w:rPr>
        <w:t>56.</w:t>
      </w:r>
      <w:r w:rsidRPr="009D348F">
        <w:rPr>
          <w:noProof/>
        </w:rPr>
        <w:tab/>
        <w:t>Zhou X, Im HK, Lee SH. CORE GREML for estimating covariance between random effects in linear mixed models for complex trait analyses. Nature Communications. 2020;11(1):4208.</w:t>
      </w:r>
    </w:p>
    <w:p w14:paraId="5E4D0EF3" w14:textId="77777777" w:rsidR="009D348F" w:rsidRPr="009D348F" w:rsidRDefault="009D348F" w:rsidP="009D348F">
      <w:pPr>
        <w:pStyle w:val="EndNoteBibliography"/>
        <w:spacing w:after="0"/>
        <w:rPr>
          <w:noProof/>
        </w:rPr>
      </w:pPr>
      <w:r w:rsidRPr="009D348F">
        <w:rPr>
          <w:noProof/>
        </w:rPr>
        <w:t>57.</w:t>
      </w:r>
      <w:r w:rsidRPr="009D348F">
        <w:rPr>
          <w:noProof/>
        </w:rPr>
        <w:tab/>
        <w:t>Christensen OF, Börner V, Varona L, Legarra A. Genetic evaluation including intermediate omics features. Genetics. 2021;219(2).</w:t>
      </w:r>
    </w:p>
    <w:p w14:paraId="346AF585" w14:textId="77777777" w:rsidR="009D348F" w:rsidRPr="009D348F" w:rsidRDefault="009D348F" w:rsidP="009D348F">
      <w:pPr>
        <w:pStyle w:val="EndNoteBibliography"/>
        <w:spacing w:after="0"/>
        <w:rPr>
          <w:noProof/>
        </w:rPr>
      </w:pPr>
      <w:r w:rsidRPr="009D348F">
        <w:rPr>
          <w:noProof/>
        </w:rPr>
        <w:t>58.</w:t>
      </w:r>
      <w:r w:rsidRPr="009D348F">
        <w:rPr>
          <w:noProof/>
        </w:rPr>
        <w:tab/>
        <w:t>Legarra A, Christensen OF. Genomic evaluation methods to include intermediate correlated features such as high-throughput or omics phenotypes. JDS Communications. 2022.</w:t>
      </w:r>
    </w:p>
    <w:p w14:paraId="5985159E" w14:textId="77777777" w:rsidR="009D348F" w:rsidRPr="009D348F" w:rsidRDefault="009D348F" w:rsidP="009D348F">
      <w:pPr>
        <w:pStyle w:val="EndNoteBibliography"/>
        <w:spacing w:after="0"/>
        <w:rPr>
          <w:noProof/>
        </w:rPr>
      </w:pPr>
      <w:r w:rsidRPr="009D348F">
        <w:rPr>
          <w:noProof/>
        </w:rPr>
        <w:t>59.</w:t>
      </w:r>
      <w:r w:rsidRPr="009D348F">
        <w:rPr>
          <w:noProof/>
        </w:rPr>
        <w:tab/>
        <w:t>Guo X, Sarup P, Jahoor A, Jensen J, Christensen OF. Metabolomic-genomic prediction can improve prediction accuracy of breeding values for malting quality traits in barley. Genetics Selection Evolution. 2023;55(1):61.</w:t>
      </w:r>
    </w:p>
    <w:p w14:paraId="7517F26F" w14:textId="77777777" w:rsidR="009D348F" w:rsidRPr="009D348F" w:rsidRDefault="009D348F" w:rsidP="009D348F">
      <w:pPr>
        <w:pStyle w:val="EndNoteBibliography"/>
        <w:spacing w:after="0"/>
        <w:rPr>
          <w:noProof/>
        </w:rPr>
      </w:pPr>
      <w:r w:rsidRPr="009D348F">
        <w:rPr>
          <w:noProof/>
        </w:rPr>
        <w:t>60.</w:t>
      </w:r>
      <w:r w:rsidRPr="009D348F">
        <w:rPr>
          <w:noProof/>
        </w:rPr>
        <w:tab/>
        <w:t>Raffo MA, Sarup P, Jensen J, Guo X, Jensen JD, Orabi J, et al. Genomic prediction for yield and malting traits in barley using metabolomic and near-infrared spectra. Theoretical and Applied Genetics. 2025;138(1):24.</w:t>
      </w:r>
    </w:p>
    <w:p w14:paraId="41A7F00E" w14:textId="77777777" w:rsidR="009D348F" w:rsidRPr="009D348F" w:rsidRDefault="009D348F" w:rsidP="009D348F">
      <w:pPr>
        <w:pStyle w:val="EndNoteBibliography"/>
        <w:rPr>
          <w:noProof/>
        </w:rPr>
      </w:pPr>
      <w:r w:rsidRPr="009D348F">
        <w:rPr>
          <w:noProof/>
        </w:rPr>
        <w:t>61.</w:t>
      </w:r>
      <w:r w:rsidRPr="009D348F">
        <w:rPr>
          <w:noProof/>
        </w:rPr>
        <w:tab/>
        <w:t>Guo X, Sarup P, Bay Nord A, Henryon M, Ostersen T, Christensen OF. Metabolomic-genomic prediction realizes small increases in accuracy of estimated breeding values for daily gain in pigs. Genetics Selection Evolution. 2025;57(1):24.</w:t>
      </w:r>
    </w:p>
    <w:p w14:paraId="23D99AD6" w14:textId="06FD6212" w:rsidR="005D153F" w:rsidRPr="000E423E" w:rsidRDefault="005D153F" w:rsidP="007D47F6">
      <w:pPr>
        <w:jc w:val="both"/>
        <w:rPr>
          <w:rFonts w:ascii="Segoe UI Semilight" w:hAnsi="Segoe UI Semilight" w:cs="Segoe UI Semilight"/>
          <w:sz w:val="18"/>
          <w:szCs w:val="18"/>
        </w:rPr>
      </w:pPr>
      <w:r w:rsidRPr="00127A26">
        <w:rPr>
          <w:rFonts w:ascii="Segoe UI Semilight" w:hAnsi="Segoe UI Semilight" w:cs="Segoe UI Semilight"/>
          <w:sz w:val="18"/>
          <w:szCs w:val="18"/>
        </w:rPr>
        <w:fldChar w:fldCharType="end"/>
      </w:r>
    </w:p>
    <w:sectPr w:rsidR="005D153F" w:rsidRPr="000E423E" w:rsidSect="00951387">
      <w:footerReference w:type="even" r:id="rId43"/>
      <w:footerReference w:type="default" r:id="rId4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lus, Mario" w:date="2026-04-01T22:06:00Z" w:initials="MC">
    <w:p w14:paraId="21FFF649" w14:textId="77777777" w:rsidR="005869EE" w:rsidRDefault="00944858" w:rsidP="005869EE">
      <w:pPr>
        <w:pStyle w:val="CommentText"/>
      </w:pPr>
      <w:r>
        <w:rPr>
          <w:rStyle w:val="CommentReference"/>
        </w:rPr>
        <w:annotationRef/>
      </w:r>
      <w:r w:rsidR="005869EE">
        <w:rPr>
          <w:highlight w:val="yellow"/>
        </w:rPr>
        <w:t>To all: please add your ORCID ID’s here.</w:t>
      </w:r>
    </w:p>
  </w:comment>
  <w:comment w:id="7" w:author="Lima Ayres, Levi" w:date="2026-03-12T19:21:00Z" w:initials="LAL">
    <w:p w14:paraId="372DFAA3" w14:textId="26598953" w:rsidR="002630B3" w:rsidRDefault="002630B3" w:rsidP="002630B3">
      <w:r>
        <w:rPr>
          <w:rStyle w:val="CommentReference"/>
        </w:rPr>
        <w:annotationRef/>
      </w:r>
      <w:r>
        <w:rPr>
          <w:rFonts w:eastAsiaTheme="minorHAnsi"/>
          <w:b/>
          <w:bCs/>
          <w:sz w:val="20"/>
          <w:szCs w:val="20"/>
          <w:lang w:val="da-DK" w:bidi="ar-SA"/>
        </w:rPr>
        <w:t xml:space="preserve">Some points you could consider: </w:t>
      </w:r>
    </w:p>
    <w:p w14:paraId="79F51D8C" w14:textId="77777777" w:rsidR="002630B3" w:rsidRDefault="002630B3" w:rsidP="002630B3"/>
    <w:p w14:paraId="3AB28EF5" w14:textId="77777777" w:rsidR="002630B3" w:rsidRDefault="002630B3" w:rsidP="002630B3">
      <w:r>
        <w:rPr>
          <w:rFonts w:eastAsiaTheme="minorHAnsi"/>
          <w:b/>
          <w:bCs/>
          <w:sz w:val="20"/>
          <w:szCs w:val="20"/>
          <w:highlight w:val="yellow"/>
          <w:lang w:val="da-DK" w:bidi="ar-SA"/>
        </w:rPr>
        <w:t>Clarify the rationale for multiomics integration:</w:t>
      </w:r>
      <w:r>
        <w:rPr>
          <w:rFonts w:eastAsiaTheme="minorHAnsi"/>
          <w:sz w:val="20"/>
          <w:szCs w:val="20"/>
          <w:highlight w:val="yellow"/>
          <w:lang w:val="da-DK" w:bidi="ar-SA"/>
        </w:rPr>
        <w:t xml:space="preserve"> The background could better explain why combining transcriptomic and methylomic data is biologically meaningful, emphasizing that this study compares single-omic versus multiomics prediction approaches.</w:t>
      </w:r>
    </w:p>
  </w:comment>
  <w:comment w:id="5" w:author="Lima Ayres, Levi" w:date="2026-04-06T00:46:00Z" w:initials="LAL">
    <w:p w14:paraId="20BFFF18" w14:textId="77777777" w:rsidR="00AE7DAB" w:rsidRDefault="00AE7DAB" w:rsidP="00AE7DAB">
      <w:r>
        <w:rPr>
          <w:rStyle w:val="CommentReference"/>
        </w:rPr>
        <w:annotationRef/>
      </w:r>
      <w:r>
        <w:rPr>
          <w:rFonts w:eastAsiaTheme="minorHAnsi"/>
          <w:sz w:val="20"/>
          <w:szCs w:val="20"/>
          <w:lang w:val="da-DK" w:bidi="ar-SA"/>
        </w:rPr>
        <w:t>Miriam's comment about last sentence of Abstract [Results]:</w:t>
      </w:r>
    </w:p>
    <w:p w14:paraId="00A9ECBA" w14:textId="77777777" w:rsidR="00AE7DAB" w:rsidRDefault="00AE7DAB" w:rsidP="00AE7DAB"/>
    <w:p w14:paraId="73BB5D79" w14:textId="77777777" w:rsidR="00AE7DAB" w:rsidRDefault="00AE7DAB" w:rsidP="00AE7DAB">
      <w:r>
        <w:rPr>
          <w:rFonts w:eastAsiaTheme="minorHAnsi"/>
          <w:sz w:val="20"/>
          <w:szCs w:val="20"/>
          <w:highlight w:val="yellow"/>
          <w:lang w:val="da-DK" w:bidi="ar-SA"/>
        </w:rPr>
        <w:t>within-breed</w:t>
      </w:r>
      <w:r>
        <w:rPr>
          <w:rFonts w:eastAsiaTheme="minorHAnsi"/>
          <w:sz w:val="20"/>
          <w:szCs w:val="20"/>
          <w:lang w:val="da-DK" w:bidi="ar-SA"/>
        </w:rPr>
        <w:t xml:space="preserve"> (Not defined before. Do you mean that you made the predictions independently for each breed?) </w:t>
      </w:r>
    </w:p>
  </w:comment>
  <w:comment w:id="6" w:author="Lima Ayres, Levi" w:date="2026-04-06T00:47:00Z" w:initials="LAL">
    <w:p w14:paraId="306F965B" w14:textId="77777777" w:rsidR="005142CE" w:rsidRDefault="005142CE" w:rsidP="005142CE">
      <w:r>
        <w:rPr>
          <w:rStyle w:val="CommentReference"/>
        </w:rPr>
        <w:annotationRef/>
      </w:r>
      <w:r>
        <w:rPr>
          <w:rFonts w:eastAsiaTheme="minorHAnsi"/>
          <w:sz w:val="20"/>
          <w:szCs w:val="20"/>
          <w:lang w:val="da-DK" w:bidi="ar-SA"/>
        </w:rPr>
        <w:t>Indeed. To make things simpler, I have removed mention to specific cross-validation schemes in the Background section of the abstract and now the text is</w:t>
      </w:r>
    </w:p>
    <w:p w14:paraId="43E7E77E" w14:textId="77777777" w:rsidR="005142CE" w:rsidRDefault="005142CE" w:rsidP="005142CE"/>
    <w:p w14:paraId="08C339C5" w14:textId="77777777" w:rsidR="005142CE" w:rsidRDefault="005142CE" w:rsidP="005142CE">
      <w:r>
        <w:rPr>
          <w:rFonts w:eastAsiaTheme="minorHAnsi"/>
          <w:sz w:val="20"/>
          <w:szCs w:val="20"/>
          <w:lang w:val="da-DK" w:bidi="ar-SA"/>
        </w:rPr>
        <w:t xml:space="preserve">We assessed predictive performance as the correlation between observed and predicted phenotypes, estimated by cross-validation schemes. </w:t>
      </w:r>
    </w:p>
  </w:comment>
  <w:comment w:id="11" w:author="Piles, Miriam" w:date="2026-04-02T10:07:00Z" w:initials="MP">
    <w:p w14:paraId="5612B709" w14:textId="77777777" w:rsidR="003D0CA7" w:rsidRDefault="003D0CA7" w:rsidP="003D0CA7">
      <w:pPr>
        <w:pStyle w:val="CommentText"/>
      </w:pPr>
      <w:r>
        <w:rPr>
          <w:rStyle w:val="CommentReference"/>
        </w:rPr>
        <w:annotationRef/>
      </w:r>
      <w:r>
        <w:rPr>
          <w:lang w:val="es-ES"/>
        </w:rPr>
        <w:t>Do you mean batch?</w:t>
      </w:r>
    </w:p>
  </w:comment>
  <w:comment w:id="12" w:author="Lima Ayres, Levi" w:date="2026-04-05T12:29:00Z" w:initials="LAL">
    <w:p w14:paraId="125FF6C6" w14:textId="77777777" w:rsidR="00FD1CF8" w:rsidRDefault="00202C9B" w:rsidP="00FD1CF8">
      <w:r>
        <w:rPr>
          <w:rStyle w:val="CommentReference"/>
        </w:rPr>
        <w:annotationRef/>
      </w:r>
      <w:r w:rsidR="00FD1CF8">
        <w:rPr>
          <w:rFonts w:eastAsiaTheme="minorHAnsi"/>
          <w:sz w:val="20"/>
          <w:szCs w:val="20"/>
          <w:lang w:val="da-DK" w:bidi="ar-SA"/>
        </w:rPr>
        <w:t>I don't know what to call it, the file that came from the company says "section". I have thought of calling it "pen" or " stable" , but I am not sure what is best.</w:t>
      </w:r>
    </w:p>
  </w:comment>
  <w:comment w:id="65" w:author="Lima Ayres, Levi" w:date="2026-03-30T22:56:00Z" w:initials="LAL">
    <w:p w14:paraId="02AC4925" w14:textId="28759AC7" w:rsidR="00BE5804" w:rsidRDefault="00BE5804" w:rsidP="00BE5804">
      <w:r>
        <w:rPr>
          <w:rStyle w:val="CommentReference"/>
        </w:rPr>
        <w:annotationRef/>
      </w:r>
      <w:r>
        <w:rPr>
          <w:rFonts w:eastAsiaTheme="minorHAnsi"/>
          <w:sz w:val="20"/>
          <w:szCs w:val="20"/>
          <w:lang w:val="da-DK" w:bidi="ar-SA"/>
        </w:rPr>
        <w:t>How many samples were excluded? @Maria, do you have this information?</w:t>
      </w:r>
    </w:p>
  </w:comment>
  <w:comment w:id="66" w:author="Lima Ayres, Levi" w:date="2026-03-31T15:22:00Z" w:initials="LAL">
    <w:p w14:paraId="216332EB" w14:textId="77777777" w:rsidR="007E5807" w:rsidRDefault="007E5807" w:rsidP="007E5807">
      <w:r>
        <w:rPr>
          <w:rStyle w:val="CommentReference"/>
        </w:rPr>
        <w:annotationRef/>
      </w:r>
      <w:r>
        <w:rPr>
          <w:rFonts w:eastAsiaTheme="minorHAnsi"/>
          <w:sz w:val="20"/>
          <w:szCs w:val="20"/>
          <w:lang w:val="da-DK" w:bidi="ar-SA"/>
        </w:rPr>
        <w:t xml:space="preserve">" Any “missing RNAseq” info? What did you do in that case?" </w:t>
      </w:r>
    </w:p>
    <w:p w14:paraId="75A5166B" w14:textId="77777777" w:rsidR="007E5807" w:rsidRDefault="007E5807" w:rsidP="007E5807"/>
    <w:p w14:paraId="77589F25" w14:textId="77777777" w:rsidR="007E5807" w:rsidRDefault="007E5807" w:rsidP="007E5807">
      <w:r>
        <w:rPr>
          <w:rFonts w:eastAsiaTheme="minorHAnsi"/>
          <w:sz w:val="20"/>
          <w:szCs w:val="20"/>
          <w:lang w:val="da-DK" w:bidi="ar-SA"/>
        </w:rPr>
        <w:t>Does anyone know?</w:t>
      </w:r>
    </w:p>
  </w:comment>
  <w:comment w:id="70" w:author="Lima Ayres, Levi" w:date="2026-03-31T15:21:00Z" w:initials="LAL">
    <w:p w14:paraId="5467DF45" w14:textId="77777777" w:rsidR="007E5807" w:rsidRDefault="007E5807" w:rsidP="007E5807">
      <w:pPr>
        <w:rPr>
          <w:rFonts w:eastAsiaTheme="minorHAnsi"/>
          <w:sz w:val="20"/>
          <w:szCs w:val="20"/>
          <w:lang w:val="da-DK" w:bidi="ar-SA"/>
        </w:rPr>
      </w:pPr>
      <w:r>
        <w:rPr>
          <w:rStyle w:val="CommentReference"/>
        </w:rPr>
        <w:annotationRef/>
      </w:r>
    </w:p>
    <w:p w14:paraId="2FED4A03" w14:textId="77777777" w:rsidR="007E5807" w:rsidRDefault="007E5807" w:rsidP="007E5807">
      <w:r>
        <w:rPr>
          <w:rFonts w:eastAsiaTheme="minorHAnsi"/>
          <w:sz w:val="20"/>
          <w:szCs w:val="20"/>
          <w:lang w:val="da-DK" w:bidi="ar-SA"/>
        </w:rPr>
        <w:t xml:space="preserve">" Here you give numbers - you do not give numbers for RNAseq…...Why no numbers for RNAseq?" </w:t>
      </w:r>
    </w:p>
    <w:p w14:paraId="3D3D16CD" w14:textId="77777777" w:rsidR="007E5807" w:rsidRDefault="007E5807" w:rsidP="007E5807"/>
    <w:p w14:paraId="6DEC8158" w14:textId="77777777" w:rsidR="007E5807" w:rsidRDefault="007E5807" w:rsidP="007E5807">
      <w:r>
        <w:rPr>
          <w:rFonts w:eastAsiaTheme="minorHAnsi"/>
          <w:sz w:val="20"/>
          <w:szCs w:val="20"/>
          <w:lang w:val="da-DK" w:bidi="ar-SA"/>
        </w:rPr>
        <w:t>does anyone know?</w:t>
      </w:r>
    </w:p>
  </w:comment>
  <w:comment w:id="130" w:author="Piles, Miriam" w:date="2026-04-02T11:08:00Z" w:initials="MP">
    <w:p w14:paraId="2E3F5313" w14:textId="77777777" w:rsidR="00234742" w:rsidRDefault="00234742" w:rsidP="00234742">
      <w:pPr>
        <w:pStyle w:val="CommentText"/>
      </w:pPr>
      <w:r>
        <w:rPr>
          <w:rStyle w:val="CommentReference"/>
        </w:rPr>
        <w:annotationRef/>
      </w:r>
      <w:r>
        <w:rPr>
          <w:lang w:val="es-ES"/>
        </w:rPr>
        <w:t>It will be interesting to mention why you are using each of those schemes</w:t>
      </w:r>
    </w:p>
  </w:comment>
  <w:comment w:id="131" w:author="Piles, Miriam" w:date="2026-04-02T11:01:00Z" w:initials="MP">
    <w:p w14:paraId="02A77183" w14:textId="691C884D" w:rsidR="00441EC1" w:rsidRDefault="00441EC1" w:rsidP="00441EC1">
      <w:pPr>
        <w:pStyle w:val="CommentText"/>
      </w:pPr>
      <w:r>
        <w:rPr>
          <w:rStyle w:val="CommentReference"/>
        </w:rPr>
        <w:annotationRef/>
      </w:r>
      <w:r>
        <w:rPr>
          <w:lang w:val="es-ES"/>
        </w:rPr>
        <w:t>Which model?</w:t>
      </w:r>
    </w:p>
  </w:comment>
  <w:comment w:id="132" w:author="Lima Ayres, Levi" w:date="2026-04-05T19:39:00Z" w:initials="LAL">
    <w:p w14:paraId="5C7BCB6D" w14:textId="1DBC9265" w:rsidR="000E42BE" w:rsidRDefault="000E42BE" w:rsidP="000E42BE">
      <w:r>
        <w:rPr>
          <w:rStyle w:val="CommentReference"/>
        </w:rPr>
        <w:annotationRef/>
      </w:r>
      <w:r>
        <w:rPr>
          <w:rFonts w:eastAsiaTheme="minorHAnsi"/>
          <w:sz w:val="20"/>
          <w:szCs w:val="20"/>
          <w:lang w:val="da-DK" w:bidi="ar-SA"/>
        </w:rPr>
        <w:t>LOBO, 5-fold, LOO using all breeds. Only the within breeds models did not have the breed effect</w:t>
      </w:r>
    </w:p>
  </w:comment>
  <w:comment w:id="133" w:author="Lima Ayres, Levi" w:date="2026-03-12T19:29:00Z" w:initials="LAL">
    <w:p w14:paraId="1D866D94" w14:textId="76545FC0" w:rsidR="00EF1294" w:rsidRDefault="00EF1294" w:rsidP="00EF1294">
      <w:r>
        <w:rPr>
          <w:rStyle w:val="CommentReference"/>
        </w:rPr>
        <w:annotationRef/>
      </w:r>
      <w:r>
        <w:rPr>
          <w:rFonts w:eastAsiaTheme="minorHAnsi"/>
          <w:sz w:val="20"/>
          <w:szCs w:val="20"/>
          <w:lang w:val="da-DK" w:bidi="ar-SA"/>
        </w:rPr>
        <w:t>This is about prediction right? Because for variance decomp as you described, you used all the dataset (mixed breeds) or  dataset  per breed separately. It is not clear this and intefers with the description in all-breeds models ”Animals from all three breeds were jointly analyzed in a single model without explicitly modeling breed effects, to estimate overall variance components”</w:t>
      </w:r>
    </w:p>
  </w:comment>
  <w:comment w:id="134" w:author="Lima Ayres, Levi" w:date="2026-03-12T19:31:00Z" w:initials="LAL">
    <w:p w14:paraId="27062D29" w14:textId="77777777" w:rsidR="00EF1294" w:rsidRDefault="00EF1294" w:rsidP="00EF1294">
      <w:r>
        <w:rPr>
          <w:rStyle w:val="CommentReference"/>
        </w:rPr>
        <w:annotationRef/>
      </w:r>
      <w:r>
        <w:rPr>
          <w:rFonts w:eastAsiaTheme="minorHAnsi"/>
          <w:sz w:val="20"/>
          <w:szCs w:val="20"/>
          <w:lang w:val="da-DK" w:bidi="ar-SA"/>
        </w:rPr>
        <w:t>Again here the same question, it will be nice to clarify that validation strategies were applied for prediction and not for variance decomposition where all dataset were used either per breed or all breeds. At least if I understood right</w:t>
      </w:r>
    </w:p>
  </w:comment>
  <w:comment w:id="135" w:author="Lima Ayres, Levi" w:date="2026-03-12T19:30:00Z" w:initials="LAL">
    <w:p w14:paraId="6C86C31D" w14:textId="77777777" w:rsidR="00EF1294" w:rsidRDefault="00EF1294" w:rsidP="00EF1294">
      <w:r>
        <w:rPr>
          <w:rStyle w:val="CommentReference"/>
        </w:rPr>
        <w:annotationRef/>
      </w:r>
      <w:r>
        <w:rPr>
          <w:rFonts w:eastAsiaTheme="minorHAnsi"/>
          <w:sz w:val="20"/>
          <w:szCs w:val="20"/>
          <w:lang w:val="da-DK" w:bidi="ar-SA"/>
        </w:rPr>
        <w:t>Again here not account for breed effects can inflate correlation values and also variance estimates since any differences between breeds are absorbed into:</w:t>
      </w:r>
    </w:p>
    <w:p w14:paraId="08F826E6" w14:textId="77777777" w:rsidR="00EF1294" w:rsidRDefault="00EF1294" w:rsidP="00EF1294">
      <w:r>
        <w:rPr>
          <w:rFonts w:eastAsiaTheme="minorHAnsi"/>
          <w:sz w:val="20"/>
          <w:szCs w:val="20"/>
          <w:lang w:val="da-DK" w:bidi="ar-SA"/>
        </w:rPr>
        <w:t>The residual variance, or</w:t>
      </w:r>
    </w:p>
    <w:p w14:paraId="2B597F8A" w14:textId="77777777" w:rsidR="00EF1294" w:rsidRDefault="00EF1294" w:rsidP="00EF1294">
      <w:r>
        <w:rPr>
          <w:rFonts w:eastAsiaTheme="minorHAnsi"/>
          <w:sz w:val="20"/>
          <w:szCs w:val="20"/>
          <w:lang w:val="da-DK" w:bidi="ar-SA"/>
        </w:rPr>
        <w:t>The genetic variance component (depending on model structure).</w:t>
      </w:r>
    </w:p>
  </w:comment>
  <w:comment w:id="136" w:author="Lima Ayres, Levi" w:date="2026-03-13T09:41:00Z" w:initials="LAL">
    <w:p w14:paraId="0FB817C4" w14:textId="77777777" w:rsidR="0094235F" w:rsidRDefault="0094235F" w:rsidP="0094235F">
      <w:r>
        <w:rPr>
          <w:rStyle w:val="CommentReference"/>
        </w:rPr>
        <w:annotationRef/>
      </w:r>
      <w:r>
        <w:rPr>
          <w:rFonts w:eastAsiaTheme="minorHAnsi"/>
          <w:sz w:val="20"/>
          <w:szCs w:val="20"/>
          <w:lang w:val="da-DK" w:bidi="ar-SA"/>
        </w:rPr>
        <w:t>Breed is included as a fixed effect here. I can share the script if you would like.</w:t>
      </w:r>
    </w:p>
  </w:comment>
  <w:comment w:id="137" w:author="Lima Ayres, Levi" w:date="2026-03-16T16:51:00Z" w:initials="LAL">
    <w:p w14:paraId="19A8D4D1" w14:textId="77777777" w:rsidR="00B93C23" w:rsidRDefault="00B93C23" w:rsidP="00B93C23">
      <w:r>
        <w:rPr>
          <w:rStyle w:val="CommentReference"/>
        </w:rPr>
        <w:annotationRef/>
      </w:r>
      <w:r>
        <w:rPr>
          <w:rFonts w:eastAsiaTheme="minorHAnsi"/>
          <w:sz w:val="20"/>
          <w:szCs w:val="20"/>
          <w:lang w:val="da-DK" w:bidi="ar-SA"/>
        </w:rPr>
        <w:t>but recall that the phenotypes are corrected for the effect of section, and there is no section that has housed animals of more than one breed</w:t>
      </w:r>
    </w:p>
  </w:comment>
  <w:comment w:id="138" w:author="Lima Ayres, Levi" w:date="2026-03-16T17:27:00Z" w:initials="LAL">
    <w:p w14:paraId="2FD27E49" w14:textId="77777777" w:rsidR="005C51C3" w:rsidRDefault="005C51C3" w:rsidP="005C51C3">
      <w:r>
        <w:rPr>
          <w:rStyle w:val="CommentReference"/>
        </w:rPr>
        <w:annotationRef/>
      </w:r>
      <w:r>
        <w:rPr>
          <w:rFonts w:eastAsiaTheme="minorHAnsi"/>
          <w:sz w:val="20"/>
          <w:szCs w:val="20"/>
          <w:lang w:val="da-DK" w:bidi="ar-SA"/>
        </w:rPr>
        <w:t>what does certainly impact variance estimates is using raw phenotypes and fitting fixed effects in mixed models instead of using precorrected phenotypes and an intercept.</w:t>
      </w:r>
    </w:p>
  </w:comment>
  <w:comment w:id="139" w:author="Bovenhuis, Henk" w:date="2026-03-13T09:18:00Z" w:initials="HB">
    <w:p w14:paraId="508A3D96" w14:textId="77777777" w:rsidR="0081151C" w:rsidRDefault="0081151C" w:rsidP="007F5B63">
      <w:pPr>
        <w:pStyle w:val="CommentText"/>
      </w:pPr>
      <w:r>
        <w:rPr>
          <w:rStyle w:val="CommentReference"/>
        </w:rPr>
        <w:annotationRef/>
      </w:r>
      <w:r>
        <w:t>This should be in M&amp;M</w:t>
      </w:r>
    </w:p>
  </w:comment>
  <w:comment w:id="140" w:author="Calus, Mario" w:date="2026-03-20T15:03:00Z" w:initials="MC">
    <w:p w14:paraId="3A6E3EBD" w14:textId="77777777" w:rsidR="00C64FB6" w:rsidRDefault="00C64FB6" w:rsidP="00C64FB6">
      <w:pPr>
        <w:pStyle w:val="CommentText"/>
      </w:pPr>
      <w:r>
        <w:rPr>
          <w:rStyle w:val="CommentReference"/>
        </w:rPr>
        <w:annotationRef/>
      </w:r>
      <w:r>
        <w:rPr>
          <w:lang w:val="en-US"/>
        </w:rPr>
        <w:t>I think  we should consider to drop those, and just add statement that you have done this and that results were very similar (if this was the case).</w:t>
      </w:r>
    </w:p>
  </w:comment>
  <w:comment w:id="147" w:author="Lima Ayres, Levi" w:date="2026-03-25T23:39:00Z" w:initials="LAL">
    <w:p w14:paraId="749AAA85" w14:textId="3FB7578D" w:rsidR="00262DA6" w:rsidRDefault="00262DA6" w:rsidP="00262DA6">
      <w:r>
        <w:rPr>
          <w:rStyle w:val="CommentReference"/>
        </w:rPr>
        <w:annotationRef/>
      </w:r>
      <w:r>
        <w:rPr>
          <w:rFonts w:eastAsiaTheme="minorHAnsi"/>
          <w:sz w:val="20"/>
          <w:szCs w:val="20"/>
          <w:lang w:val="da-DK" w:bidi="ar-SA"/>
        </w:rPr>
        <w:t>Look for polygenic risk scores in psychiatric diseases, there might be examples like in 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FFF649" w15:done="0"/>
  <w15:commentEx w15:paraId="3AB28EF5" w15:done="1"/>
  <w15:commentEx w15:paraId="73BB5D79" w15:done="0"/>
  <w15:commentEx w15:paraId="08C339C5" w15:paraIdParent="73BB5D79" w15:done="0"/>
  <w15:commentEx w15:paraId="5612B709" w15:done="0"/>
  <w15:commentEx w15:paraId="125FF6C6" w15:paraIdParent="5612B709" w15:done="0"/>
  <w15:commentEx w15:paraId="02AC4925" w15:done="0"/>
  <w15:commentEx w15:paraId="77589F25" w15:done="0"/>
  <w15:commentEx w15:paraId="6DEC8158" w15:done="0"/>
  <w15:commentEx w15:paraId="2E3F5313" w15:done="0"/>
  <w15:commentEx w15:paraId="02A77183" w15:done="0"/>
  <w15:commentEx w15:paraId="5C7BCB6D" w15:paraIdParent="02A77183" w15:done="0"/>
  <w15:commentEx w15:paraId="1D866D94" w15:done="1"/>
  <w15:commentEx w15:paraId="27062D29" w15:done="1"/>
  <w15:commentEx w15:paraId="2B597F8A" w15:done="1"/>
  <w15:commentEx w15:paraId="0FB817C4" w15:paraIdParent="2B597F8A" w15:done="1"/>
  <w15:commentEx w15:paraId="19A8D4D1" w15:paraIdParent="2B597F8A" w15:done="1"/>
  <w15:commentEx w15:paraId="2FD27E49" w15:paraIdParent="2B597F8A" w15:done="1"/>
  <w15:commentEx w15:paraId="508A3D96" w15:done="1"/>
  <w15:commentEx w15:paraId="3A6E3EBD" w15:done="1"/>
  <w15:commentEx w15:paraId="749AAA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FBF7E1" w16cex:dateUtc="2026-04-01T20:06:00Z"/>
  <w16cex:commentExtensible w16cex:durableId="39021E25" w16cex:dateUtc="2026-03-12T18:21:00Z"/>
  <w16cex:commentExtensible w16cex:durableId="01EDE360" w16cex:dateUtc="2026-04-05T22:46:00Z"/>
  <w16cex:commentExtensible w16cex:durableId="0A770D6B" w16cex:dateUtc="2026-04-05T22:47:00Z"/>
  <w16cex:commentExtensible w16cex:durableId="6ADFB2DF" w16cex:dateUtc="2026-04-02T08:07:00Z"/>
  <w16cex:commentExtensible w16cex:durableId="7A9A5779" w16cex:dateUtc="2026-04-05T10:29:00Z"/>
  <w16cex:commentExtensible w16cex:durableId="157309DA" w16cex:dateUtc="2026-03-30T20:56:00Z"/>
  <w16cex:commentExtensible w16cex:durableId="1BA117CD" w16cex:dateUtc="2026-03-31T13:22:00Z"/>
  <w16cex:commentExtensible w16cex:durableId="130DB8DE" w16cex:dateUtc="2026-03-31T13:21:00Z"/>
  <w16cex:commentExtensible w16cex:durableId="0E9F3909" w16cex:dateUtc="2026-04-02T09:08:00Z"/>
  <w16cex:commentExtensible w16cex:durableId="7E94DECE" w16cex:dateUtc="2026-04-02T09:01:00Z"/>
  <w16cex:commentExtensible w16cex:durableId="28A0278D" w16cex:dateUtc="2026-04-05T17:39:00Z"/>
  <w16cex:commentExtensible w16cex:durableId="5CA5D291" w16cex:dateUtc="2026-03-12T18:29:00Z"/>
  <w16cex:commentExtensible w16cex:durableId="094F2E65" w16cex:dateUtc="2026-03-12T18:31:00Z"/>
  <w16cex:commentExtensible w16cex:durableId="330F46A5" w16cex:dateUtc="2026-03-12T18:30:00Z">
    <w16cex:extLst>
      <w16:ext w16:uri="{CE6994B0-6A32-4C9F-8C6B-6E91EDA988CE}">
        <cr:reactions xmlns:cr="http://schemas.microsoft.com/office/comments/2020/reactions">
          <cr:reaction reactionType="1">
            <cr:reactionInfo dateUtc="2026-03-16T16:25:45Z">
              <cr:user userId="S::levi.ayres@wur.nl::4f23bf76-9413-415b-820d-90a2e605693b" userProvider="AD" userName="Lima Ayres, Levi"/>
            </cr:reactionInfo>
          </cr:reaction>
        </cr:reactions>
      </w16:ext>
    </w16cex:extLst>
  </w16cex:commentExtensible>
  <w16cex:commentExtensible w16cex:durableId="37E48444" w16cex:dateUtc="2026-03-13T08:41:00Z"/>
  <w16cex:commentExtensible w16cex:durableId="369441AF" w16cex:dateUtc="2026-03-16T15:51:00Z"/>
  <w16cex:commentExtensible w16cex:durableId="7C518999" w16cex:dateUtc="2026-03-16T16:27:00Z"/>
  <w16cex:commentExtensible w16cex:durableId="79362226" w16cex:dateUtc="2026-03-13T08:18:00Z"/>
  <w16cex:commentExtensible w16cex:durableId="51718D9C" w16cex:dateUtc="2026-03-20T14:03:00Z"/>
  <w16cex:commentExtensible w16cex:durableId="49D2958B" w16cex:dateUtc="2026-03-25T2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FFF649" w16cid:durableId="7FFBF7E1"/>
  <w16cid:commentId w16cid:paraId="3AB28EF5" w16cid:durableId="39021E25"/>
  <w16cid:commentId w16cid:paraId="73BB5D79" w16cid:durableId="01EDE360"/>
  <w16cid:commentId w16cid:paraId="08C339C5" w16cid:durableId="0A770D6B"/>
  <w16cid:commentId w16cid:paraId="5612B709" w16cid:durableId="6ADFB2DF"/>
  <w16cid:commentId w16cid:paraId="125FF6C6" w16cid:durableId="7A9A5779"/>
  <w16cid:commentId w16cid:paraId="02AC4925" w16cid:durableId="157309DA"/>
  <w16cid:commentId w16cid:paraId="77589F25" w16cid:durableId="1BA117CD"/>
  <w16cid:commentId w16cid:paraId="6DEC8158" w16cid:durableId="130DB8DE"/>
  <w16cid:commentId w16cid:paraId="2E3F5313" w16cid:durableId="0E9F3909"/>
  <w16cid:commentId w16cid:paraId="02A77183" w16cid:durableId="7E94DECE"/>
  <w16cid:commentId w16cid:paraId="5C7BCB6D" w16cid:durableId="28A0278D"/>
  <w16cid:commentId w16cid:paraId="1D866D94" w16cid:durableId="5CA5D291"/>
  <w16cid:commentId w16cid:paraId="27062D29" w16cid:durableId="094F2E65"/>
  <w16cid:commentId w16cid:paraId="2B597F8A" w16cid:durableId="330F46A5"/>
  <w16cid:commentId w16cid:paraId="0FB817C4" w16cid:durableId="37E48444"/>
  <w16cid:commentId w16cid:paraId="19A8D4D1" w16cid:durableId="369441AF"/>
  <w16cid:commentId w16cid:paraId="2FD27E49" w16cid:durableId="7C518999"/>
  <w16cid:commentId w16cid:paraId="508A3D96" w16cid:durableId="79362226"/>
  <w16cid:commentId w16cid:paraId="3A6E3EBD" w16cid:durableId="51718D9C"/>
  <w16cid:commentId w16cid:paraId="749AAA85" w16cid:durableId="49D295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48546" w14:textId="77777777" w:rsidR="00DB7F95" w:rsidRDefault="00DB7F95" w:rsidP="00BF1898">
      <w:pPr>
        <w:spacing w:after="0" w:line="240" w:lineRule="auto"/>
      </w:pPr>
      <w:r>
        <w:separator/>
      </w:r>
    </w:p>
  </w:endnote>
  <w:endnote w:type="continuationSeparator" w:id="0">
    <w:p w14:paraId="70386DE4" w14:textId="77777777" w:rsidR="00DB7F95" w:rsidRDefault="00DB7F95" w:rsidP="00BF1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Palatino">
    <w:altName w:val="Segoe UI Historic"/>
    <w:panose1 w:val="00000000000000000000"/>
    <w:charset w:val="4D"/>
    <w:family w:val="auto"/>
    <w:pitch w:val="variable"/>
    <w:sig w:usb0="A00002FF" w:usb1="7800205A" w:usb2="14600000" w:usb3="00000000" w:csb0="00000193" w:csb1="00000000"/>
  </w:font>
  <w:font w:name="Palatino Linotype">
    <w:panose1 w:val="02040502050505030304"/>
    <w:charset w:val="00"/>
    <w:family w:val="roman"/>
    <w:pitch w:val="variable"/>
    <w:sig w:usb0="E0000287" w:usb1="4000001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135086"/>
      <w:docPartObj>
        <w:docPartGallery w:val="Page Numbers (Bottom of Page)"/>
        <w:docPartUnique/>
      </w:docPartObj>
    </w:sdtPr>
    <w:sdtContent>
      <w:p w14:paraId="2242D9E3" w14:textId="3CA6DD9B" w:rsidR="00281184" w:rsidRDefault="00281184" w:rsidP="002208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D5186">
          <w:rPr>
            <w:rStyle w:val="PageNumber"/>
            <w:noProof/>
          </w:rPr>
          <w:t>36</w:t>
        </w:r>
        <w:r>
          <w:rPr>
            <w:rStyle w:val="PageNumber"/>
          </w:rPr>
          <w:fldChar w:fldCharType="end"/>
        </w:r>
      </w:p>
    </w:sdtContent>
  </w:sdt>
  <w:p w14:paraId="454279AE" w14:textId="77777777" w:rsidR="00281184" w:rsidRDefault="00281184" w:rsidP="002811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8283806"/>
      <w:docPartObj>
        <w:docPartGallery w:val="Page Numbers (Bottom of Page)"/>
        <w:docPartUnique/>
      </w:docPartObj>
    </w:sdtPr>
    <w:sdtContent>
      <w:p w14:paraId="074B5DB9" w14:textId="1B44874A" w:rsidR="00281184" w:rsidRDefault="00281184" w:rsidP="002208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21EEBDD" w14:textId="77777777" w:rsidR="00281184" w:rsidRDefault="00281184" w:rsidP="002811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0CC76" w14:textId="77777777" w:rsidR="00DB7F95" w:rsidRDefault="00DB7F95" w:rsidP="00BF1898">
      <w:pPr>
        <w:spacing w:after="0" w:line="240" w:lineRule="auto"/>
      </w:pPr>
      <w:r>
        <w:separator/>
      </w:r>
    </w:p>
  </w:footnote>
  <w:footnote w:type="continuationSeparator" w:id="0">
    <w:p w14:paraId="109B3EF6" w14:textId="77777777" w:rsidR="00DB7F95" w:rsidRDefault="00DB7F95" w:rsidP="00BF1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397D"/>
    <w:multiLevelType w:val="hybridMultilevel"/>
    <w:tmpl w:val="1682D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E4D07"/>
    <w:multiLevelType w:val="hybridMultilevel"/>
    <w:tmpl w:val="74E868C6"/>
    <w:lvl w:ilvl="0" w:tplc="085880CC">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030B1"/>
    <w:multiLevelType w:val="multilevel"/>
    <w:tmpl w:val="51A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22CC8"/>
    <w:multiLevelType w:val="hybridMultilevel"/>
    <w:tmpl w:val="EFA40786"/>
    <w:lvl w:ilvl="0" w:tplc="465CCE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DB4EB8"/>
    <w:multiLevelType w:val="hybridMultilevel"/>
    <w:tmpl w:val="C3505546"/>
    <w:lvl w:ilvl="0" w:tplc="F0B277C8">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755B2"/>
    <w:multiLevelType w:val="multilevel"/>
    <w:tmpl w:val="881E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D2CF6"/>
    <w:multiLevelType w:val="hybridMultilevel"/>
    <w:tmpl w:val="15547D64"/>
    <w:lvl w:ilvl="0" w:tplc="DBD653D8">
      <w:start w:val="1"/>
      <w:numFmt w:val="decimal"/>
      <w:lvlText w:val="%1)"/>
      <w:lvlJc w:val="left"/>
      <w:pPr>
        <w:ind w:left="1020" w:hanging="360"/>
      </w:pPr>
    </w:lvl>
    <w:lvl w:ilvl="1" w:tplc="E7543A50">
      <w:start w:val="1"/>
      <w:numFmt w:val="decimal"/>
      <w:lvlText w:val="%2)"/>
      <w:lvlJc w:val="left"/>
      <w:pPr>
        <w:ind w:left="1020" w:hanging="360"/>
      </w:pPr>
    </w:lvl>
    <w:lvl w:ilvl="2" w:tplc="8822077C">
      <w:start w:val="1"/>
      <w:numFmt w:val="decimal"/>
      <w:lvlText w:val="%3)"/>
      <w:lvlJc w:val="left"/>
      <w:pPr>
        <w:ind w:left="1020" w:hanging="360"/>
      </w:pPr>
    </w:lvl>
    <w:lvl w:ilvl="3" w:tplc="80F6F374">
      <w:start w:val="1"/>
      <w:numFmt w:val="decimal"/>
      <w:lvlText w:val="%4)"/>
      <w:lvlJc w:val="left"/>
      <w:pPr>
        <w:ind w:left="1020" w:hanging="360"/>
      </w:pPr>
    </w:lvl>
    <w:lvl w:ilvl="4" w:tplc="656ECDC0">
      <w:start w:val="1"/>
      <w:numFmt w:val="decimal"/>
      <w:lvlText w:val="%5)"/>
      <w:lvlJc w:val="left"/>
      <w:pPr>
        <w:ind w:left="1020" w:hanging="360"/>
      </w:pPr>
    </w:lvl>
    <w:lvl w:ilvl="5" w:tplc="C2E8F418">
      <w:start w:val="1"/>
      <w:numFmt w:val="decimal"/>
      <w:lvlText w:val="%6)"/>
      <w:lvlJc w:val="left"/>
      <w:pPr>
        <w:ind w:left="1020" w:hanging="360"/>
      </w:pPr>
    </w:lvl>
    <w:lvl w:ilvl="6" w:tplc="08167656">
      <w:start w:val="1"/>
      <w:numFmt w:val="decimal"/>
      <w:lvlText w:val="%7)"/>
      <w:lvlJc w:val="left"/>
      <w:pPr>
        <w:ind w:left="1020" w:hanging="360"/>
      </w:pPr>
    </w:lvl>
    <w:lvl w:ilvl="7" w:tplc="383CDA06">
      <w:start w:val="1"/>
      <w:numFmt w:val="decimal"/>
      <w:lvlText w:val="%8)"/>
      <w:lvlJc w:val="left"/>
      <w:pPr>
        <w:ind w:left="1020" w:hanging="360"/>
      </w:pPr>
    </w:lvl>
    <w:lvl w:ilvl="8" w:tplc="9080218A">
      <w:start w:val="1"/>
      <w:numFmt w:val="decimal"/>
      <w:lvlText w:val="%9)"/>
      <w:lvlJc w:val="left"/>
      <w:pPr>
        <w:ind w:left="1020" w:hanging="360"/>
      </w:pPr>
    </w:lvl>
  </w:abstractNum>
  <w:abstractNum w:abstractNumId="7" w15:restartNumberingAfterBreak="0">
    <w:nsid w:val="75A47478"/>
    <w:multiLevelType w:val="multilevel"/>
    <w:tmpl w:val="F16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581878">
    <w:abstractNumId w:val="5"/>
  </w:num>
  <w:num w:numId="2" w16cid:durableId="221673269">
    <w:abstractNumId w:val="2"/>
  </w:num>
  <w:num w:numId="3" w16cid:durableId="1491402803">
    <w:abstractNumId w:val="7"/>
  </w:num>
  <w:num w:numId="4" w16cid:durableId="1401631450">
    <w:abstractNumId w:val="3"/>
  </w:num>
  <w:num w:numId="5" w16cid:durableId="2094085750">
    <w:abstractNumId w:val="0"/>
  </w:num>
  <w:num w:numId="6" w16cid:durableId="64302961">
    <w:abstractNumId w:val="6"/>
  </w:num>
  <w:num w:numId="7" w16cid:durableId="303773672">
    <w:abstractNumId w:val="4"/>
  </w:num>
  <w:num w:numId="8" w16cid:durableId="7410248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lus, Mario">
    <w15:presenceInfo w15:providerId="AD" w15:userId="S::mario.calus@wur.nl::4585e014-c671-4bbc-99f3-c9bfd5f3f7d8"/>
  </w15:person>
  <w15:person w15:author="Lima Ayres, Levi">
    <w15:presenceInfo w15:providerId="AD" w15:userId="S::levi.ayres@wur.nl::4f23bf76-9413-415b-820d-90a2e605693b"/>
  </w15:person>
  <w15:person w15:author="Piles, Miriam">
    <w15:presenceInfo w15:providerId="AD" w15:userId="S::miriam.piles@irta.cat::889aa8dd-c6a5-4412-a9ac-4304ee1b23ee"/>
  </w15:person>
  <w15:person w15:author="Bovenhuis, Henk">
    <w15:presenceInfo w15:providerId="AD" w15:userId="S::henk.bovenhuis@wur.nl::d2690c95-fabc-41bc-a296-c3128c93f2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brackets square&lt;/Style&gt;&lt;LeftDelim&gt;{&lt;/LeftDelim&gt;&lt;RightDelim&gt;}&lt;/RightDelim&gt;&lt;FontName&gt;Segoe UI Semilight&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f29dvpznfrdrke9a0uxa2eprdpvx02xa5es&quot;&gt;BibliotecaArtigosCientificos&lt;record-ids&gt;&lt;item&gt;31&lt;/item&gt;&lt;item&gt;43&lt;/item&gt;&lt;item&gt;87&lt;/item&gt;&lt;item&gt;152&lt;/item&gt;&lt;item&gt;155&lt;/item&gt;&lt;item&gt;156&lt;/item&gt;&lt;item&gt;157&lt;/item&gt;&lt;item&gt;167&lt;/item&gt;&lt;item&gt;173&lt;/item&gt;&lt;item&gt;203&lt;/item&gt;&lt;item&gt;240&lt;/item&gt;&lt;item&gt;241&lt;/item&gt;&lt;item&gt;244&lt;/item&gt;&lt;item&gt;256&lt;/item&gt;&lt;item&gt;271&lt;/item&gt;&lt;item&gt;277&lt;/item&gt;&lt;item&gt;295&lt;/item&gt;&lt;item&gt;339&lt;/item&gt;&lt;item&gt;345&lt;/item&gt;&lt;item&gt;375&lt;/item&gt;&lt;item&gt;545&lt;/item&gt;&lt;item&gt;549&lt;/item&gt;&lt;item&gt;561&lt;/item&gt;&lt;item&gt;661&lt;/item&gt;&lt;item&gt;663&lt;/item&gt;&lt;item&gt;686&lt;/item&gt;&lt;item&gt;709&lt;/item&gt;&lt;item&gt;761&lt;/item&gt;&lt;item&gt;790&lt;/item&gt;&lt;item&gt;803&lt;/item&gt;&lt;item&gt;827&lt;/item&gt;&lt;item&gt;1493&lt;/item&gt;&lt;item&gt;1494&lt;/item&gt;&lt;item&gt;1496&lt;/item&gt;&lt;item&gt;1501&lt;/item&gt;&lt;item&gt;1502&lt;/item&gt;&lt;item&gt;1503&lt;/item&gt;&lt;item&gt;1508&lt;/item&gt;&lt;item&gt;1513&lt;/item&gt;&lt;item&gt;1516&lt;/item&gt;&lt;item&gt;1517&lt;/item&gt;&lt;item&gt;1524&lt;/item&gt;&lt;item&gt;1526&lt;/item&gt;&lt;item&gt;1531&lt;/item&gt;&lt;item&gt;1533&lt;/item&gt;&lt;item&gt;1534&lt;/item&gt;&lt;item&gt;1536&lt;/item&gt;&lt;item&gt;1537&lt;/item&gt;&lt;item&gt;1538&lt;/item&gt;&lt;item&gt;1547&lt;/item&gt;&lt;item&gt;1549&lt;/item&gt;&lt;item&gt;1550&lt;/item&gt;&lt;item&gt;1553&lt;/item&gt;&lt;item&gt;1554&lt;/item&gt;&lt;item&gt;1555&lt;/item&gt;&lt;item&gt;1558&lt;/item&gt;&lt;item&gt;1559&lt;/item&gt;&lt;item&gt;1560&lt;/item&gt;&lt;item&gt;1564&lt;/item&gt;&lt;item&gt;1565&lt;/item&gt;&lt;item&gt;1567&lt;/item&gt;&lt;/record-ids&gt;&lt;/item&gt;&lt;/Libraries&gt;"/>
    <w:docVar w:name="EN.UseJSCitationFormat" w:val="False"/>
  </w:docVars>
  <w:rsids>
    <w:rsidRoot w:val="00BF1898"/>
    <w:rsid w:val="00000881"/>
    <w:rsid w:val="000008E4"/>
    <w:rsid w:val="000013E6"/>
    <w:rsid w:val="0000357D"/>
    <w:rsid w:val="0000367B"/>
    <w:rsid w:val="0000402C"/>
    <w:rsid w:val="000075FA"/>
    <w:rsid w:val="00010625"/>
    <w:rsid w:val="0001353B"/>
    <w:rsid w:val="00013B3D"/>
    <w:rsid w:val="00014320"/>
    <w:rsid w:val="000154CD"/>
    <w:rsid w:val="00020018"/>
    <w:rsid w:val="00020444"/>
    <w:rsid w:val="00020A7B"/>
    <w:rsid w:val="00020E32"/>
    <w:rsid w:val="0002109F"/>
    <w:rsid w:val="00021E2F"/>
    <w:rsid w:val="00024940"/>
    <w:rsid w:val="00025200"/>
    <w:rsid w:val="00026D0C"/>
    <w:rsid w:val="000303C0"/>
    <w:rsid w:val="000303D3"/>
    <w:rsid w:val="000306A7"/>
    <w:rsid w:val="000308B1"/>
    <w:rsid w:val="00031202"/>
    <w:rsid w:val="00031545"/>
    <w:rsid w:val="00031A03"/>
    <w:rsid w:val="00032243"/>
    <w:rsid w:val="00032769"/>
    <w:rsid w:val="000347B3"/>
    <w:rsid w:val="0003519E"/>
    <w:rsid w:val="00036393"/>
    <w:rsid w:val="00036835"/>
    <w:rsid w:val="00041F25"/>
    <w:rsid w:val="00042250"/>
    <w:rsid w:val="00044929"/>
    <w:rsid w:val="000471E8"/>
    <w:rsid w:val="00047A5E"/>
    <w:rsid w:val="0005195A"/>
    <w:rsid w:val="0005288B"/>
    <w:rsid w:val="00053546"/>
    <w:rsid w:val="0005416A"/>
    <w:rsid w:val="00055845"/>
    <w:rsid w:val="000560DF"/>
    <w:rsid w:val="0006013D"/>
    <w:rsid w:val="0006105C"/>
    <w:rsid w:val="00066AFC"/>
    <w:rsid w:val="00066B1A"/>
    <w:rsid w:val="00066B62"/>
    <w:rsid w:val="00066DFF"/>
    <w:rsid w:val="000678CC"/>
    <w:rsid w:val="000719C8"/>
    <w:rsid w:val="00071FDC"/>
    <w:rsid w:val="0007200A"/>
    <w:rsid w:val="00073827"/>
    <w:rsid w:val="0007525B"/>
    <w:rsid w:val="0007569D"/>
    <w:rsid w:val="000800B4"/>
    <w:rsid w:val="00080A17"/>
    <w:rsid w:val="00080AC2"/>
    <w:rsid w:val="000811A6"/>
    <w:rsid w:val="0008191D"/>
    <w:rsid w:val="00081EE5"/>
    <w:rsid w:val="00081FDC"/>
    <w:rsid w:val="0008233D"/>
    <w:rsid w:val="0008248A"/>
    <w:rsid w:val="000826C9"/>
    <w:rsid w:val="000862D7"/>
    <w:rsid w:val="00087481"/>
    <w:rsid w:val="000876F3"/>
    <w:rsid w:val="00092DF2"/>
    <w:rsid w:val="000930A7"/>
    <w:rsid w:val="00093A38"/>
    <w:rsid w:val="000943EE"/>
    <w:rsid w:val="000948CA"/>
    <w:rsid w:val="00094960"/>
    <w:rsid w:val="00097131"/>
    <w:rsid w:val="000971CE"/>
    <w:rsid w:val="0009748C"/>
    <w:rsid w:val="000A1540"/>
    <w:rsid w:val="000A1F5F"/>
    <w:rsid w:val="000A23BE"/>
    <w:rsid w:val="000A24F6"/>
    <w:rsid w:val="000A454C"/>
    <w:rsid w:val="000A652B"/>
    <w:rsid w:val="000A78A3"/>
    <w:rsid w:val="000B0869"/>
    <w:rsid w:val="000B1523"/>
    <w:rsid w:val="000B17F9"/>
    <w:rsid w:val="000B256E"/>
    <w:rsid w:val="000B31EF"/>
    <w:rsid w:val="000B3A7C"/>
    <w:rsid w:val="000C0DFE"/>
    <w:rsid w:val="000C0EA5"/>
    <w:rsid w:val="000C1213"/>
    <w:rsid w:val="000C38FF"/>
    <w:rsid w:val="000C3F29"/>
    <w:rsid w:val="000C3FA2"/>
    <w:rsid w:val="000C426A"/>
    <w:rsid w:val="000C5B6B"/>
    <w:rsid w:val="000C5FC1"/>
    <w:rsid w:val="000C6645"/>
    <w:rsid w:val="000C69C9"/>
    <w:rsid w:val="000C6C12"/>
    <w:rsid w:val="000D2445"/>
    <w:rsid w:val="000D49EC"/>
    <w:rsid w:val="000D4CC7"/>
    <w:rsid w:val="000D6AB9"/>
    <w:rsid w:val="000D75F9"/>
    <w:rsid w:val="000D7E7F"/>
    <w:rsid w:val="000E1442"/>
    <w:rsid w:val="000E1AC9"/>
    <w:rsid w:val="000E2586"/>
    <w:rsid w:val="000E343A"/>
    <w:rsid w:val="000E423E"/>
    <w:rsid w:val="000E42BE"/>
    <w:rsid w:val="000E5638"/>
    <w:rsid w:val="000E59D9"/>
    <w:rsid w:val="000F12F1"/>
    <w:rsid w:val="000F2371"/>
    <w:rsid w:val="000F2B75"/>
    <w:rsid w:val="000F44C8"/>
    <w:rsid w:val="000F4AF1"/>
    <w:rsid w:val="000F6B17"/>
    <w:rsid w:val="001035CB"/>
    <w:rsid w:val="00103E60"/>
    <w:rsid w:val="00104175"/>
    <w:rsid w:val="001049A4"/>
    <w:rsid w:val="00106C0D"/>
    <w:rsid w:val="00110BFE"/>
    <w:rsid w:val="001146BE"/>
    <w:rsid w:val="00114A36"/>
    <w:rsid w:val="00115AED"/>
    <w:rsid w:val="0011657F"/>
    <w:rsid w:val="00120270"/>
    <w:rsid w:val="001207EF"/>
    <w:rsid w:val="00121520"/>
    <w:rsid w:val="00121C8B"/>
    <w:rsid w:val="00121F32"/>
    <w:rsid w:val="00122012"/>
    <w:rsid w:val="00122D9D"/>
    <w:rsid w:val="00123B09"/>
    <w:rsid w:val="00127989"/>
    <w:rsid w:val="00127A26"/>
    <w:rsid w:val="00130F1C"/>
    <w:rsid w:val="001311BC"/>
    <w:rsid w:val="00131A11"/>
    <w:rsid w:val="00131BB2"/>
    <w:rsid w:val="00132C51"/>
    <w:rsid w:val="0013500A"/>
    <w:rsid w:val="00135153"/>
    <w:rsid w:val="00135DB8"/>
    <w:rsid w:val="001364BB"/>
    <w:rsid w:val="00136BCC"/>
    <w:rsid w:val="00136C75"/>
    <w:rsid w:val="00136D3B"/>
    <w:rsid w:val="0013774C"/>
    <w:rsid w:val="0014100E"/>
    <w:rsid w:val="0014103E"/>
    <w:rsid w:val="00141BE4"/>
    <w:rsid w:val="00142080"/>
    <w:rsid w:val="00143F52"/>
    <w:rsid w:val="001444D2"/>
    <w:rsid w:val="00144F3A"/>
    <w:rsid w:val="0014652B"/>
    <w:rsid w:val="00146705"/>
    <w:rsid w:val="001509AC"/>
    <w:rsid w:val="00152712"/>
    <w:rsid w:val="00154759"/>
    <w:rsid w:val="00154A6D"/>
    <w:rsid w:val="00154AD6"/>
    <w:rsid w:val="00154D72"/>
    <w:rsid w:val="00155115"/>
    <w:rsid w:val="001603B6"/>
    <w:rsid w:val="00162AD1"/>
    <w:rsid w:val="0016458E"/>
    <w:rsid w:val="00164680"/>
    <w:rsid w:val="00164F9E"/>
    <w:rsid w:val="00164FED"/>
    <w:rsid w:val="00165371"/>
    <w:rsid w:val="00165A26"/>
    <w:rsid w:val="0016720F"/>
    <w:rsid w:val="0017264B"/>
    <w:rsid w:val="001730A0"/>
    <w:rsid w:val="001732A8"/>
    <w:rsid w:val="0017562C"/>
    <w:rsid w:val="00175B44"/>
    <w:rsid w:val="001773B6"/>
    <w:rsid w:val="00180079"/>
    <w:rsid w:val="00180A01"/>
    <w:rsid w:val="001839AF"/>
    <w:rsid w:val="00183AD7"/>
    <w:rsid w:val="00183BD6"/>
    <w:rsid w:val="00183FF6"/>
    <w:rsid w:val="00186489"/>
    <w:rsid w:val="00186934"/>
    <w:rsid w:val="00187777"/>
    <w:rsid w:val="0019059C"/>
    <w:rsid w:val="001920D3"/>
    <w:rsid w:val="00192A50"/>
    <w:rsid w:val="00193DFD"/>
    <w:rsid w:val="00194114"/>
    <w:rsid w:val="0019448A"/>
    <w:rsid w:val="00195061"/>
    <w:rsid w:val="00195456"/>
    <w:rsid w:val="00195999"/>
    <w:rsid w:val="001964F3"/>
    <w:rsid w:val="0019687E"/>
    <w:rsid w:val="001A0CDD"/>
    <w:rsid w:val="001A1408"/>
    <w:rsid w:val="001A2EB4"/>
    <w:rsid w:val="001A2FBA"/>
    <w:rsid w:val="001A45D6"/>
    <w:rsid w:val="001A51EB"/>
    <w:rsid w:val="001A5CFA"/>
    <w:rsid w:val="001A7BAC"/>
    <w:rsid w:val="001B16AD"/>
    <w:rsid w:val="001B16EE"/>
    <w:rsid w:val="001B2269"/>
    <w:rsid w:val="001B292F"/>
    <w:rsid w:val="001B303C"/>
    <w:rsid w:val="001B5FBE"/>
    <w:rsid w:val="001B6A5A"/>
    <w:rsid w:val="001B6C69"/>
    <w:rsid w:val="001B7066"/>
    <w:rsid w:val="001B708B"/>
    <w:rsid w:val="001B719C"/>
    <w:rsid w:val="001C00F7"/>
    <w:rsid w:val="001C0221"/>
    <w:rsid w:val="001C1D23"/>
    <w:rsid w:val="001C1F12"/>
    <w:rsid w:val="001C2204"/>
    <w:rsid w:val="001C2913"/>
    <w:rsid w:val="001C311A"/>
    <w:rsid w:val="001C3350"/>
    <w:rsid w:val="001C478B"/>
    <w:rsid w:val="001C537A"/>
    <w:rsid w:val="001C635D"/>
    <w:rsid w:val="001D122C"/>
    <w:rsid w:val="001D1E85"/>
    <w:rsid w:val="001D268B"/>
    <w:rsid w:val="001D41D3"/>
    <w:rsid w:val="001D4453"/>
    <w:rsid w:val="001D4473"/>
    <w:rsid w:val="001D50D0"/>
    <w:rsid w:val="001D560E"/>
    <w:rsid w:val="001D5D0C"/>
    <w:rsid w:val="001D655F"/>
    <w:rsid w:val="001E2025"/>
    <w:rsid w:val="001E2543"/>
    <w:rsid w:val="001E2C81"/>
    <w:rsid w:val="001E3E80"/>
    <w:rsid w:val="001F20F0"/>
    <w:rsid w:val="001F2323"/>
    <w:rsid w:val="001F2462"/>
    <w:rsid w:val="001F2587"/>
    <w:rsid w:val="001F315D"/>
    <w:rsid w:val="001F4E2D"/>
    <w:rsid w:val="001F5D04"/>
    <w:rsid w:val="001F638A"/>
    <w:rsid w:val="001F6E22"/>
    <w:rsid w:val="001F6FE9"/>
    <w:rsid w:val="0020037F"/>
    <w:rsid w:val="0020054E"/>
    <w:rsid w:val="00202C88"/>
    <w:rsid w:val="00202C9B"/>
    <w:rsid w:val="00204256"/>
    <w:rsid w:val="00204640"/>
    <w:rsid w:val="002067B6"/>
    <w:rsid w:val="00207643"/>
    <w:rsid w:val="00207856"/>
    <w:rsid w:val="002107D7"/>
    <w:rsid w:val="00210B4B"/>
    <w:rsid w:val="002116FA"/>
    <w:rsid w:val="00212183"/>
    <w:rsid w:val="002131B9"/>
    <w:rsid w:val="00215245"/>
    <w:rsid w:val="002152BF"/>
    <w:rsid w:val="00216655"/>
    <w:rsid w:val="00217128"/>
    <w:rsid w:val="0021741C"/>
    <w:rsid w:val="00217779"/>
    <w:rsid w:val="00217AC1"/>
    <w:rsid w:val="00222A8D"/>
    <w:rsid w:val="002230D8"/>
    <w:rsid w:val="00223C86"/>
    <w:rsid w:val="0022487C"/>
    <w:rsid w:val="00226289"/>
    <w:rsid w:val="00226EAF"/>
    <w:rsid w:val="002272BE"/>
    <w:rsid w:val="00232CE5"/>
    <w:rsid w:val="0023354A"/>
    <w:rsid w:val="00233A41"/>
    <w:rsid w:val="00233C26"/>
    <w:rsid w:val="00233C63"/>
    <w:rsid w:val="00234596"/>
    <w:rsid w:val="00234742"/>
    <w:rsid w:val="00236B30"/>
    <w:rsid w:val="00236CD3"/>
    <w:rsid w:val="0023733F"/>
    <w:rsid w:val="00240B97"/>
    <w:rsid w:val="002423FD"/>
    <w:rsid w:val="002424A1"/>
    <w:rsid w:val="00242B3D"/>
    <w:rsid w:val="00243109"/>
    <w:rsid w:val="0024450F"/>
    <w:rsid w:val="0024559E"/>
    <w:rsid w:val="00245B78"/>
    <w:rsid w:val="00246A0D"/>
    <w:rsid w:val="00246C28"/>
    <w:rsid w:val="00246EDC"/>
    <w:rsid w:val="00247A69"/>
    <w:rsid w:val="00247EBC"/>
    <w:rsid w:val="00250968"/>
    <w:rsid w:val="00252897"/>
    <w:rsid w:val="0025361E"/>
    <w:rsid w:val="0025368B"/>
    <w:rsid w:val="00255133"/>
    <w:rsid w:val="00255404"/>
    <w:rsid w:val="00257526"/>
    <w:rsid w:val="00261D14"/>
    <w:rsid w:val="00261D6F"/>
    <w:rsid w:val="00262DA6"/>
    <w:rsid w:val="002630B3"/>
    <w:rsid w:val="00271DA8"/>
    <w:rsid w:val="00273A07"/>
    <w:rsid w:val="00273A70"/>
    <w:rsid w:val="00273B88"/>
    <w:rsid w:val="00273DD0"/>
    <w:rsid w:val="002743CB"/>
    <w:rsid w:val="0027444D"/>
    <w:rsid w:val="00275692"/>
    <w:rsid w:val="00280446"/>
    <w:rsid w:val="00280B12"/>
    <w:rsid w:val="00280C49"/>
    <w:rsid w:val="00280C5A"/>
    <w:rsid w:val="00281184"/>
    <w:rsid w:val="0028118F"/>
    <w:rsid w:val="002830EA"/>
    <w:rsid w:val="00284BD3"/>
    <w:rsid w:val="00285635"/>
    <w:rsid w:val="002869EE"/>
    <w:rsid w:val="0028790A"/>
    <w:rsid w:val="00292B40"/>
    <w:rsid w:val="00295958"/>
    <w:rsid w:val="00295DA2"/>
    <w:rsid w:val="002A0C2E"/>
    <w:rsid w:val="002A17C3"/>
    <w:rsid w:val="002A1A6C"/>
    <w:rsid w:val="002A1E78"/>
    <w:rsid w:val="002A545D"/>
    <w:rsid w:val="002A7221"/>
    <w:rsid w:val="002B4321"/>
    <w:rsid w:val="002B454D"/>
    <w:rsid w:val="002B465A"/>
    <w:rsid w:val="002B4C04"/>
    <w:rsid w:val="002B4F58"/>
    <w:rsid w:val="002B60C5"/>
    <w:rsid w:val="002B629D"/>
    <w:rsid w:val="002B6347"/>
    <w:rsid w:val="002B637F"/>
    <w:rsid w:val="002B733E"/>
    <w:rsid w:val="002C021E"/>
    <w:rsid w:val="002C0480"/>
    <w:rsid w:val="002C06B2"/>
    <w:rsid w:val="002C1D6C"/>
    <w:rsid w:val="002C2C04"/>
    <w:rsid w:val="002C2EFD"/>
    <w:rsid w:val="002C3D56"/>
    <w:rsid w:val="002C415E"/>
    <w:rsid w:val="002C5463"/>
    <w:rsid w:val="002C68CD"/>
    <w:rsid w:val="002C6A9D"/>
    <w:rsid w:val="002C6D32"/>
    <w:rsid w:val="002D099F"/>
    <w:rsid w:val="002D11F1"/>
    <w:rsid w:val="002D1829"/>
    <w:rsid w:val="002D30DF"/>
    <w:rsid w:val="002D31E0"/>
    <w:rsid w:val="002D41B2"/>
    <w:rsid w:val="002D54D8"/>
    <w:rsid w:val="002D55C0"/>
    <w:rsid w:val="002D6493"/>
    <w:rsid w:val="002D6513"/>
    <w:rsid w:val="002D74EA"/>
    <w:rsid w:val="002D79BE"/>
    <w:rsid w:val="002D7EB7"/>
    <w:rsid w:val="002D7FF4"/>
    <w:rsid w:val="002E06C3"/>
    <w:rsid w:val="002E2C3B"/>
    <w:rsid w:val="002E30D2"/>
    <w:rsid w:val="002E337D"/>
    <w:rsid w:val="002E62AC"/>
    <w:rsid w:val="002E65B4"/>
    <w:rsid w:val="002E755A"/>
    <w:rsid w:val="002E76B4"/>
    <w:rsid w:val="002E7833"/>
    <w:rsid w:val="002F0A47"/>
    <w:rsid w:val="002F0B78"/>
    <w:rsid w:val="002F179B"/>
    <w:rsid w:val="002F1804"/>
    <w:rsid w:val="002F2E7A"/>
    <w:rsid w:val="002F4159"/>
    <w:rsid w:val="002F5E1F"/>
    <w:rsid w:val="002F6AAB"/>
    <w:rsid w:val="002F791B"/>
    <w:rsid w:val="002F7E81"/>
    <w:rsid w:val="00300C5C"/>
    <w:rsid w:val="00300F48"/>
    <w:rsid w:val="00301AC5"/>
    <w:rsid w:val="00301E9D"/>
    <w:rsid w:val="00306C26"/>
    <w:rsid w:val="003070B8"/>
    <w:rsid w:val="00307D62"/>
    <w:rsid w:val="00307F31"/>
    <w:rsid w:val="00313EE4"/>
    <w:rsid w:val="00314E9F"/>
    <w:rsid w:val="003150A1"/>
    <w:rsid w:val="00315E3F"/>
    <w:rsid w:val="003161CC"/>
    <w:rsid w:val="0031699C"/>
    <w:rsid w:val="003170FC"/>
    <w:rsid w:val="0032004B"/>
    <w:rsid w:val="00320E7A"/>
    <w:rsid w:val="00320FA9"/>
    <w:rsid w:val="00321169"/>
    <w:rsid w:val="003231D3"/>
    <w:rsid w:val="00323CC7"/>
    <w:rsid w:val="00324EF1"/>
    <w:rsid w:val="00325628"/>
    <w:rsid w:val="003265C1"/>
    <w:rsid w:val="00326728"/>
    <w:rsid w:val="00326844"/>
    <w:rsid w:val="0033537A"/>
    <w:rsid w:val="003353C4"/>
    <w:rsid w:val="0033595A"/>
    <w:rsid w:val="003362A0"/>
    <w:rsid w:val="00336D59"/>
    <w:rsid w:val="00341331"/>
    <w:rsid w:val="00341713"/>
    <w:rsid w:val="00341CEB"/>
    <w:rsid w:val="00341FD2"/>
    <w:rsid w:val="003420CD"/>
    <w:rsid w:val="003430D2"/>
    <w:rsid w:val="00343DEF"/>
    <w:rsid w:val="003443A6"/>
    <w:rsid w:val="00345BB2"/>
    <w:rsid w:val="00347965"/>
    <w:rsid w:val="00347DEF"/>
    <w:rsid w:val="00347F98"/>
    <w:rsid w:val="00351A7A"/>
    <w:rsid w:val="00353261"/>
    <w:rsid w:val="00353BAA"/>
    <w:rsid w:val="00356019"/>
    <w:rsid w:val="003573C0"/>
    <w:rsid w:val="00360D77"/>
    <w:rsid w:val="003618E3"/>
    <w:rsid w:val="00362F83"/>
    <w:rsid w:val="00363CEB"/>
    <w:rsid w:val="00364040"/>
    <w:rsid w:val="0036474A"/>
    <w:rsid w:val="00364AE8"/>
    <w:rsid w:val="003653A2"/>
    <w:rsid w:val="0036647B"/>
    <w:rsid w:val="00366879"/>
    <w:rsid w:val="0037080E"/>
    <w:rsid w:val="00371A8E"/>
    <w:rsid w:val="003725B0"/>
    <w:rsid w:val="0037362D"/>
    <w:rsid w:val="003739E0"/>
    <w:rsid w:val="00373C04"/>
    <w:rsid w:val="003752D2"/>
    <w:rsid w:val="0037531B"/>
    <w:rsid w:val="00375B4F"/>
    <w:rsid w:val="0037705F"/>
    <w:rsid w:val="00377397"/>
    <w:rsid w:val="0037793E"/>
    <w:rsid w:val="00380E22"/>
    <w:rsid w:val="0038102F"/>
    <w:rsid w:val="0038106B"/>
    <w:rsid w:val="003812FA"/>
    <w:rsid w:val="003817A0"/>
    <w:rsid w:val="003817E5"/>
    <w:rsid w:val="00382306"/>
    <w:rsid w:val="00385862"/>
    <w:rsid w:val="003863D4"/>
    <w:rsid w:val="003867C8"/>
    <w:rsid w:val="00386E21"/>
    <w:rsid w:val="003909AE"/>
    <w:rsid w:val="003910A3"/>
    <w:rsid w:val="00391B52"/>
    <w:rsid w:val="00392525"/>
    <w:rsid w:val="00395395"/>
    <w:rsid w:val="0039609E"/>
    <w:rsid w:val="00396601"/>
    <w:rsid w:val="00396980"/>
    <w:rsid w:val="0039727E"/>
    <w:rsid w:val="003A0814"/>
    <w:rsid w:val="003A1EF2"/>
    <w:rsid w:val="003A3A90"/>
    <w:rsid w:val="003A41C8"/>
    <w:rsid w:val="003A4F1F"/>
    <w:rsid w:val="003A507E"/>
    <w:rsid w:val="003B0F7A"/>
    <w:rsid w:val="003B256F"/>
    <w:rsid w:val="003B2832"/>
    <w:rsid w:val="003B3785"/>
    <w:rsid w:val="003B379A"/>
    <w:rsid w:val="003B3E2A"/>
    <w:rsid w:val="003B4CDB"/>
    <w:rsid w:val="003B544D"/>
    <w:rsid w:val="003B632E"/>
    <w:rsid w:val="003B77A7"/>
    <w:rsid w:val="003B7FCA"/>
    <w:rsid w:val="003C008C"/>
    <w:rsid w:val="003C0905"/>
    <w:rsid w:val="003C0D12"/>
    <w:rsid w:val="003C1769"/>
    <w:rsid w:val="003C1851"/>
    <w:rsid w:val="003C215A"/>
    <w:rsid w:val="003C2185"/>
    <w:rsid w:val="003C2722"/>
    <w:rsid w:val="003C2B0C"/>
    <w:rsid w:val="003C31E1"/>
    <w:rsid w:val="003C3E82"/>
    <w:rsid w:val="003C4B6C"/>
    <w:rsid w:val="003C503B"/>
    <w:rsid w:val="003C582D"/>
    <w:rsid w:val="003C7E24"/>
    <w:rsid w:val="003D0CA7"/>
    <w:rsid w:val="003D1549"/>
    <w:rsid w:val="003D4AE4"/>
    <w:rsid w:val="003D4FCB"/>
    <w:rsid w:val="003D5641"/>
    <w:rsid w:val="003D7F25"/>
    <w:rsid w:val="003E17F2"/>
    <w:rsid w:val="003E1E92"/>
    <w:rsid w:val="003E3937"/>
    <w:rsid w:val="003E3B96"/>
    <w:rsid w:val="003E4919"/>
    <w:rsid w:val="003E7036"/>
    <w:rsid w:val="003F0389"/>
    <w:rsid w:val="003F1ABE"/>
    <w:rsid w:val="003F2834"/>
    <w:rsid w:val="003F466D"/>
    <w:rsid w:val="003F4786"/>
    <w:rsid w:val="003F52EA"/>
    <w:rsid w:val="003F5761"/>
    <w:rsid w:val="003F6FAF"/>
    <w:rsid w:val="00400080"/>
    <w:rsid w:val="00400171"/>
    <w:rsid w:val="004007E6"/>
    <w:rsid w:val="00400D37"/>
    <w:rsid w:val="00401467"/>
    <w:rsid w:val="00402E4C"/>
    <w:rsid w:val="00403E49"/>
    <w:rsid w:val="004100BE"/>
    <w:rsid w:val="00410989"/>
    <w:rsid w:val="004125A8"/>
    <w:rsid w:val="00414E37"/>
    <w:rsid w:val="0041504C"/>
    <w:rsid w:val="00416A22"/>
    <w:rsid w:val="0041755F"/>
    <w:rsid w:val="00417F42"/>
    <w:rsid w:val="004201AF"/>
    <w:rsid w:val="00421322"/>
    <w:rsid w:val="004215E1"/>
    <w:rsid w:val="00422D31"/>
    <w:rsid w:val="004233CC"/>
    <w:rsid w:val="0042464D"/>
    <w:rsid w:val="00424B66"/>
    <w:rsid w:val="00424F74"/>
    <w:rsid w:val="004253CB"/>
    <w:rsid w:val="004256F5"/>
    <w:rsid w:val="004258C9"/>
    <w:rsid w:val="004265DE"/>
    <w:rsid w:val="004313F1"/>
    <w:rsid w:val="00432672"/>
    <w:rsid w:val="004339A3"/>
    <w:rsid w:val="00434D02"/>
    <w:rsid w:val="00434D27"/>
    <w:rsid w:val="00435677"/>
    <w:rsid w:val="00435A5D"/>
    <w:rsid w:val="00437EDF"/>
    <w:rsid w:val="0044106E"/>
    <w:rsid w:val="00441A2E"/>
    <w:rsid w:val="00441C94"/>
    <w:rsid w:val="00441EC1"/>
    <w:rsid w:val="00443D0A"/>
    <w:rsid w:val="0044527B"/>
    <w:rsid w:val="00445932"/>
    <w:rsid w:val="004469CB"/>
    <w:rsid w:val="00450AE4"/>
    <w:rsid w:val="00454101"/>
    <w:rsid w:val="00454260"/>
    <w:rsid w:val="00454B3A"/>
    <w:rsid w:val="00454F68"/>
    <w:rsid w:val="0045542F"/>
    <w:rsid w:val="00460485"/>
    <w:rsid w:val="00461313"/>
    <w:rsid w:val="004617F5"/>
    <w:rsid w:val="00461FB1"/>
    <w:rsid w:val="00462293"/>
    <w:rsid w:val="004629DD"/>
    <w:rsid w:val="004631D8"/>
    <w:rsid w:val="004632D8"/>
    <w:rsid w:val="00464051"/>
    <w:rsid w:val="004640F0"/>
    <w:rsid w:val="00464871"/>
    <w:rsid w:val="00465869"/>
    <w:rsid w:val="00467C3D"/>
    <w:rsid w:val="004709B8"/>
    <w:rsid w:val="00471FB1"/>
    <w:rsid w:val="004720F0"/>
    <w:rsid w:val="00472482"/>
    <w:rsid w:val="00473ECB"/>
    <w:rsid w:val="0047478E"/>
    <w:rsid w:val="00475127"/>
    <w:rsid w:val="00475208"/>
    <w:rsid w:val="00477E67"/>
    <w:rsid w:val="00480973"/>
    <w:rsid w:val="00480F33"/>
    <w:rsid w:val="0048258B"/>
    <w:rsid w:val="00484677"/>
    <w:rsid w:val="00484A47"/>
    <w:rsid w:val="004877C9"/>
    <w:rsid w:val="0049195B"/>
    <w:rsid w:val="00491E5F"/>
    <w:rsid w:val="0049291D"/>
    <w:rsid w:val="00492C69"/>
    <w:rsid w:val="00492FAC"/>
    <w:rsid w:val="00492FE3"/>
    <w:rsid w:val="0049610D"/>
    <w:rsid w:val="0049783D"/>
    <w:rsid w:val="004A0417"/>
    <w:rsid w:val="004A0D49"/>
    <w:rsid w:val="004A0EC5"/>
    <w:rsid w:val="004A2228"/>
    <w:rsid w:val="004A35FA"/>
    <w:rsid w:val="004A3886"/>
    <w:rsid w:val="004A4A81"/>
    <w:rsid w:val="004A5A35"/>
    <w:rsid w:val="004A761A"/>
    <w:rsid w:val="004B1386"/>
    <w:rsid w:val="004B3335"/>
    <w:rsid w:val="004B338D"/>
    <w:rsid w:val="004B3C83"/>
    <w:rsid w:val="004B3E73"/>
    <w:rsid w:val="004B454F"/>
    <w:rsid w:val="004B48B9"/>
    <w:rsid w:val="004B5324"/>
    <w:rsid w:val="004B7574"/>
    <w:rsid w:val="004C0600"/>
    <w:rsid w:val="004C09EE"/>
    <w:rsid w:val="004C14D6"/>
    <w:rsid w:val="004C252A"/>
    <w:rsid w:val="004C35F5"/>
    <w:rsid w:val="004C36D6"/>
    <w:rsid w:val="004C3A34"/>
    <w:rsid w:val="004C448C"/>
    <w:rsid w:val="004C7161"/>
    <w:rsid w:val="004C76D4"/>
    <w:rsid w:val="004D05A0"/>
    <w:rsid w:val="004D12FA"/>
    <w:rsid w:val="004D1CEC"/>
    <w:rsid w:val="004D2F7A"/>
    <w:rsid w:val="004D4275"/>
    <w:rsid w:val="004D4D61"/>
    <w:rsid w:val="004D598C"/>
    <w:rsid w:val="004D5B61"/>
    <w:rsid w:val="004D5D31"/>
    <w:rsid w:val="004D6550"/>
    <w:rsid w:val="004D6766"/>
    <w:rsid w:val="004D7525"/>
    <w:rsid w:val="004D79AF"/>
    <w:rsid w:val="004D7ADE"/>
    <w:rsid w:val="004D7D5A"/>
    <w:rsid w:val="004E0ECB"/>
    <w:rsid w:val="004E323F"/>
    <w:rsid w:val="004E3870"/>
    <w:rsid w:val="004E507F"/>
    <w:rsid w:val="004E5669"/>
    <w:rsid w:val="004F0778"/>
    <w:rsid w:val="004F245F"/>
    <w:rsid w:val="004F2500"/>
    <w:rsid w:val="004F3518"/>
    <w:rsid w:val="004F3D13"/>
    <w:rsid w:val="004F6752"/>
    <w:rsid w:val="004F6E9C"/>
    <w:rsid w:val="004F7222"/>
    <w:rsid w:val="00503C46"/>
    <w:rsid w:val="00503D5E"/>
    <w:rsid w:val="00504BB9"/>
    <w:rsid w:val="00505A10"/>
    <w:rsid w:val="00507E65"/>
    <w:rsid w:val="0051085A"/>
    <w:rsid w:val="005110BB"/>
    <w:rsid w:val="00512026"/>
    <w:rsid w:val="00512459"/>
    <w:rsid w:val="00512964"/>
    <w:rsid w:val="0051394C"/>
    <w:rsid w:val="005142CE"/>
    <w:rsid w:val="00516759"/>
    <w:rsid w:val="00516F87"/>
    <w:rsid w:val="005175A7"/>
    <w:rsid w:val="00520873"/>
    <w:rsid w:val="005239B4"/>
    <w:rsid w:val="0052440B"/>
    <w:rsid w:val="00524B5B"/>
    <w:rsid w:val="00525005"/>
    <w:rsid w:val="005264CD"/>
    <w:rsid w:val="005267FB"/>
    <w:rsid w:val="00526AE9"/>
    <w:rsid w:val="005273A8"/>
    <w:rsid w:val="005273CB"/>
    <w:rsid w:val="00530580"/>
    <w:rsid w:val="005308B3"/>
    <w:rsid w:val="00531180"/>
    <w:rsid w:val="005314D3"/>
    <w:rsid w:val="00532BC0"/>
    <w:rsid w:val="005335C6"/>
    <w:rsid w:val="005344E7"/>
    <w:rsid w:val="00534AF7"/>
    <w:rsid w:val="00535E0B"/>
    <w:rsid w:val="0054019E"/>
    <w:rsid w:val="005408A8"/>
    <w:rsid w:val="00542744"/>
    <w:rsid w:val="00544CAA"/>
    <w:rsid w:val="00546C54"/>
    <w:rsid w:val="0054791A"/>
    <w:rsid w:val="0055089E"/>
    <w:rsid w:val="00550ACF"/>
    <w:rsid w:val="00551E3E"/>
    <w:rsid w:val="00552A46"/>
    <w:rsid w:val="005533DB"/>
    <w:rsid w:val="00554BEC"/>
    <w:rsid w:val="00555625"/>
    <w:rsid w:val="00555628"/>
    <w:rsid w:val="00556224"/>
    <w:rsid w:val="00557084"/>
    <w:rsid w:val="00560D0F"/>
    <w:rsid w:val="00560E48"/>
    <w:rsid w:val="00561D7D"/>
    <w:rsid w:val="00562385"/>
    <w:rsid w:val="00563183"/>
    <w:rsid w:val="00565760"/>
    <w:rsid w:val="00570BEA"/>
    <w:rsid w:val="00570D91"/>
    <w:rsid w:val="00571CD8"/>
    <w:rsid w:val="005735B7"/>
    <w:rsid w:val="005748E7"/>
    <w:rsid w:val="0057717B"/>
    <w:rsid w:val="005807AE"/>
    <w:rsid w:val="00581A72"/>
    <w:rsid w:val="00582A36"/>
    <w:rsid w:val="00584BAC"/>
    <w:rsid w:val="005852A0"/>
    <w:rsid w:val="0058552F"/>
    <w:rsid w:val="0058633A"/>
    <w:rsid w:val="005869EE"/>
    <w:rsid w:val="00592558"/>
    <w:rsid w:val="00593EBD"/>
    <w:rsid w:val="0059443F"/>
    <w:rsid w:val="00595CB5"/>
    <w:rsid w:val="0059624C"/>
    <w:rsid w:val="00596C75"/>
    <w:rsid w:val="005979CA"/>
    <w:rsid w:val="005A14C9"/>
    <w:rsid w:val="005A1B33"/>
    <w:rsid w:val="005A1DE3"/>
    <w:rsid w:val="005A25A6"/>
    <w:rsid w:val="005A311C"/>
    <w:rsid w:val="005A3471"/>
    <w:rsid w:val="005A404D"/>
    <w:rsid w:val="005A4CB6"/>
    <w:rsid w:val="005A51B9"/>
    <w:rsid w:val="005A556E"/>
    <w:rsid w:val="005A67C5"/>
    <w:rsid w:val="005A6F92"/>
    <w:rsid w:val="005A780D"/>
    <w:rsid w:val="005A7EEA"/>
    <w:rsid w:val="005A7FED"/>
    <w:rsid w:val="005B1F31"/>
    <w:rsid w:val="005B439A"/>
    <w:rsid w:val="005B540B"/>
    <w:rsid w:val="005B55A3"/>
    <w:rsid w:val="005B5A19"/>
    <w:rsid w:val="005B7CE4"/>
    <w:rsid w:val="005C0DE2"/>
    <w:rsid w:val="005C3893"/>
    <w:rsid w:val="005C51C3"/>
    <w:rsid w:val="005C6DD6"/>
    <w:rsid w:val="005D00DD"/>
    <w:rsid w:val="005D0702"/>
    <w:rsid w:val="005D153F"/>
    <w:rsid w:val="005D26C8"/>
    <w:rsid w:val="005D68FF"/>
    <w:rsid w:val="005D7165"/>
    <w:rsid w:val="005D7526"/>
    <w:rsid w:val="005D76CE"/>
    <w:rsid w:val="005E2989"/>
    <w:rsid w:val="005E2C34"/>
    <w:rsid w:val="005E31D9"/>
    <w:rsid w:val="005E5426"/>
    <w:rsid w:val="005E6B92"/>
    <w:rsid w:val="005E6DB0"/>
    <w:rsid w:val="005E7224"/>
    <w:rsid w:val="005F1EAD"/>
    <w:rsid w:val="005F4E28"/>
    <w:rsid w:val="005F5A66"/>
    <w:rsid w:val="005F5ABF"/>
    <w:rsid w:val="005F7086"/>
    <w:rsid w:val="00600D13"/>
    <w:rsid w:val="0060116F"/>
    <w:rsid w:val="00601D1B"/>
    <w:rsid w:val="00602D10"/>
    <w:rsid w:val="00603CC7"/>
    <w:rsid w:val="00606F4F"/>
    <w:rsid w:val="0060702D"/>
    <w:rsid w:val="00610836"/>
    <w:rsid w:val="006129A6"/>
    <w:rsid w:val="006157F1"/>
    <w:rsid w:val="0061662E"/>
    <w:rsid w:val="00616687"/>
    <w:rsid w:val="00616D51"/>
    <w:rsid w:val="006171C3"/>
    <w:rsid w:val="00620BB2"/>
    <w:rsid w:val="006214F8"/>
    <w:rsid w:val="00621C3B"/>
    <w:rsid w:val="006243F3"/>
    <w:rsid w:val="0062597F"/>
    <w:rsid w:val="00630CAC"/>
    <w:rsid w:val="006318D0"/>
    <w:rsid w:val="00632C94"/>
    <w:rsid w:val="006346C8"/>
    <w:rsid w:val="00634DC6"/>
    <w:rsid w:val="0063603B"/>
    <w:rsid w:val="0063686D"/>
    <w:rsid w:val="00637D27"/>
    <w:rsid w:val="00643776"/>
    <w:rsid w:val="00644387"/>
    <w:rsid w:val="00644DA3"/>
    <w:rsid w:val="00645284"/>
    <w:rsid w:val="006457FE"/>
    <w:rsid w:val="00645DD5"/>
    <w:rsid w:val="00646A51"/>
    <w:rsid w:val="006474BF"/>
    <w:rsid w:val="00650C8F"/>
    <w:rsid w:val="00651CBB"/>
    <w:rsid w:val="0065282F"/>
    <w:rsid w:val="00653DFE"/>
    <w:rsid w:val="00654169"/>
    <w:rsid w:val="00655609"/>
    <w:rsid w:val="0065582F"/>
    <w:rsid w:val="00655DAA"/>
    <w:rsid w:val="0065631F"/>
    <w:rsid w:val="00656E70"/>
    <w:rsid w:val="00660021"/>
    <w:rsid w:val="006601F5"/>
    <w:rsid w:val="0066144D"/>
    <w:rsid w:val="0066347D"/>
    <w:rsid w:val="0066363A"/>
    <w:rsid w:val="00664E24"/>
    <w:rsid w:val="006650C8"/>
    <w:rsid w:val="00670B19"/>
    <w:rsid w:val="00672636"/>
    <w:rsid w:val="00672902"/>
    <w:rsid w:val="006731DF"/>
    <w:rsid w:val="00673F7F"/>
    <w:rsid w:val="00674593"/>
    <w:rsid w:val="006758A4"/>
    <w:rsid w:val="006766E5"/>
    <w:rsid w:val="0067690B"/>
    <w:rsid w:val="006834F8"/>
    <w:rsid w:val="0068473D"/>
    <w:rsid w:val="00685187"/>
    <w:rsid w:val="00690C56"/>
    <w:rsid w:val="00693E55"/>
    <w:rsid w:val="00696276"/>
    <w:rsid w:val="0069629B"/>
    <w:rsid w:val="006978DE"/>
    <w:rsid w:val="006A0FFE"/>
    <w:rsid w:val="006A10D6"/>
    <w:rsid w:val="006A1A81"/>
    <w:rsid w:val="006A22FB"/>
    <w:rsid w:val="006A2B20"/>
    <w:rsid w:val="006A30CA"/>
    <w:rsid w:val="006A4072"/>
    <w:rsid w:val="006A4C0C"/>
    <w:rsid w:val="006A5495"/>
    <w:rsid w:val="006A5DF4"/>
    <w:rsid w:val="006A6261"/>
    <w:rsid w:val="006A75D3"/>
    <w:rsid w:val="006A7B30"/>
    <w:rsid w:val="006B0C53"/>
    <w:rsid w:val="006B3A2B"/>
    <w:rsid w:val="006B5A39"/>
    <w:rsid w:val="006B603B"/>
    <w:rsid w:val="006B698F"/>
    <w:rsid w:val="006B7F07"/>
    <w:rsid w:val="006C0B33"/>
    <w:rsid w:val="006C0E62"/>
    <w:rsid w:val="006C2E70"/>
    <w:rsid w:val="006C3778"/>
    <w:rsid w:val="006C37F3"/>
    <w:rsid w:val="006C3F8A"/>
    <w:rsid w:val="006C4200"/>
    <w:rsid w:val="006C4BD1"/>
    <w:rsid w:val="006C5644"/>
    <w:rsid w:val="006D0A4E"/>
    <w:rsid w:val="006D1D29"/>
    <w:rsid w:val="006D24E5"/>
    <w:rsid w:val="006D38BC"/>
    <w:rsid w:val="006D5B1D"/>
    <w:rsid w:val="006D6F70"/>
    <w:rsid w:val="006E075B"/>
    <w:rsid w:val="006E14B1"/>
    <w:rsid w:val="006E6535"/>
    <w:rsid w:val="006E7E50"/>
    <w:rsid w:val="006F12DA"/>
    <w:rsid w:val="006F4096"/>
    <w:rsid w:val="006F44B3"/>
    <w:rsid w:val="006F4BE5"/>
    <w:rsid w:val="006F5777"/>
    <w:rsid w:val="006F5C9A"/>
    <w:rsid w:val="006F6104"/>
    <w:rsid w:val="006F6278"/>
    <w:rsid w:val="0070006B"/>
    <w:rsid w:val="007006E8"/>
    <w:rsid w:val="007050DE"/>
    <w:rsid w:val="007052C9"/>
    <w:rsid w:val="0070760C"/>
    <w:rsid w:val="007101B0"/>
    <w:rsid w:val="00715F4F"/>
    <w:rsid w:val="007172CA"/>
    <w:rsid w:val="00717E18"/>
    <w:rsid w:val="00720EF5"/>
    <w:rsid w:val="0072146A"/>
    <w:rsid w:val="00721898"/>
    <w:rsid w:val="007224C5"/>
    <w:rsid w:val="00723473"/>
    <w:rsid w:val="00724258"/>
    <w:rsid w:val="007245AC"/>
    <w:rsid w:val="007252B1"/>
    <w:rsid w:val="00725AD5"/>
    <w:rsid w:val="00726334"/>
    <w:rsid w:val="007266A6"/>
    <w:rsid w:val="00726A03"/>
    <w:rsid w:val="007275AE"/>
    <w:rsid w:val="00730242"/>
    <w:rsid w:val="00730C41"/>
    <w:rsid w:val="00731004"/>
    <w:rsid w:val="0073287F"/>
    <w:rsid w:val="007368CE"/>
    <w:rsid w:val="00737488"/>
    <w:rsid w:val="00737A62"/>
    <w:rsid w:val="00741813"/>
    <w:rsid w:val="00742C88"/>
    <w:rsid w:val="00742CCD"/>
    <w:rsid w:val="00744B9C"/>
    <w:rsid w:val="00744C6D"/>
    <w:rsid w:val="00745FEC"/>
    <w:rsid w:val="0074654E"/>
    <w:rsid w:val="0074693B"/>
    <w:rsid w:val="00746E0D"/>
    <w:rsid w:val="0074799D"/>
    <w:rsid w:val="007527FC"/>
    <w:rsid w:val="00752D25"/>
    <w:rsid w:val="00752E2B"/>
    <w:rsid w:val="00754FF3"/>
    <w:rsid w:val="007550B4"/>
    <w:rsid w:val="00756DC6"/>
    <w:rsid w:val="00757272"/>
    <w:rsid w:val="0076072D"/>
    <w:rsid w:val="00762D91"/>
    <w:rsid w:val="00762F6B"/>
    <w:rsid w:val="00763CFF"/>
    <w:rsid w:val="00764123"/>
    <w:rsid w:val="0076431E"/>
    <w:rsid w:val="00767268"/>
    <w:rsid w:val="00767274"/>
    <w:rsid w:val="007678A4"/>
    <w:rsid w:val="007704D9"/>
    <w:rsid w:val="00770678"/>
    <w:rsid w:val="00772B16"/>
    <w:rsid w:val="007732A6"/>
    <w:rsid w:val="0077449A"/>
    <w:rsid w:val="0077520C"/>
    <w:rsid w:val="00776333"/>
    <w:rsid w:val="00780FE0"/>
    <w:rsid w:val="00781636"/>
    <w:rsid w:val="0078259E"/>
    <w:rsid w:val="00782B18"/>
    <w:rsid w:val="00784489"/>
    <w:rsid w:val="00784E8B"/>
    <w:rsid w:val="00785A14"/>
    <w:rsid w:val="0078614A"/>
    <w:rsid w:val="00790CE8"/>
    <w:rsid w:val="0079163A"/>
    <w:rsid w:val="00791BEC"/>
    <w:rsid w:val="007924B3"/>
    <w:rsid w:val="00794366"/>
    <w:rsid w:val="00795447"/>
    <w:rsid w:val="00797DF2"/>
    <w:rsid w:val="007A000C"/>
    <w:rsid w:val="007A15D6"/>
    <w:rsid w:val="007A27E0"/>
    <w:rsid w:val="007A287B"/>
    <w:rsid w:val="007A2A56"/>
    <w:rsid w:val="007A361E"/>
    <w:rsid w:val="007A3B81"/>
    <w:rsid w:val="007A3E1A"/>
    <w:rsid w:val="007A6E17"/>
    <w:rsid w:val="007A707A"/>
    <w:rsid w:val="007B09F0"/>
    <w:rsid w:val="007B0BDD"/>
    <w:rsid w:val="007B0E24"/>
    <w:rsid w:val="007B382C"/>
    <w:rsid w:val="007B3E53"/>
    <w:rsid w:val="007B4717"/>
    <w:rsid w:val="007B70BA"/>
    <w:rsid w:val="007C3126"/>
    <w:rsid w:val="007C4087"/>
    <w:rsid w:val="007C4E0A"/>
    <w:rsid w:val="007C5AA5"/>
    <w:rsid w:val="007C6699"/>
    <w:rsid w:val="007C72A1"/>
    <w:rsid w:val="007C7541"/>
    <w:rsid w:val="007D0FA5"/>
    <w:rsid w:val="007D1217"/>
    <w:rsid w:val="007D33D2"/>
    <w:rsid w:val="007D3C81"/>
    <w:rsid w:val="007D3D25"/>
    <w:rsid w:val="007D47F6"/>
    <w:rsid w:val="007D5890"/>
    <w:rsid w:val="007D68E1"/>
    <w:rsid w:val="007D7718"/>
    <w:rsid w:val="007E071F"/>
    <w:rsid w:val="007E0A40"/>
    <w:rsid w:val="007E0C0D"/>
    <w:rsid w:val="007E279C"/>
    <w:rsid w:val="007E38D3"/>
    <w:rsid w:val="007E5807"/>
    <w:rsid w:val="007E6E14"/>
    <w:rsid w:val="007E7338"/>
    <w:rsid w:val="007F0B0B"/>
    <w:rsid w:val="007F1304"/>
    <w:rsid w:val="007F1F96"/>
    <w:rsid w:val="007F26CD"/>
    <w:rsid w:val="007F3DC2"/>
    <w:rsid w:val="007F5D7F"/>
    <w:rsid w:val="007F5F22"/>
    <w:rsid w:val="007F626B"/>
    <w:rsid w:val="007F7DAB"/>
    <w:rsid w:val="00801A71"/>
    <w:rsid w:val="00801EA0"/>
    <w:rsid w:val="008032B7"/>
    <w:rsid w:val="008042ED"/>
    <w:rsid w:val="00804312"/>
    <w:rsid w:val="0080445C"/>
    <w:rsid w:val="00804913"/>
    <w:rsid w:val="00804A1C"/>
    <w:rsid w:val="0080536B"/>
    <w:rsid w:val="00807C14"/>
    <w:rsid w:val="00810ACF"/>
    <w:rsid w:val="0081151C"/>
    <w:rsid w:val="00812C40"/>
    <w:rsid w:val="00813D02"/>
    <w:rsid w:val="008158D0"/>
    <w:rsid w:val="0081618B"/>
    <w:rsid w:val="00820982"/>
    <w:rsid w:val="0082233D"/>
    <w:rsid w:val="008223D9"/>
    <w:rsid w:val="00822D84"/>
    <w:rsid w:val="00823137"/>
    <w:rsid w:val="008259C1"/>
    <w:rsid w:val="00826936"/>
    <w:rsid w:val="00827875"/>
    <w:rsid w:val="008333B8"/>
    <w:rsid w:val="00833B14"/>
    <w:rsid w:val="00833DE8"/>
    <w:rsid w:val="00834312"/>
    <w:rsid w:val="008348FF"/>
    <w:rsid w:val="008352B6"/>
    <w:rsid w:val="0083569C"/>
    <w:rsid w:val="00835CC1"/>
    <w:rsid w:val="0083639E"/>
    <w:rsid w:val="00836E8C"/>
    <w:rsid w:val="00837649"/>
    <w:rsid w:val="00840078"/>
    <w:rsid w:val="00844041"/>
    <w:rsid w:val="00845239"/>
    <w:rsid w:val="00846A0C"/>
    <w:rsid w:val="00846C6F"/>
    <w:rsid w:val="00846FF4"/>
    <w:rsid w:val="00847C03"/>
    <w:rsid w:val="00851932"/>
    <w:rsid w:val="00851EA3"/>
    <w:rsid w:val="00852832"/>
    <w:rsid w:val="00853098"/>
    <w:rsid w:val="008531DD"/>
    <w:rsid w:val="0085336E"/>
    <w:rsid w:val="00853E7B"/>
    <w:rsid w:val="0085442B"/>
    <w:rsid w:val="0085558B"/>
    <w:rsid w:val="00856365"/>
    <w:rsid w:val="00857695"/>
    <w:rsid w:val="00862C0A"/>
    <w:rsid w:val="008635EC"/>
    <w:rsid w:val="008647CA"/>
    <w:rsid w:val="00867025"/>
    <w:rsid w:val="00870AB3"/>
    <w:rsid w:val="00872ACB"/>
    <w:rsid w:val="00873224"/>
    <w:rsid w:val="008733A1"/>
    <w:rsid w:val="00873684"/>
    <w:rsid w:val="00873D48"/>
    <w:rsid w:val="00874CE5"/>
    <w:rsid w:val="00880A2C"/>
    <w:rsid w:val="00880FCF"/>
    <w:rsid w:val="008832E1"/>
    <w:rsid w:val="00883D00"/>
    <w:rsid w:val="00883FB5"/>
    <w:rsid w:val="0089199C"/>
    <w:rsid w:val="00892BC1"/>
    <w:rsid w:val="0089419B"/>
    <w:rsid w:val="0089419C"/>
    <w:rsid w:val="00894F6A"/>
    <w:rsid w:val="00897941"/>
    <w:rsid w:val="008A101F"/>
    <w:rsid w:val="008A10A5"/>
    <w:rsid w:val="008A15DD"/>
    <w:rsid w:val="008A1C1B"/>
    <w:rsid w:val="008A29F3"/>
    <w:rsid w:val="008A5F0F"/>
    <w:rsid w:val="008A619A"/>
    <w:rsid w:val="008A6F2B"/>
    <w:rsid w:val="008B02A6"/>
    <w:rsid w:val="008B0B3B"/>
    <w:rsid w:val="008B0BB1"/>
    <w:rsid w:val="008B2389"/>
    <w:rsid w:val="008B2CA3"/>
    <w:rsid w:val="008B4D32"/>
    <w:rsid w:val="008B4EAA"/>
    <w:rsid w:val="008B534A"/>
    <w:rsid w:val="008B578E"/>
    <w:rsid w:val="008B5D2E"/>
    <w:rsid w:val="008B619E"/>
    <w:rsid w:val="008C138C"/>
    <w:rsid w:val="008C35AD"/>
    <w:rsid w:val="008C41A7"/>
    <w:rsid w:val="008C41D6"/>
    <w:rsid w:val="008C4287"/>
    <w:rsid w:val="008C4752"/>
    <w:rsid w:val="008C4909"/>
    <w:rsid w:val="008C6291"/>
    <w:rsid w:val="008C695C"/>
    <w:rsid w:val="008C6E71"/>
    <w:rsid w:val="008D0AE5"/>
    <w:rsid w:val="008D16FB"/>
    <w:rsid w:val="008D3DF2"/>
    <w:rsid w:val="008D3F10"/>
    <w:rsid w:val="008D4594"/>
    <w:rsid w:val="008D6762"/>
    <w:rsid w:val="008D765F"/>
    <w:rsid w:val="008D7739"/>
    <w:rsid w:val="008E0314"/>
    <w:rsid w:val="008E0502"/>
    <w:rsid w:val="008E2DD7"/>
    <w:rsid w:val="008E4A8E"/>
    <w:rsid w:val="008E5832"/>
    <w:rsid w:val="008E6810"/>
    <w:rsid w:val="008E7131"/>
    <w:rsid w:val="008E79E0"/>
    <w:rsid w:val="008F0029"/>
    <w:rsid w:val="008F04B5"/>
    <w:rsid w:val="008F1857"/>
    <w:rsid w:val="008F23CB"/>
    <w:rsid w:val="008F2796"/>
    <w:rsid w:val="008F36EA"/>
    <w:rsid w:val="008F48BB"/>
    <w:rsid w:val="008F52A7"/>
    <w:rsid w:val="008F6BC9"/>
    <w:rsid w:val="00900999"/>
    <w:rsid w:val="0090151F"/>
    <w:rsid w:val="009017B1"/>
    <w:rsid w:val="00901C0F"/>
    <w:rsid w:val="0090419B"/>
    <w:rsid w:val="0090486F"/>
    <w:rsid w:val="00904FE2"/>
    <w:rsid w:val="0090539E"/>
    <w:rsid w:val="00906553"/>
    <w:rsid w:val="00910175"/>
    <w:rsid w:val="009110D6"/>
    <w:rsid w:val="0091223C"/>
    <w:rsid w:val="009166F3"/>
    <w:rsid w:val="0091771A"/>
    <w:rsid w:val="00917F1D"/>
    <w:rsid w:val="00920405"/>
    <w:rsid w:val="00920AF2"/>
    <w:rsid w:val="00924061"/>
    <w:rsid w:val="00924736"/>
    <w:rsid w:val="00924BB5"/>
    <w:rsid w:val="0093062A"/>
    <w:rsid w:val="00930F96"/>
    <w:rsid w:val="00934B12"/>
    <w:rsid w:val="00936C3C"/>
    <w:rsid w:val="00940BD9"/>
    <w:rsid w:val="009411CC"/>
    <w:rsid w:val="0094235F"/>
    <w:rsid w:val="0094250D"/>
    <w:rsid w:val="0094266B"/>
    <w:rsid w:val="00942E37"/>
    <w:rsid w:val="00943112"/>
    <w:rsid w:val="00944858"/>
    <w:rsid w:val="0094696C"/>
    <w:rsid w:val="00947AC8"/>
    <w:rsid w:val="00947FE2"/>
    <w:rsid w:val="00950240"/>
    <w:rsid w:val="00950761"/>
    <w:rsid w:val="00951387"/>
    <w:rsid w:val="00951D8F"/>
    <w:rsid w:val="00952D8A"/>
    <w:rsid w:val="00953108"/>
    <w:rsid w:val="00953334"/>
    <w:rsid w:val="0095422D"/>
    <w:rsid w:val="00954DB0"/>
    <w:rsid w:val="009559D5"/>
    <w:rsid w:val="00957B68"/>
    <w:rsid w:val="00961651"/>
    <w:rsid w:val="0096436E"/>
    <w:rsid w:val="00964BC0"/>
    <w:rsid w:val="00970BD0"/>
    <w:rsid w:val="00973768"/>
    <w:rsid w:val="00974B05"/>
    <w:rsid w:val="00975DDD"/>
    <w:rsid w:val="00975F89"/>
    <w:rsid w:val="00980384"/>
    <w:rsid w:val="00980ED3"/>
    <w:rsid w:val="0098176B"/>
    <w:rsid w:val="00982DAC"/>
    <w:rsid w:val="00983F9F"/>
    <w:rsid w:val="00984D5B"/>
    <w:rsid w:val="00985973"/>
    <w:rsid w:val="00986674"/>
    <w:rsid w:val="00987076"/>
    <w:rsid w:val="009873DD"/>
    <w:rsid w:val="00990848"/>
    <w:rsid w:val="00991098"/>
    <w:rsid w:val="00994079"/>
    <w:rsid w:val="00994D2B"/>
    <w:rsid w:val="00995CF7"/>
    <w:rsid w:val="00997516"/>
    <w:rsid w:val="009A0887"/>
    <w:rsid w:val="009A2A35"/>
    <w:rsid w:val="009A3556"/>
    <w:rsid w:val="009A369F"/>
    <w:rsid w:val="009A46F9"/>
    <w:rsid w:val="009A5E02"/>
    <w:rsid w:val="009A5EF3"/>
    <w:rsid w:val="009A6D5E"/>
    <w:rsid w:val="009A7357"/>
    <w:rsid w:val="009A77D5"/>
    <w:rsid w:val="009B0E33"/>
    <w:rsid w:val="009B0FAA"/>
    <w:rsid w:val="009B0FB8"/>
    <w:rsid w:val="009B2FC9"/>
    <w:rsid w:val="009B40A8"/>
    <w:rsid w:val="009B449C"/>
    <w:rsid w:val="009B54DE"/>
    <w:rsid w:val="009B677B"/>
    <w:rsid w:val="009B67E7"/>
    <w:rsid w:val="009B6B3E"/>
    <w:rsid w:val="009C010D"/>
    <w:rsid w:val="009C1228"/>
    <w:rsid w:val="009C14E8"/>
    <w:rsid w:val="009C3463"/>
    <w:rsid w:val="009C5FA5"/>
    <w:rsid w:val="009C6814"/>
    <w:rsid w:val="009C694F"/>
    <w:rsid w:val="009C7128"/>
    <w:rsid w:val="009D1F65"/>
    <w:rsid w:val="009D2BC9"/>
    <w:rsid w:val="009D2C89"/>
    <w:rsid w:val="009D348F"/>
    <w:rsid w:val="009D50C8"/>
    <w:rsid w:val="009D56D5"/>
    <w:rsid w:val="009D658E"/>
    <w:rsid w:val="009D74B5"/>
    <w:rsid w:val="009E1AF5"/>
    <w:rsid w:val="009E2583"/>
    <w:rsid w:val="009E2D8D"/>
    <w:rsid w:val="009E5A3F"/>
    <w:rsid w:val="009E65A8"/>
    <w:rsid w:val="009E7FC6"/>
    <w:rsid w:val="009F0A8A"/>
    <w:rsid w:val="009F216C"/>
    <w:rsid w:val="009F432B"/>
    <w:rsid w:val="009F6D88"/>
    <w:rsid w:val="009F79E6"/>
    <w:rsid w:val="009F7BEB"/>
    <w:rsid w:val="00A00770"/>
    <w:rsid w:val="00A01FBC"/>
    <w:rsid w:val="00A03226"/>
    <w:rsid w:val="00A05689"/>
    <w:rsid w:val="00A06327"/>
    <w:rsid w:val="00A0719A"/>
    <w:rsid w:val="00A07D05"/>
    <w:rsid w:val="00A10362"/>
    <w:rsid w:val="00A13219"/>
    <w:rsid w:val="00A13317"/>
    <w:rsid w:val="00A13D72"/>
    <w:rsid w:val="00A1418B"/>
    <w:rsid w:val="00A145BE"/>
    <w:rsid w:val="00A14E51"/>
    <w:rsid w:val="00A16B0B"/>
    <w:rsid w:val="00A17A21"/>
    <w:rsid w:val="00A20BA9"/>
    <w:rsid w:val="00A20F58"/>
    <w:rsid w:val="00A212A2"/>
    <w:rsid w:val="00A22C02"/>
    <w:rsid w:val="00A2306C"/>
    <w:rsid w:val="00A23317"/>
    <w:rsid w:val="00A23324"/>
    <w:rsid w:val="00A24C56"/>
    <w:rsid w:val="00A2510B"/>
    <w:rsid w:val="00A2577D"/>
    <w:rsid w:val="00A25E2B"/>
    <w:rsid w:val="00A25F02"/>
    <w:rsid w:val="00A26607"/>
    <w:rsid w:val="00A27736"/>
    <w:rsid w:val="00A3100F"/>
    <w:rsid w:val="00A32803"/>
    <w:rsid w:val="00A33A21"/>
    <w:rsid w:val="00A33BD8"/>
    <w:rsid w:val="00A3716B"/>
    <w:rsid w:val="00A37E0B"/>
    <w:rsid w:val="00A37E10"/>
    <w:rsid w:val="00A40FF8"/>
    <w:rsid w:val="00A422EB"/>
    <w:rsid w:val="00A43BCF"/>
    <w:rsid w:val="00A46345"/>
    <w:rsid w:val="00A46919"/>
    <w:rsid w:val="00A4728C"/>
    <w:rsid w:val="00A50013"/>
    <w:rsid w:val="00A51908"/>
    <w:rsid w:val="00A53721"/>
    <w:rsid w:val="00A548E5"/>
    <w:rsid w:val="00A60698"/>
    <w:rsid w:val="00A6125A"/>
    <w:rsid w:val="00A6310B"/>
    <w:rsid w:val="00A63621"/>
    <w:rsid w:val="00A650CD"/>
    <w:rsid w:val="00A658F3"/>
    <w:rsid w:val="00A662CF"/>
    <w:rsid w:val="00A71695"/>
    <w:rsid w:val="00A71D74"/>
    <w:rsid w:val="00A73B66"/>
    <w:rsid w:val="00A766D1"/>
    <w:rsid w:val="00A76A4A"/>
    <w:rsid w:val="00A779FA"/>
    <w:rsid w:val="00A82352"/>
    <w:rsid w:val="00A83497"/>
    <w:rsid w:val="00A8492F"/>
    <w:rsid w:val="00A8559C"/>
    <w:rsid w:val="00A8619C"/>
    <w:rsid w:val="00A9097A"/>
    <w:rsid w:val="00A91731"/>
    <w:rsid w:val="00A929AA"/>
    <w:rsid w:val="00A94484"/>
    <w:rsid w:val="00A97484"/>
    <w:rsid w:val="00A97B24"/>
    <w:rsid w:val="00AA4CAA"/>
    <w:rsid w:val="00AA50A9"/>
    <w:rsid w:val="00AA5685"/>
    <w:rsid w:val="00AA69AA"/>
    <w:rsid w:val="00AA71CA"/>
    <w:rsid w:val="00AA744B"/>
    <w:rsid w:val="00AA7F59"/>
    <w:rsid w:val="00AB0516"/>
    <w:rsid w:val="00AB0E3A"/>
    <w:rsid w:val="00AB4BF7"/>
    <w:rsid w:val="00AB6560"/>
    <w:rsid w:val="00AB65BC"/>
    <w:rsid w:val="00AB67BF"/>
    <w:rsid w:val="00AB6C21"/>
    <w:rsid w:val="00AC0206"/>
    <w:rsid w:val="00AC039C"/>
    <w:rsid w:val="00AC045B"/>
    <w:rsid w:val="00AC306B"/>
    <w:rsid w:val="00AC3FCD"/>
    <w:rsid w:val="00AC4E0A"/>
    <w:rsid w:val="00AC58EF"/>
    <w:rsid w:val="00AC6CFC"/>
    <w:rsid w:val="00AC7AF3"/>
    <w:rsid w:val="00AD127D"/>
    <w:rsid w:val="00AD1B3A"/>
    <w:rsid w:val="00AD1CE9"/>
    <w:rsid w:val="00AD2820"/>
    <w:rsid w:val="00AD6CAB"/>
    <w:rsid w:val="00AD7036"/>
    <w:rsid w:val="00AE18F5"/>
    <w:rsid w:val="00AE1B69"/>
    <w:rsid w:val="00AE39AD"/>
    <w:rsid w:val="00AE70C7"/>
    <w:rsid w:val="00AE7DAB"/>
    <w:rsid w:val="00AF012A"/>
    <w:rsid w:val="00AF0741"/>
    <w:rsid w:val="00AF0E99"/>
    <w:rsid w:val="00AF1126"/>
    <w:rsid w:val="00AF172F"/>
    <w:rsid w:val="00AF25F0"/>
    <w:rsid w:val="00AF2B89"/>
    <w:rsid w:val="00AF400F"/>
    <w:rsid w:val="00AF4381"/>
    <w:rsid w:val="00AF5925"/>
    <w:rsid w:val="00AF5E20"/>
    <w:rsid w:val="00AF6EA8"/>
    <w:rsid w:val="00AF73E9"/>
    <w:rsid w:val="00AF7E87"/>
    <w:rsid w:val="00B0087B"/>
    <w:rsid w:val="00B01AC1"/>
    <w:rsid w:val="00B031BA"/>
    <w:rsid w:val="00B03BE7"/>
    <w:rsid w:val="00B04FDB"/>
    <w:rsid w:val="00B05CBC"/>
    <w:rsid w:val="00B061A0"/>
    <w:rsid w:val="00B144EC"/>
    <w:rsid w:val="00B14593"/>
    <w:rsid w:val="00B14680"/>
    <w:rsid w:val="00B166DF"/>
    <w:rsid w:val="00B16B3F"/>
    <w:rsid w:val="00B17A1C"/>
    <w:rsid w:val="00B17F35"/>
    <w:rsid w:val="00B23527"/>
    <w:rsid w:val="00B23BED"/>
    <w:rsid w:val="00B23D81"/>
    <w:rsid w:val="00B244D7"/>
    <w:rsid w:val="00B250FA"/>
    <w:rsid w:val="00B2653F"/>
    <w:rsid w:val="00B26D38"/>
    <w:rsid w:val="00B27111"/>
    <w:rsid w:val="00B27920"/>
    <w:rsid w:val="00B27E2D"/>
    <w:rsid w:val="00B30DA1"/>
    <w:rsid w:val="00B318D2"/>
    <w:rsid w:val="00B31FA3"/>
    <w:rsid w:val="00B342BB"/>
    <w:rsid w:val="00B343F2"/>
    <w:rsid w:val="00B34610"/>
    <w:rsid w:val="00B3476A"/>
    <w:rsid w:val="00B35754"/>
    <w:rsid w:val="00B367D0"/>
    <w:rsid w:val="00B36BE9"/>
    <w:rsid w:val="00B373D7"/>
    <w:rsid w:val="00B37A0E"/>
    <w:rsid w:val="00B412C4"/>
    <w:rsid w:val="00B415AA"/>
    <w:rsid w:val="00B41CAB"/>
    <w:rsid w:val="00B44211"/>
    <w:rsid w:val="00B46EFE"/>
    <w:rsid w:val="00B47CAA"/>
    <w:rsid w:val="00B52E1C"/>
    <w:rsid w:val="00B52FFB"/>
    <w:rsid w:val="00B54E75"/>
    <w:rsid w:val="00B55C41"/>
    <w:rsid w:val="00B57862"/>
    <w:rsid w:val="00B57C47"/>
    <w:rsid w:val="00B60099"/>
    <w:rsid w:val="00B60522"/>
    <w:rsid w:val="00B606BC"/>
    <w:rsid w:val="00B60A17"/>
    <w:rsid w:val="00B6104E"/>
    <w:rsid w:val="00B636B1"/>
    <w:rsid w:val="00B649BA"/>
    <w:rsid w:val="00B64C17"/>
    <w:rsid w:val="00B64D09"/>
    <w:rsid w:val="00B66F53"/>
    <w:rsid w:val="00B67699"/>
    <w:rsid w:val="00B72C1F"/>
    <w:rsid w:val="00B769DD"/>
    <w:rsid w:val="00B76D9C"/>
    <w:rsid w:val="00B8488F"/>
    <w:rsid w:val="00B84D87"/>
    <w:rsid w:val="00B84F2D"/>
    <w:rsid w:val="00B85A87"/>
    <w:rsid w:val="00B874D6"/>
    <w:rsid w:val="00B9003F"/>
    <w:rsid w:val="00B91860"/>
    <w:rsid w:val="00B91E3C"/>
    <w:rsid w:val="00B92843"/>
    <w:rsid w:val="00B9359A"/>
    <w:rsid w:val="00B93C23"/>
    <w:rsid w:val="00B93FB2"/>
    <w:rsid w:val="00B942A3"/>
    <w:rsid w:val="00B9434A"/>
    <w:rsid w:val="00B948FD"/>
    <w:rsid w:val="00B9502D"/>
    <w:rsid w:val="00B95726"/>
    <w:rsid w:val="00BA0538"/>
    <w:rsid w:val="00BA0E44"/>
    <w:rsid w:val="00BA1046"/>
    <w:rsid w:val="00BA1731"/>
    <w:rsid w:val="00BA191B"/>
    <w:rsid w:val="00BA22D4"/>
    <w:rsid w:val="00BA2AA1"/>
    <w:rsid w:val="00BA4155"/>
    <w:rsid w:val="00BA485C"/>
    <w:rsid w:val="00BA4B5E"/>
    <w:rsid w:val="00BA56FD"/>
    <w:rsid w:val="00BA6BF0"/>
    <w:rsid w:val="00BB0A18"/>
    <w:rsid w:val="00BB0AF9"/>
    <w:rsid w:val="00BB107D"/>
    <w:rsid w:val="00BB171F"/>
    <w:rsid w:val="00BB231F"/>
    <w:rsid w:val="00BB3F13"/>
    <w:rsid w:val="00BB485F"/>
    <w:rsid w:val="00BB489B"/>
    <w:rsid w:val="00BB61C3"/>
    <w:rsid w:val="00BB70A3"/>
    <w:rsid w:val="00BC01EF"/>
    <w:rsid w:val="00BC0422"/>
    <w:rsid w:val="00BC08BE"/>
    <w:rsid w:val="00BC09B3"/>
    <w:rsid w:val="00BC0BA2"/>
    <w:rsid w:val="00BC29A5"/>
    <w:rsid w:val="00BC3E8D"/>
    <w:rsid w:val="00BC5555"/>
    <w:rsid w:val="00BC66EF"/>
    <w:rsid w:val="00BC6F85"/>
    <w:rsid w:val="00BD0003"/>
    <w:rsid w:val="00BD0A63"/>
    <w:rsid w:val="00BD20D9"/>
    <w:rsid w:val="00BD2358"/>
    <w:rsid w:val="00BD32A8"/>
    <w:rsid w:val="00BD4E01"/>
    <w:rsid w:val="00BD4FBC"/>
    <w:rsid w:val="00BD4FF8"/>
    <w:rsid w:val="00BD6580"/>
    <w:rsid w:val="00BD6F63"/>
    <w:rsid w:val="00BE2177"/>
    <w:rsid w:val="00BE3B8C"/>
    <w:rsid w:val="00BE3D96"/>
    <w:rsid w:val="00BE3FCF"/>
    <w:rsid w:val="00BE5804"/>
    <w:rsid w:val="00BE59A9"/>
    <w:rsid w:val="00BE5D30"/>
    <w:rsid w:val="00BF0C17"/>
    <w:rsid w:val="00BF118E"/>
    <w:rsid w:val="00BF1898"/>
    <w:rsid w:val="00BF1EB5"/>
    <w:rsid w:val="00BF2228"/>
    <w:rsid w:val="00BF2CB5"/>
    <w:rsid w:val="00BF5FB3"/>
    <w:rsid w:val="00BF651F"/>
    <w:rsid w:val="00BF740D"/>
    <w:rsid w:val="00C00679"/>
    <w:rsid w:val="00C0071F"/>
    <w:rsid w:val="00C014B9"/>
    <w:rsid w:val="00C01D08"/>
    <w:rsid w:val="00C03753"/>
    <w:rsid w:val="00C055C2"/>
    <w:rsid w:val="00C058C1"/>
    <w:rsid w:val="00C063ED"/>
    <w:rsid w:val="00C1113F"/>
    <w:rsid w:val="00C1302B"/>
    <w:rsid w:val="00C14159"/>
    <w:rsid w:val="00C15B6D"/>
    <w:rsid w:val="00C2025A"/>
    <w:rsid w:val="00C21C6E"/>
    <w:rsid w:val="00C21E6D"/>
    <w:rsid w:val="00C237F0"/>
    <w:rsid w:val="00C239E0"/>
    <w:rsid w:val="00C244CE"/>
    <w:rsid w:val="00C2544E"/>
    <w:rsid w:val="00C261BE"/>
    <w:rsid w:val="00C26DB2"/>
    <w:rsid w:val="00C2777E"/>
    <w:rsid w:val="00C3017F"/>
    <w:rsid w:val="00C30A34"/>
    <w:rsid w:val="00C3119F"/>
    <w:rsid w:val="00C31DE4"/>
    <w:rsid w:val="00C327F8"/>
    <w:rsid w:val="00C35249"/>
    <w:rsid w:val="00C35876"/>
    <w:rsid w:val="00C40208"/>
    <w:rsid w:val="00C403EF"/>
    <w:rsid w:val="00C42079"/>
    <w:rsid w:val="00C4249B"/>
    <w:rsid w:val="00C42BEC"/>
    <w:rsid w:val="00C43B68"/>
    <w:rsid w:val="00C4401C"/>
    <w:rsid w:val="00C445E1"/>
    <w:rsid w:val="00C4460B"/>
    <w:rsid w:val="00C47824"/>
    <w:rsid w:val="00C501DF"/>
    <w:rsid w:val="00C521CE"/>
    <w:rsid w:val="00C53450"/>
    <w:rsid w:val="00C54183"/>
    <w:rsid w:val="00C54967"/>
    <w:rsid w:val="00C5707C"/>
    <w:rsid w:val="00C57A0C"/>
    <w:rsid w:val="00C605DE"/>
    <w:rsid w:val="00C6063F"/>
    <w:rsid w:val="00C6241B"/>
    <w:rsid w:val="00C6316D"/>
    <w:rsid w:val="00C648B7"/>
    <w:rsid w:val="00C64FB6"/>
    <w:rsid w:val="00C656AE"/>
    <w:rsid w:val="00C65B60"/>
    <w:rsid w:val="00C70DEE"/>
    <w:rsid w:val="00C72A30"/>
    <w:rsid w:val="00C7478B"/>
    <w:rsid w:val="00C7737E"/>
    <w:rsid w:val="00C80A8F"/>
    <w:rsid w:val="00C8203B"/>
    <w:rsid w:val="00C83317"/>
    <w:rsid w:val="00C83611"/>
    <w:rsid w:val="00C83A5F"/>
    <w:rsid w:val="00C84636"/>
    <w:rsid w:val="00C85C05"/>
    <w:rsid w:val="00C86ECD"/>
    <w:rsid w:val="00C90334"/>
    <w:rsid w:val="00C90F8E"/>
    <w:rsid w:val="00C9125E"/>
    <w:rsid w:val="00C927DC"/>
    <w:rsid w:val="00C92AA1"/>
    <w:rsid w:val="00C961CE"/>
    <w:rsid w:val="00C96C82"/>
    <w:rsid w:val="00C97440"/>
    <w:rsid w:val="00CA0922"/>
    <w:rsid w:val="00CA0A80"/>
    <w:rsid w:val="00CA0BA7"/>
    <w:rsid w:val="00CA24DC"/>
    <w:rsid w:val="00CA25A3"/>
    <w:rsid w:val="00CA32E2"/>
    <w:rsid w:val="00CA3F5E"/>
    <w:rsid w:val="00CA4410"/>
    <w:rsid w:val="00CA4500"/>
    <w:rsid w:val="00CA4B50"/>
    <w:rsid w:val="00CA4C39"/>
    <w:rsid w:val="00CA5457"/>
    <w:rsid w:val="00CA5AAD"/>
    <w:rsid w:val="00CA5E0F"/>
    <w:rsid w:val="00CA6457"/>
    <w:rsid w:val="00CA69AC"/>
    <w:rsid w:val="00CB06F2"/>
    <w:rsid w:val="00CB1E04"/>
    <w:rsid w:val="00CB257E"/>
    <w:rsid w:val="00CB4766"/>
    <w:rsid w:val="00CB4C2F"/>
    <w:rsid w:val="00CB6788"/>
    <w:rsid w:val="00CB7176"/>
    <w:rsid w:val="00CB76CE"/>
    <w:rsid w:val="00CC0A53"/>
    <w:rsid w:val="00CC258E"/>
    <w:rsid w:val="00CC3260"/>
    <w:rsid w:val="00CC69F8"/>
    <w:rsid w:val="00CD05CF"/>
    <w:rsid w:val="00CD09E0"/>
    <w:rsid w:val="00CD0BFA"/>
    <w:rsid w:val="00CD0C93"/>
    <w:rsid w:val="00CD11F2"/>
    <w:rsid w:val="00CD382A"/>
    <w:rsid w:val="00CD4000"/>
    <w:rsid w:val="00CD522D"/>
    <w:rsid w:val="00CD5CFF"/>
    <w:rsid w:val="00CD5D93"/>
    <w:rsid w:val="00CD737C"/>
    <w:rsid w:val="00CD7915"/>
    <w:rsid w:val="00CE077C"/>
    <w:rsid w:val="00CE3604"/>
    <w:rsid w:val="00CE388A"/>
    <w:rsid w:val="00CE5BEA"/>
    <w:rsid w:val="00CE5F8F"/>
    <w:rsid w:val="00CE6088"/>
    <w:rsid w:val="00CE7468"/>
    <w:rsid w:val="00CF249B"/>
    <w:rsid w:val="00CF42AC"/>
    <w:rsid w:val="00CF4882"/>
    <w:rsid w:val="00CF6753"/>
    <w:rsid w:val="00CF6C00"/>
    <w:rsid w:val="00CF7090"/>
    <w:rsid w:val="00CF7C8A"/>
    <w:rsid w:val="00D00F36"/>
    <w:rsid w:val="00D02986"/>
    <w:rsid w:val="00D047BB"/>
    <w:rsid w:val="00D073CE"/>
    <w:rsid w:val="00D0790E"/>
    <w:rsid w:val="00D110B6"/>
    <w:rsid w:val="00D12EC4"/>
    <w:rsid w:val="00D136EF"/>
    <w:rsid w:val="00D1496B"/>
    <w:rsid w:val="00D14CA9"/>
    <w:rsid w:val="00D1564B"/>
    <w:rsid w:val="00D15B69"/>
    <w:rsid w:val="00D15CAB"/>
    <w:rsid w:val="00D17AA0"/>
    <w:rsid w:val="00D202E6"/>
    <w:rsid w:val="00D20337"/>
    <w:rsid w:val="00D20BDE"/>
    <w:rsid w:val="00D24E82"/>
    <w:rsid w:val="00D25B58"/>
    <w:rsid w:val="00D25C15"/>
    <w:rsid w:val="00D25EE7"/>
    <w:rsid w:val="00D26283"/>
    <w:rsid w:val="00D267E6"/>
    <w:rsid w:val="00D303A7"/>
    <w:rsid w:val="00D307D1"/>
    <w:rsid w:val="00D309F5"/>
    <w:rsid w:val="00D30A69"/>
    <w:rsid w:val="00D30E63"/>
    <w:rsid w:val="00D31617"/>
    <w:rsid w:val="00D31C22"/>
    <w:rsid w:val="00D31FA9"/>
    <w:rsid w:val="00D34528"/>
    <w:rsid w:val="00D3478A"/>
    <w:rsid w:val="00D348DE"/>
    <w:rsid w:val="00D351CB"/>
    <w:rsid w:val="00D353AA"/>
    <w:rsid w:val="00D36687"/>
    <w:rsid w:val="00D366ED"/>
    <w:rsid w:val="00D376AE"/>
    <w:rsid w:val="00D4185A"/>
    <w:rsid w:val="00D425D5"/>
    <w:rsid w:val="00D42D14"/>
    <w:rsid w:val="00D449BD"/>
    <w:rsid w:val="00D44E7A"/>
    <w:rsid w:val="00D45646"/>
    <w:rsid w:val="00D45960"/>
    <w:rsid w:val="00D45B67"/>
    <w:rsid w:val="00D475C8"/>
    <w:rsid w:val="00D47FCE"/>
    <w:rsid w:val="00D51764"/>
    <w:rsid w:val="00D51772"/>
    <w:rsid w:val="00D5202D"/>
    <w:rsid w:val="00D52640"/>
    <w:rsid w:val="00D53272"/>
    <w:rsid w:val="00D53861"/>
    <w:rsid w:val="00D53BF5"/>
    <w:rsid w:val="00D55DBC"/>
    <w:rsid w:val="00D56D4D"/>
    <w:rsid w:val="00D57545"/>
    <w:rsid w:val="00D57669"/>
    <w:rsid w:val="00D602A5"/>
    <w:rsid w:val="00D604A9"/>
    <w:rsid w:val="00D6057A"/>
    <w:rsid w:val="00D61412"/>
    <w:rsid w:val="00D61665"/>
    <w:rsid w:val="00D62EF6"/>
    <w:rsid w:val="00D62FB9"/>
    <w:rsid w:val="00D63715"/>
    <w:rsid w:val="00D63CCB"/>
    <w:rsid w:val="00D64CD2"/>
    <w:rsid w:val="00D64D4C"/>
    <w:rsid w:val="00D6769E"/>
    <w:rsid w:val="00D728DB"/>
    <w:rsid w:val="00D75410"/>
    <w:rsid w:val="00D76CB8"/>
    <w:rsid w:val="00D7781D"/>
    <w:rsid w:val="00D81C87"/>
    <w:rsid w:val="00D82452"/>
    <w:rsid w:val="00D85818"/>
    <w:rsid w:val="00D861D0"/>
    <w:rsid w:val="00D8706F"/>
    <w:rsid w:val="00D90221"/>
    <w:rsid w:val="00D917FA"/>
    <w:rsid w:val="00D921D8"/>
    <w:rsid w:val="00D92286"/>
    <w:rsid w:val="00D94381"/>
    <w:rsid w:val="00D969DA"/>
    <w:rsid w:val="00DA0F8B"/>
    <w:rsid w:val="00DA3E17"/>
    <w:rsid w:val="00DA5678"/>
    <w:rsid w:val="00DA7D49"/>
    <w:rsid w:val="00DB0A39"/>
    <w:rsid w:val="00DB2CCE"/>
    <w:rsid w:val="00DB4A51"/>
    <w:rsid w:val="00DB5CD9"/>
    <w:rsid w:val="00DB6154"/>
    <w:rsid w:val="00DB6D9A"/>
    <w:rsid w:val="00DB7293"/>
    <w:rsid w:val="00DB7F95"/>
    <w:rsid w:val="00DC1C72"/>
    <w:rsid w:val="00DC3DFE"/>
    <w:rsid w:val="00DC6A7C"/>
    <w:rsid w:val="00DC6AD8"/>
    <w:rsid w:val="00DC6AF1"/>
    <w:rsid w:val="00DC6E8E"/>
    <w:rsid w:val="00DC793A"/>
    <w:rsid w:val="00DD1E58"/>
    <w:rsid w:val="00DD2096"/>
    <w:rsid w:val="00DD5186"/>
    <w:rsid w:val="00DD5FD1"/>
    <w:rsid w:val="00DD6AD5"/>
    <w:rsid w:val="00DD7801"/>
    <w:rsid w:val="00DD7AD0"/>
    <w:rsid w:val="00DE031C"/>
    <w:rsid w:val="00DE334C"/>
    <w:rsid w:val="00DE38AA"/>
    <w:rsid w:val="00DE3DDE"/>
    <w:rsid w:val="00DE67B3"/>
    <w:rsid w:val="00DE6E98"/>
    <w:rsid w:val="00DF2E99"/>
    <w:rsid w:val="00DF4D5D"/>
    <w:rsid w:val="00DF4E06"/>
    <w:rsid w:val="00DF4FDA"/>
    <w:rsid w:val="00DF7D2A"/>
    <w:rsid w:val="00DF7D62"/>
    <w:rsid w:val="00E0086C"/>
    <w:rsid w:val="00E00F5D"/>
    <w:rsid w:val="00E01877"/>
    <w:rsid w:val="00E03AD0"/>
    <w:rsid w:val="00E04417"/>
    <w:rsid w:val="00E05C42"/>
    <w:rsid w:val="00E06CCD"/>
    <w:rsid w:val="00E07812"/>
    <w:rsid w:val="00E10BAF"/>
    <w:rsid w:val="00E10C0B"/>
    <w:rsid w:val="00E11CCD"/>
    <w:rsid w:val="00E15617"/>
    <w:rsid w:val="00E21D7D"/>
    <w:rsid w:val="00E230BC"/>
    <w:rsid w:val="00E23D68"/>
    <w:rsid w:val="00E247B3"/>
    <w:rsid w:val="00E24ABA"/>
    <w:rsid w:val="00E24F9C"/>
    <w:rsid w:val="00E256C3"/>
    <w:rsid w:val="00E3069A"/>
    <w:rsid w:val="00E319B9"/>
    <w:rsid w:val="00E319EE"/>
    <w:rsid w:val="00E3209D"/>
    <w:rsid w:val="00E33EDE"/>
    <w:rsid w:val="00E356A1"/>
    <w:rsid w:val="00E423A7"/>
    <w:rsid w:val="00E43018"/>
    <w:rsid w:val="00E43269"/>
    <w:rsid w:val="00E43AD0"/>
    <w:rsid w:val="00E44241"/>
    <w:rsid w:val="00E46907"/>
    <w:rsid w:val="00E507AC"/>
    <w:rsid w:val="00E50E6F"/>
    <w:rsid w:val="00E51C92"/>
    <w:rsid w:val="00E52215"/>
    <w:rsid w:val="00E528C0"/>
    <w:rsid w:val="00E54536"/>
    <w:rsid w:val="00E54543"/>
    <w:rsid w:val="00E545DC"/>
    <w:rsid w:val="00E5686E"/>
    <w:rsid w:val="00E56C9D"/>
    <w:rsid w:val="00E57062"/>
    <w:rsid w:val="00E579E3"/>
    <w:rsid w:val="00E60062"/>
    <w:rsid w:val="00E60338"/>
    <w:rsid w:val="00E607F5"/>
    <w:rsid w:val="00E60C2B"/>
    <w:rsid w:val="00E614ED"/>
    <w:rsid w:val="00E61A28"/>
    <w:rsid w:val="00E61E53"/>
    <w:rsid w:val="00E625DD"/>
    <w:rsid w:val="00E6433F"/>
    <w:rsid w:val="00E6458A"/>
    <w:rsid w:val="00E64983"/>
    <w:rsid w:val="00E64D2B"/>
    <w:rsid w:val="00E67036"/>
    <w:rsid w:val="00E70522"/>
    <w:rsid w:val="00E70542"/>
    <w:rsid w:val="00E70AD4"/>
    <w:rsid w:val="00E728C2"/>
    <w:rsid w:val="00E74994"/>
    <w:rsid w:val="00E756BE"/>
    <w:rsid w:val="00E75991"/>
    <w:rsid w:val="00E7732B"/>
    <w:rsid w:val="00E802F9"/>
    <w:rsid w:val="00E81F05"/>
    <w:rsid w:val="00E82F1B"/>
    <w:rsid w:val="00E8343E"/>
    <w:rsid w:val="00E842EC"/>
    <w:rsid w:val="00E84B73"/>
    <w:rsid w:val="00E85924"/>
    <w:rsid w:val="00E85A12"/>
    <w:rsid w:val="00E910DF"/>
    <w:rsid w:val="00E91DEC"/>
    <w:rsid w:val="00E91E4D"/>
    <w:rsid w:val="00E925F7"/>
    <w:rsid w:val="00E9351F"/>
    <w:rsid w:val="00E93C45"/>
    <w:rsid w:val="00E94669"/>
    <w:rsid w:val="00E948A8"/>
    <w:rsid w:val="00E954FE"/>
    <w:rsid w:val="00E975B3"/>
    <w:rsid w:val="00EA08A4"/>
    <w:rsid w:val="00EA0BA9"/>
    <w:rsid w:val="00EA1C50"/>
    <w:rsid w:val="00EA3412"/>
    <w:rsid w:val="00EA37C3"/>
    <w:rsid w:val="00EA3A8A"/>
    <w:rsid w:val="00EA3D77"/>
    <w:rsid w:val="00EA402B"/>
    <w:rsid w:val="00EA4423"/>
    <w:rsid w:val="00EA552E"/>
    <w:rsid w:val="00EA5C4E"/>
    <w:rsid w:val="00EA67BC"/>
    <w:rsid w:val="00EB108F"/>
    <w:rsid w:val="00EB1C90"/>
    <w:rsid w:val="00EB2BA1"/>
    <w:rsid w:val="00EB42FB"/>
    <w:rsid w:val="00EB4994"/>
    <w:rsid w:val="00EB6BC8"/>
    <w:rsid w:val="00EC072B"/>
    <w:rsid w:val="00EC10D7"/>
    <w:rsid w:val="00EC191B"/>
    <w:rsid w:val="00EC41F3"/>
    <w:rsid w:val="00EC5D73"/>
    <w:rsid w:val="00EC6029"/>
    <w:rsid w:val="00EC6221"/>
    <w:rsid w:val="00EC7E12"/>
    <w:rsid w:val="00ED04A7"/>
    <w:rsid w:val="00ED0711"/>
    <w:rsid w:val="00ED0C1B"/>
    <w:rsid w:val="00ED1D46"/>
    <w:rsid w:val="00ED249B"/>
    <w:rsid w:val="00ED3C15"/>
    <w:rsid w:val="00ED3DD6"/>
    <w:rsid w:val="00ED5124"/>
    <w:rsid w:val="00EE07F3"/>
    <w:rsid w:val="00EE0C07"/>
    <w:rsid w:val="00EE0D09"/>
    <w:rsid w:val="00EE11B6"/>
    <w:rsid w:val="00EE13D7"/>
    <w:rsid w:val="00EE157F"/>
    <w:rsid w:val="00EE2A41"/>
    <w:rsid w:val="00EE3751"/>
    <w:rsid w:val="00EE5DC4"/>
    <w:rsid w:val="00EE5EF1"/>
    <w:rsid w:val="00EE7948"/>
    <w:rsid w:val="00EF1294"/>
    <w:rsid w:val="00EF2609"/>
    <w:rsid w:val="00EF2AE2"/>
    <w:rsid w:val="00EF3311"/>
    <w:rsid w:val="00EF3587"/>
    <w:rsid w:val="00EF3EB3"/>
    <w:rsid w:val="00EF405B"/>
    <w:rsid w:val="00EF48B6"/>
    <w:rsid w:val="00EF4CF0"/>
    <w:rsid w:val="00EF60DA"/>
    <w:rsid w:val="00EF7865"/>
    <w:rsid w:val="00F01D7F"/>
    <w:rsid w:val="00F020C6"/>
    <w:rsid w:val="00F030F9"/>
    <w:rsid w:val="00F052F6"/>
    <w:rsid w:val="00F05AD8"/>
    <w:rsid w:val="00F06F66"/>
    <w:rsid w:val="00F10980"/>
    <w:rsid w:val="00F1191F"/>
    <w:rsid w:val="00F1249C"/>
    <w:rsid w:val="00F1274E"/>
    <w:rsid w:val="00F139BC"/>
    <w:rsid w:val="00F1400B"/>
    <w:rsid w:val="00F14A0A"/>
    <w:rsid w:val="00F15190"/>
    <w:rsid w:val="00F15897"/>
    <w:rsid w:val="00F15FD1"/>
    <w:rsid w:val="00F1776F"/>
    <w:rsid w:val="00F20BA4"/>
    <w:rsid w:val="00F21AB0"/>
    <w:rsid w:val="00F21AF2"/>
    <w:rsid w:val="00F222C9"/>
    <w:rsid w:val="00F2443C"/>
    <w:rsid w:val="00F246BA"/>
    <w:rsid w:val="00F25D53"/>
    <w:rsid w:val="00F25ED0"/>
    <w:rsid w:val="00F265CB"/>
    <w:rsid w:val="00F2665C"/>
    <w:rsid w:val="00F26D92"/>
    <w:rsid w:val="00F27879"/>
    <w:rsid w:val="00F309AA"/>
    <w:rsid w:val="00F326DB"/>
    <w:rsid w:val="00F32CF7"/>
    <w:rsid w:val="00F32FA7"/>
    <w:rsid w:val="00F40415"/>
    <w:rsid w:val="00F408B8"/>
    <w:rsid w:val="00F40AB1"/>
    <w:rsid w:val="00F419D9"/>
    <w:rsid w:val="00F42736"/>
    <w:rsid w:val="00F436E9"/>
    <w:rsid w:val="00F43779"/>
    <w:rsid w:val="00F44632"/>
    <w:rsid w:val="00F46C0E"/>
    <w:rsid w:val="00F47387"/>
    <w:rsid w:val="00F505FF"/>
    <w:rsid w:val="00F50CA1"/>
    <w:rsid w:val="00F50EA5"/>
    <w:rsid w:val="00F514C7"/>
    <w:rsid w:val="00F52631"/>
    <w:rsid w:val="00F5293E"/>
    <w:rsid w:val="00F52CD6"/>
    <w:rsid w:val="00F534E0"/>
    <w:rsid w:val="00F5499B"/>
    <w:rsid w:val="00F55631"/>
    <w:rsid w:val="00F5566A"/>
    <w:rsid w:val="00F56F8F"/>
    <w:rsid w:val="00F57100"/>
    <w:rsid w:val="00F57958"/>
    <w:rsid w:val="00F57A33"/>
    <w:rsid w:val="00F605D2"/>
    <w:rsid w:val="00F60C05"/>
    <w:rsid w:val="00F60F3C"/>
    <w:rsid w:val="00F61210"/>
    <w:rsid w:val="00F61A44"/>
    <w:rsid w:val="00F6211D"/>
    <w:rsid w:val="00F64506"/>
    <w:rsid w:val="00F64ADB"/>
    <w:rsid w:val="00F667E4"/>
    <w:rsid w:val="00F70169"/>
    <w:rsid w:val="00F71B42"/>
    <w:rsid w:val="00F71C8D"/>
    <w:rsid w:val="00F71DD5"/>
    <w:rsid w:val="00F73171"/>
    <w:rsid w:val="00F73C19"/>
    <w:rsid w:val="00F74B77"/>
    <w:rsid w:val="00F774E6"/>
    <w:rsid w:val="00F801F3"/>
    <w:rsid w:val="00F815AB"/>
    <w:rsid w:val="00F82F59"/>
    <w:rsid w:val="00F83092"/>
    <w:rsid w:val="00F8510D"/>
    <w:rsid w:val="00F85416"/>
    <w:rsid w:val="00F86D6F"/>
    <w:rsid w:val="00F87E8F"/>
    <w:rsid w:val="00F87F89"/>
    <w:rsid w:val="00F903A6"/>
    <w:rsid w:val="00F904CA"/>
    <w:rsid w:val="00F91B33"/>
    <w:rsid w:val="00F924DA"/>
    <w:rsid w:val="00F944AB"/>
    <w:rsid w:val="00F944BC"/>
    <w:rsid w:val="00F95E42"/>
    <w:rsid w:val="00F96D30"/>
    <w:rsid w:val="00F971CC"/>
    <w:rsid w:val="00F97E60"/>
    <w:rsid w:val="00FA0767"/>
    <w:rsid w:val="00FA1B50"/>
    <w:rsid w:val="00FA24AA"/>
    <w:rsid w:val="00FA34C9"/>
    <w:rsid w:val="00FA3882"/>
    <w:rsid w:val="00FA3A85"/>
    <w:rsid w:val="00FA5B82"/>
    <w:rsid w:val="00FA60A8"/>
    <w:rsid w:val="00FA68A2"/>
    <w:rsid w:val="00FA7B06"/>
    <w:rsid w:val="00FB0FD1"/>
    <w:rsid w:val="00FB3AF5"/>
    <w:rsid w:val="00FB4D5A"/>
    <w:rsid w:val="00FB542C"/>
    <w:rsid w:val="00FB66BA"/>
    <w:rsid w:val="00FB79FC"/>
    <w:rsid w:val="00FB7E33"/>
    <w:rsid w:val="00FC110C"/>
    <w:rsid w:val="00FC166F"/>
    <w:rsid w:val="00FC1681"/>
    <w:rsid w:val="00FC18DD"/>
    <w:rsid w:val="00FC22CE"/>
    <w:rsid w:val="00FC2EBE"/>
    <w:rsid w:val="00FC473E"/>
    <w:rsid w:val="00FC4987"/>
    <w:rsid w:val="00FC4DFB"/>
    <w:rsid w:val="00FC5044"/>
    <w:rsid w:val="00FC618C"/>
    <w:rsid w:val="00FC6959"/>
    <w:rsid w:val="00FC6D52"/>
    <w:rsid w:val="00FC7C46"/>
    <w:rsid w:val="00FD1A0C"/>
    <w:rsid w:val="00FD1CF8"/>
    <w:rsid w:val="00FD3B41"/>
    <w:rsid w:val="00FD63CF"/>
    <w:rsid w:val="00FD644E"/>
    <w:rsid w:val="00FD770D"/>
    <w:rsid w:val="00FE1666"/>
    <w:rsid w:val="00FE2AFF"/>
    <w:rsid w:val="00FE607B"/>
    <w:rsid w:val="00FE6AA5"/>
    <w:rsid w:val="00FE774A"/>
    <w:rsid w:val="00FF0758"/>
    <w:rsid w:val="00FF0FEA"/>
    <w:rsid w:val="00FF1A58"/>
    <w:rsid w:val="00FF34FC"/>
    <w:rsid w:val="00FF3605"/>
    <w:rsid w:val="00FF50F3"/>
    <w:rsid w:val="00FF57A1"/>
    <w:rsid w:val="00FF60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943E4"/>
  <w15:chartTrackingRefBased/>
  <w15:docId w15:val="{7D7BF758-3CC8-4541-B4B5-88030C2C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24C"/>
  </w:style>
  <w:style w:type="paragraph" w:styleId="Heading1">
    <w:name w:val="heading 1"/>
    <w:basedOn w:val="Normal"/>
    <w:next w:val="Normal"/>
    <w:link w:val="Heading1Char"/>
    <w:uiPriority w:val="9"/>
    <w:qFormat/>
    <w:rsid w:val="00BF1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98"/>
    <w:rPr>
      <w:rFonts w:eastAsiaTheme="majorEastAsia" w:cstheme="majorBidi"/>
      <w:color w:val="272727" w:themeColor="text1" w:themeTint="D8"/>
    </w:rPr>
  </w:style>
  <w:style w:type="paragraph" w:styleId="Title">
    <w:name w:val="Title"/>
    <w:basedOn w:val="Normal"/>
    <w:next w:val="Normal"/>
    <w:link w:val="TitleChar"/>
    <w:uiPriority w:val="10"/>
    <w:qFormat/>
    <w:rsid w:val="00BF1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98"/>
    <w:pPr>
      <w:spacing w:before="160"/>
      <w:jc w:val="center"/>
    </w:pPr>
    <w:rPr>
      <w:i/>
      <w:iCs/>
      <w:color w:val="404040" w:themeColor="text1" w:themeTint="BF"/>
    </w:rPr>
  </w:style>
  <w:style w:type="character" w:customStyle="1" w:styleId="QuoteChar">
    <w:name w:val="Quote Char"/>
    <w:basedOn w:val="DefaultParagraphFont"/>
    <w:link w:val="Quote"/>
    <w:uiPriority w:val="29"/>
    <w:rsid w:val="00BF1898"/>
    <w:rPr>
      <w:i/>
      <w:iCs/>
      <w:color w:val="404040" w:themeColor="text1" w:themeTint="BF"/>
    </w:rPr>
  </w:style>
  <w:style w:type="paragraph" w:styleId="ListParagraph">
    <w:name w:val="List Paragraph"/>
    <w:basedOn w:val="Normal"/>
    <w:uiPriority w:val="34"/>
    <w:qFormat/>
    <w:rsid w:val="00BF1898"/>
    <w:pPr>
      <w:ind w:left="720"/>
      <w:contextualSpacing/>
    </w:pPr>
  </w:style>
  <w:style w:type="character" w:styleId="IntenseEmphasis">
    <w:name w:val="Intense Emphasis"/>
    <w:basedOn w:val="DefaultParagraphFont"/>
    <w:uiPriority w:val="21"/>
    <w:qFormat/>
    <w:rsid w:val="00BF1898"/>
    <w:rPr>
      <w:i/>
      <w:iCs/>
      <w:color w:val="0F4761" w:themeColor="accent1" w:themeShade="BF"/>
    </w:rPr>
  </w:style>
  <w:style w:type="paragraph" w:styleId="IntenseQuote">
    <w:name w:val="Intense Quote"/>
    <w:basedOn w:val="Normal"/>
    <w:next w:val="Normal"/>
    <w:link w:val="IntenseQuoteChar"/>
    <w:uiPriority w:val="30"/>
    <w:qFormat/>
    <w:rsid w:val="00BF1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98"/>
    <w:rPr>
      <w:i/>
      <w:iCs/>
      <w:color w:val="0F4761" w:themeColor="accent1" w:themeShade="BF"/>
    </w:rPr>
  </w:style>
  <w:style w:type="character" w:styleId="IntenseReference">
    <w:name w:val="Intense Reference"/>
    <w:basedOn w:val="DefaultParagraphFont"/>
    <w:uiPriority w:val="32"/>
    <w:qFormat/>
    <w:rsid w:val="00BF1898"/>
    <w:rPr>
      <w:b/>
      <w:bCs/>
      <w:smallCaps/>
      <w:color w:val="0F4761" w:themeColor="accent1" w:themeShade="BF"/>
      <w:spacing w:val="5"/>
    </w:rPr>
  </w:style>
  <w:style w:type="paragraph" w:styleId="Header">
    <w:name w:val="header"/>
    <w:basedOn w:val="Normal"/>
    <w:link w:val="HeaderChar"/>
    <w:uiPriority w:val="99"/>
    <w:unhideWhenUsed/>
    <w:rsid w:val="00BF18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898"/>
  </w:style>
  <w:style w:type="paragraph" w:styleId="Footer">
    <w:name w:val="footer"/>
    <w:basedOn w:val="Normal"/>
    <w:link w:val="FooterChar"/>
    <w:uiPriority w:val="99"/>
    <w:unhideWhenUsed/>
    <w:rsid w:val="00BF18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898"/>
  </w:style>
  <w:style w:type="character" w:styleId="PlaceholderText">
    <w:name w:val="Placeholder Text"/>
    <w:basedOn w:val="DefaultParagraphFont"/>
    <w:uiPriority w:val="99"/>
    <w:semiHidden/>
    <w:rsid w:val="00D047BB"/>
    <w:rPr>
      <w:color w:val="666666"/>
    </w:rPr>
  </w:style>
  <w:style w:type="paragraph" w:customStyle="1" w:styleId="EndNoteBibliography">
    <w:name w:val="EndNote Bibliography"/>
    <w:basedOn w:val="Normal"/>
    <w:link w:val="EndNoteBibliographyChar"/>
    <w:rsid w:val="0057717B"/>
    <w:pPr>
      <w:spacing w:line="240" w:lineRule="auto"/>
    </w:pPr>
    <w:rPr>
      <w:rFonts w:ascii="Segoe UI Semilight" w:hAnsi="Segoe UI Semilight" w:cs="Segoe UI Semilight"/>
      <w:sz w:val="18"/>
    </w:rPr>
  </w:style>
  <w:style w:type="character" w:customStyle="1" w:styleId="EndNoteBibliographyChar">
    <w:name w:val="EndNote Bibliography Char"/>
    <w:basedOn w:val="DefaultParagraphFont"/>
    <w:link w:val="EndNoteBibliography"/>
    <w:rsid w:val="0057717B"/>
    <w:rPr>
      <w:rFonts w:ascii="Segoe UI Semilight" w:hAnsi="Segoe UI Semilight" w:cs="Segoe UI Semilight"/>
      <w:sz w:val="18"/>
    </w:rPr>
  </w:style>
  <w:style w:type="character" w:customStyle="1" w:styleId="s1">
    <w:name w:val="s1"/>
    <w:basedOn w:val="DefaultParagraphFont"/>
    <w:rsid w:val="00791BEC"/>
  </w:style>
  <w:style w:type="character" w:styleId="LineNumber">
    <w:name w:val="line number"/>
    <w:basedOn w:val="DefaultParagraphFont"/>
    <w:uiPriority w:val="99"/>
    <w:semiHidden/>
    <w:unhideWhenUsed/>
    <w:rsid w:val="008C4287"/>
  </w:style>
  <w:style w:type="table" w:styleId="TableGrid">
    <w:name w:val="Table Grid"/>
    <w:basedOn w:val="TableNormal"/>
    <w:uiPriority w:val="39"/>
    <w:rsid w:val="00B250FA"/>
    <w:pPr>
      <w:spacing w:after="0" w:line="240" w:lineRule="auto"/>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71CC"/>
    <w:rPr>
      <w:sz w:val="16"/>
      <w:szCs w:val="16"/>
    </w:rPr>
  </w:style>
  <w:style w:type="paragraph" w:styleId="CommentText">
    <w:name w:val="annotation text"/>
    <w:basedOn w:val="Normal"/>
    <w:link w:val="CommentTextChar"/>
    <w:uiPriority w:val="99"/>
    <w:unhideWhenUsed/>
    <w:rsid w:val="00F971CC"/>
    <w:pPr>
      <w:spacing w:line="240" w:lineRule="auto"/>
    </w:pPr>
    <w:rPr>
      <w:rFonts w:eastAsiaTheme="minorHAnsi"/>
      <w:sz w:val="20"/>
      <w:szCs w:val="20"/>
      <w:lang w:val="da-DK" w:bidi="ar-SA"/>
    </w:rPr>
  </w:style>
  <w:style w:type="character" w:customStyle="1" w:styleId="CommentTextChar">
    <w:name w:val="Comment Text Char"/>
    <w:basedOn w:val="DefaultParagraphFont"/>
    <w:link w:val="CommentText"/>
    <w:uiPriority w:val="99"/>
    <w:rsid w:val="00F971CC"/>
    <w:rPr>
      <w:rFonts w:eastAsiaTheme="minorHAnsi"/>
      <w:sz w:val="20"/>
      <w:szCs w:val="20"/>
      <w:lang w:val="da-DK" w:bidi="ar-SA"/>
    </w:rPr>
  </w:style>
  <w:style w:type="character" w:styleId="Hyperlink">
    <w:name w:val="Hyperlink"/>
    <w:basedOn w:val="DefaultParagraphFont"/>
    <w:uiPriority w:val="99"/>
    <w:unhideWhenUsed/>
    <w:rsid w:val="00F971CC"/>
    <w:rPr>
      <w:color w:val="467886" w:themeColor="hyperlink"/>
      <w:u w:val="single"/>
    </w:rPr>
  </w:style>
  <w:style w:type="character" w:styleId="UnresolvedMention">
    <w:name w:val="Unresolved Mention"/>
    <w:basedOn w:val="DefaultParagraphFont"/>
    <w:uiPriority w:val="99"/>
    <w:semiHidden/>
    <w:unhideWhenUsed/>
    <w:rsid w:val="00F971CC"/>
    <w:rPr>
      <w:color w:val="605E5C"/>
      <w:shd w:val="clear" w:color="auto" w:fill="E1DFDD"/>
    </w:rPr>
  </w:style>
  <w:style w:type="paragraph" w:customStyle="1" w:styleId="EndNoteBibliographyTitle">
    <w:name w:val="EndNote Bibliography Title"/>
    <w:basedOn w:val="Normal"/>
    <w:link w:val="EndNoteBibliographyTitleChar"/>
    <w:rsid w:val="005D153F"/>
    <w:pPr>
      <w:spacing w:after="0"/>
      <w:jc w:val="center"/>
    </w:pPr>
    <w:rPr>
      <w:rFonts w:ascii="Segoe UI Semilight" w:hAnsi="Segoe UI Semilight" w:cs="Segoe UI Semilight"/>
      <w:sz w:val="18"/>
    </w:rPr>
  </w:style>
  <w:style w:type="character" w:customStyle="1" w:styleId="EndNoteBibliographyTitleChar">
    <w:name w:val="EndNote Bibliography Title Char"/>
    <w:basedOn w:val="DefaultParagraphFont"/>
    <w:link w:val="EndNoteBibliographyTitle"/>
    <w:rsid w:val="005D153F"/>
    <w:rPr>
      <w:rFonts w:ascii="Segoe UI Semilight" w:hAnsi="Segoe UI Semilight" w:cs="Segoe UI Semilight"/>
      <w:sz w:val="18"/>
    </w:rPr>
  </w:style>
  <w:style w:type="character" w:styleId="PageNumber">
    <w:name w:val="page number"/>
    <w:basedOn w:val="DefaultParagraphFont"/>
    <w:uiPriority w:val="99"/>
    <w:semiHidden/>
    <w:unhideWhenUsed/>
    <w:rsid w:val="00281184"/>
  </w:style>
  <w:style w:type="paragraph" w:customStyle="1" w:styleId="s2">
    <w:name w:val="s2"/>
    <w:basedOn w:val="Normal"/>
    <w:rsid w:val="003F6FAF"/>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customStyle="1" w:styleId="s3">
    <w:name w:val="s3"/>
    <w:basedOn w:val="DefaultParagraphFont"/>
    <w:rsid w:val="003F6FAF"/>
  </w:style>
  <w:style w:type="paragraph" w:customStyle="1" w:styleId="s4">
    <w:name w:val="s4"/>
    <w:basedOn w:val="Normal"/>
    <w:rsid w:val="003F6FAF"/>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customStyle="1" w:styleId="apple-converted-space">
    <w:name w:val="apple-converted-space"/>
    <w:basedOn w:val="DefaultParagraphFont"/>
    <w:rsid w:val="003F6FAF"/>
  </w:style>
  <w:style w:type="character" w:customStyle="1" w:styleId="s5">
    <w:name w:val="s5"/>
    <w:basedOn w:val="DefaultParagraphFont"/>
    <w:rsid w:val="003F6FAF"/>
  </w:style>
  <w:style w:type="paragraph" w:styleId="NormalWeb">
    <w:name w:val="Normal (Web)"/>
    <w:basedOn w:val="Normal"/>
    <w:uiPriority w:val="99"/>
    <w:semiHidden/>
    <w:unhideWhenUsed/>
    <w:rsid w:val="00ED5124"/>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Strong">
    <w:name w:val="Strong"/>
    <w:basedOn w:val="DefaultParagraphFont"/>
    <w:uiPriority w:val="22"/>
    <w:qFormat/>
    <w:rsid w:val="00ED5124"/>
    <w:rPr>
      <w:b/>
      <w:bCs/>
    </w:rPr>
  </w:style>
  <w:style w:type="paragraph" w:styleId="CommentSubject">
    <w:name w:val="annotation subject"/>
    <w:basedOn w:val="CommentText"/>
    <w:next w:val="CommentText"/>
    <w:link w:val="CommentSubjectChar"/>
    <w:uiPriority w:val="99"/>
    <w:semiHidden/>
    <w:unhideWhenUsed/>
    <w:rsid w:val="00C5707C"/>
    <w:rPr>
      <w:rFonts w:eastAsia="MS Mincho"/>
      <w:b/>
      <w:bCs/>
      <w:lang w:val="en-US" w:bidi="he-IL"/>
    </w:rPr>
  </w:style>
  <w:style w:type="character" w:customStyle="1" w:styleId="CommentSubjectChar">
    <w:name w:val="Comment Subject Char"/>
    <w:basedOn w:val="CommentTextChar"/>
    <w:link w:val="CommentSubject"/>
    <w:uiPriority w:val="99"/>
    <w:semiHidden/>
    <w:rsid w:val="00C5707C"/>
    <w:rPr>
      <w:rFonts w:eastAsiaTheme="minorHAnsi"/>
      <w:b/>
      <w:bCs/>
      <w:sz w:val="20"/>
      <w:szCs w:val="20"/>
      <w:lang w:val="da-DK" w:bidi="ar-SA"/>
    </w:rPr>
  </w:style>
  <w:style w:type="paragraph" w:styleId="Revision">
    <w:name w:val="Revision"/>
    <w:hidden/>
    <w:uiPriority w:val="99"/>
    <w:semiHidden/>
    <w:rsid w:val="00EB1C90"/>
    <w:pPr>
      <w:spacing w:after="0" w:line="240" w:lineRule="auto"/>
    </w:pPr>
  </w:style>
  <w:style w:type="character" w:customStyle="1" w:styleId="bzpyqfadein">
    <w:name w:val="bz_pyq_fadein"/>
    <w:basedOn w:val="DefaultParagraphFont"/>
    <w:rsid w:val="00473ECB"/>
  </w:style>
  <w:style w:type="character" w:customStyle="1" w:styleId="whitespace-normal">
    <w:name w:val="whitespace-normal"/>
    <w:basedOn w:val="DefaultParagraphFont"/>
    <w:rsid w:val="000008E4"/>
  </w:style>
  <w:style w:type="character" w:styleId="FollowedHyperlink">
    <w:name w:val="FollowedHyperlink"/>
    <w:basedOn w:val="DefaultParagraphFont"/>
    <w:uiPriority w:val="99"/>
    <w:semiHidden/>
    <w:unhideWhenUsed/>
    <w:rsid w:val="00950240"/>
    <w:rPr>
      <w:color w:val="96607D" w:themeColor="followedHyperlink"/>
      <w:u w:val="single"/>
    </w:rPr>
  </w:style>
  <w:style w:type="paragraph" w:styleId="Caption">
    <w:name w:val="caption"/>
    <w:basedOn w:val="Normal"/>
    <w:next w:val="Normal"/>
    <w:uiPriority w:val="35"/>
    <w:unhideWhenUsed/>
    <w:qFormat/>
    <w:rsid w:val="00BD32A8"/>
    <w:pPr>
      <w:spacing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8530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3098"/>
    <w:rPr>
      <w:sz w:val="20"/>
      <w:szCs w:val="20"/>
    </w:rPr>
  </w:style>
  <w:style w:type="character" w:styleId="EndnoteReference">
    <w:name w:val="endnote reference"/>
    <w:basedOn w:val="DefaultParagraphFont"/>
    <w:uiPriority w:val="99"/>
    <w:semiHidden/>
    <w:unhideWhenUsed/>
    <w:rsid w:val="008530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926315">
      <w:bodyDiv w:val="1"/>
      <w:marLeft w:val="0"/>
      <w:marRight w:val="0"/>
      <w:marTop w:val="0"/>
      <w:marBottom w:val="0"/>
      <w:divBdr>
        <w:top w:val="none" w:sz="0" w:space="0" w:color="auto"/>
        <w:left w:val="none" w:sz="0" w:space="0" w:color="auto"/>
        <w:bottom w:val="none" w:sz="0" w:space="0" w:color="auto"/>
        <w:right w:val="none" w:sz="0" w:space="0" w:color="auto"/>
      </w:divBdr>
    </w:div>
    <w:div w:id="174125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2-7744-1894" TargetMode="External"/><Relationship Id="rId18" Type="http://schemas.openxmlformats.org/officeDocument/2006/relationships/hyperlink" Target="https://orcid.org/0000-0001-8265-9930" TargetMode="External"/><Relationship Id="rId26" Type="http://schemas.openxmlformats.org/officeDocument/2006/relationships/image" Target="media/image4.svg"/><Relationship Id="rId39" Type="http://schemas.openxmlformats.org/officeDocument/2006/relationships/image" Target="media/image17.png"/><Relationship Id="rId21" Type="http://schemas.openxmlformats.org/officeDocument/2006/relationships/hyperlink" Target="mailto:mario.calus@wur.nl" TargetMode="External"/><Relationship Id="rId34" Type="http://schemas.openxmlformats.org/officeDocument/2006/relationships/image" Target="media/image12.svg"/><Relationship Id="rId42" Type="http://schemas.openxmlformats.org/officeDocument/2006/relationships/image" Target="media/image20.sv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ioanna.vourlaki@irta.cat"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2.svg"/><Relationship Id="rId32" Type="http://schemas.openxmlformats.org/officeDocument/2006/relationships/image" Target="media/image10.svg"/><Relationship Id="rId37" Type="http://schemas.openxmlformats.org/officeDocument/2006/relationships/image" Target="media/image15.png"/><Relationship Id="rId40" Type="http://schemas.openxmlformats.org/officeDocument/2006/relationships/image" Target="media/image18.sv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2-9074-5334" TargetMode="External"/><Relationship Id="rId23" Type="http://schemas.openxmlformats.org/officeDocument/2006/relationships/image" Target="media/image1.png"/><Relationship Id="rId28" Type="http://schemas.openxmlformats.org/officeDocument/2006/relationships/image" Target="media/image6.svg"/><Relationship Id="rId36" Type="http://schemas.openxmlformats.org/officeDocument/2006/relationships/image" Target="media/image14.svg"/><Relationship Id="rId10" Type="http://schemas.microsoft.com/office/2016/09/relationships/commentsIds" Target="commentsIds.xml"/><Relationship Id="rId19" Type="http://schemas.openxmlformats.org/officeDocument/2006/relationships/hyperlink" Target="mailto:mgls@sund.ku.dk" TargetMode="External"/><Relationship Id="rId31" Type="http://schemas.openxmlformats.org/officeDocument/2006/relationships/image" Target="media/image9.png"/><Relationship Id="rId44"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henk.bovenhuis@wur.nl" TargetMode="External"/><Relationship Id="rId22" Type="http://schemas.openxmlformats.org/officeDocument/2006/relationships/hyperlink" Target="https://orcid.org/0000-0002-3213-704X" TargetMode="External"/><Relationship Id="rId27" Type="http://schemas.openxmlformats.org/officeDocument/2006/relationships/image" Target="media/image5.png"/><Relationship Id="rId30" Type="http://schemas.openxmlformats.org/officeDocument/2006/relationships/image" Target="media/image8.svg"/><Relationship Id="rId35" Type="http://schemas.openxmlformats.org/officeDocument/2006/relationships/image" Target="media/image13.png"/><Relationship Id="rId43" Type="http://schemas.openxmlformats.org/officeDocument/2006/relationships/footer" Target="foot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mailto:leviayres@icloud.com" TargetMode="External"/><Relationship Id="rId17" Type="http://schemas.openxmlformats.org/officeDocument/2006/relationships/hyperlink" Target="mailto:miriam.piles@irta.es"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svg"/><Relationship Id="rId46" Type="http://schemas.microsoft.com/office/2011/relationships/people" Target="people.xml"/><Relationship Id="rId20" Type="http://schemas.openxmlformats.org/officeDocument/2006/relationships/hyperlink" Target="mailto:pkm@sund.ku.dk"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7D05E-1983-4B9A-8C04-3E10C7BA3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28</Pages>
  <Words>12437</Words>
  <Characters>70897</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Ayres</dc:creator>
  <cp:keywords/>
  <dc:description/>
  <cp:lastModifiedBy>Lima Ayres, Levi</cp:lastModifiedBy>
  <cp:revision>133</cp:revision>
  <cp:lastPrinted>2026-03-31T21:55:00Z</cp:lastPrinted>
  <dcterms:created xsi:type="dcterms:W3CDTF">2026-04-05T10:31:00Z</dcterms:created>
  <dcterms:modified xsi:type="dcterms:W3CDTF">2026-04-07T11:54:00Z</dcterms:modified>
  <cp:category/>
</cp:coreProperties>
</file>